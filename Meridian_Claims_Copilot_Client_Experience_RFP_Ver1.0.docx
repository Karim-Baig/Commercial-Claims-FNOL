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46729B" w:rsidRDefault="0046729B" w14:paraId="36D345A1" w14:textId="77777777">
      <w:pPr>
        <w:spacing w:after="0"/>
      </w:pPr>
    </w:p>
    <w:p w:rsidR="0046729B" w:rsidRDefault="0046729B" w14:paraId="6222F166" w14:textId="77777777">
      <w:pPr>
        <w:spacing w:after="0"/>
      </w:pPr>
    </w:p>
    <w:p w:rsidR="0046729B" w:rsidRDefault="0046729B" w14:paraId="7193D3EE" w14:textId="77777777">
      <w:pPr>
        <w:spacing w:after="0"/>
      </w:pPr>
    </w:p>
    <w:p w:rsidR="0046729B" w:rsidRDefault="0046729B" w14:paraId="4F3657A8" w14:textId="77777777">
      <w:pPr>
        <w:spacing w:after="0"/>
      </w:pPr>
    </w:p>
    <w:p w:rsidR="0046729B" w:rsidRDefault="00767123" w14:paraId="72CDAE28" w14:textId="77777777">
      <w:pPr>
        <w:spacing w:before="120" w:after="60" w:line="240" w:lineRule="auto"/>
        <w:jc w:val="center"/>
      </w:pPr>
      <w:r>
        <w:rPr>
          <w:noProof/>
        </w:rPr>
        <w:drawing>
          <wp:inline distT="0" distB="0" distL="0" distR="0" wp14:anchorId="6E4E6607" wp14:editId="50AD19D8">
            <wp:extent cx="1619250" cy="800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19250" cy="800100"/>
                    </a:xfrm>
                    <a:prstGeom prst="rect">
                      <a:avLst/>
                    </a:prstGeom>
                  </pic:spPr>
                </pic:pic>
              </a:graphicData>
            </a:graphic>
          </wp:inline>
        </w:drawing>
      </w:r>
    </w:p>
    <w:p w:rsidR="0046729B" w:rsidRDefault="0046729B" w14:paraId="579F2479" w14:textId="77777777">
      <w:pPr>
        <w:spacing w:after="0"/>
      </w:pPr>
    </w:p>
    <w:p w:rsidR="0046729B" w:rsidRDefault="0046729B" w14:paraId="0F471E30" w14:textId="77777777">
      <w:pPr>
        <w:spacing w:after="0"/>
      </w:pPr>
    </w:p>
    <w:p w:rsidR="0046729B" w:rsidRDefault="00767123" w14:paraId="365DBDF4" w14:textId="77777777">
      <w:pPr>
        <w:jc w:val="center"/>
      </w:pPr>
      <w:r>
        <w:rPr>
          <w:b/>
          <w:bCs/>
          <w:color w:val="1B2A47"/>
          <w:sz w:val="44"/>
          <w:szCs w:val="44"/>
        </w:rPr>
        <w:t>Meridian Claims Copilot –</w:t>
      </w:r>
    </w:p>
    <w:p w:rsidR="0046729B" w:rsidRDefault="00767123" w14:paraId="454CFB0E" w14:textId="77777777">
      <w:pPr>
        <w:jc w:val="center"/>
      </w:pPr>
      <w:r>
        <w:rPr>
          <w:b/>
          <w:bCs/>
          <w:color w:val="1B2A47"/>
          <w:sz w:val="44"/>
          <w:szCs w:val="44"/>
        </w:rPr>
        <w:t>Client Claims Experience</w:t>
      </w:r>
    </w:p>
    <w:p w:rsidR="0046729B" w:rsidRDefault="00767123" w14:paraId="35481184" w14:textId="77777777">
      <w:pPr>
        <w:spacing w:after="320"/>
        <w:jc w:val="center"/>
      </w:pPr>
      <w:r>
        <w:rPr>
          <w:b/>
          <w:bCs/>
          <w:color w:val="D2262E"/>
          <w:sz w:val="44"/>
          <w:szCs w:val="44"/>
        </w:rPr>
        <w:t>Implementation RFP</w:t>
      </w:r>
    </w:p>
    <w:p w:rsidR="0046729B" w:rsidRDefault="00767123" w14:paraId="28D4CF18" w14:textId="77777777">
      <w:pPr>
        <w:spacing w:after="480"/>
        <w:jc w:val="center"/>
      </w:pPr>
      <w:r>
        <w:rPr>
          <w:i/>
          <w:iCs/>
          <w:color w:val="0C6D74"/>
          <w:sz w:val="26"/>
          <w:szCs w:val="26"/>
        </w:rPr>
        <w:t>Commercial Risk Solutions | Aon Business Services</w:t>
      </w:r>
    </w:p>
    <w:tbl>
      <w:tblPr>
        <w:tblW w:w="6600" w:type="dxa"/>
        <w:jc w:val="center"/>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3600"/>
        <w:gridCol w:w="3000"/>
      </w:tblGrid>
      <w:tr w:rsidR="0046729B" w:rsidTr="78BE6B19" w14:paraId="66661E60" w14:textId="77777777">
        <w:trPr>
          <w:cantSplit/>
          <w:jc w:val="center"/>
        </w:trPr>
        <w:tc>
          <w:tcPr>
            <w:tcW w:w="3600" w:type="dxa"/>
            <w:tcMar>
              <w:top w:w="60" w:type="dxa"/>
              <w:left w:w="90" w:type="dxa"/>
              <w:bottom w:w="60" w:type="dxa"/>
              <w:right w:w="90" w:type="dxa"/>
            </w:tcMar>
          </w:tcPr>
          <w:p w:rsidR="0046729B" w:rsidRDefault="00767123" w14:paraId="071992E8" w14:textId="77777777">
            <w:pPr>
              <w:spacing w:after="0"/>
            </w:pPr>
            <w:r>
              <w:rPr>
                <w:b/>
                <w:bCs/>
              </w:rPr>
              <w:t>Date Issued</w:t>
            </w:r>
          </w:p>
        </w:tc>
        <w:tc>
          <w:tcPr>
            <w:tcW w:w="3000" w:type="dxa"/>
            <w:tcMar>
              <w:top w:w="60" w:type="dxa"/>
              <w:left w:w="90" w:type="dxa"/>
              <w:bottom w:w="60" w:type="dxa"/>
              <w:right w:w="90" w:type="dxa"/>
            </w:tcMar>
          </w:tcPr>
          <w:p w:rsidR="78BE6B19" w:rsidP="78BE6B19" w:rsidRDefault="78BE6B19" w14:paraId="2E972207" w14:textId="17E21FFA">
            <w:pPr>
              <w:pStyle w:val="Normal"/>
              <w:pPrChange w:author="Chetan Arora" w:date="2026-08-14T22:31:32.097Z">
                <w:pPr/>
              </w:pPrChange>
            </w:pPr>
            <w:r w:rsidR="78BE6B19">
              <w:rPr/>
              <w:t>17 August 2026</w:t>
            </w:r>
          </w:p>
          <w:p w:rsidR="0046729B" w:rsidP="78BE6B19" w:rsidRDefault="00767123" w14:paraId="7B2570D2" w14:textId="6CC6ECC2">
            <w:pPr>
              <w:spacing w:after="0"/>
              <w:pPrChange w:author="Chetan Arora" w:date="2026-08-14T22:31:32.102Z">
                <w:pPr>
                  <w:spacing w:after="0"/>
                </w:pPr>
              </w:pPrChange>
            </w:pPr>
          </w:p>
        </w:tc>
      </w:tr>
      <w:tr w:rsidR="0046729B" w:rsidTr="78BE6B19" w14:paraId="306A2AD7" w14:textId="77777777">
        <w:trPr>
          <w:cantSplit/>
          <w:jc w:val="center"/>
        </w:trPr>
        <w:tc>
          <w:tcPr>
            <w:tcW w:w="3600" w:type="dxa"/>
            <w:shd w:val="clear" w:color="auto" w:fill="F2F4F6"/>
            <w:tcMar>
              <w:top w:w="60" w:type="dxa"/>
              <w:left w:w="90" w:type="dxa"/>
              <w:bottom w:w="60" w:type="dxa"/>
              <w:right w:w="90" w:type="dxa"/>
            </w:tcMar>
          </w:tcPr>
          <w:p w:rsidR="0046729B" w:rsidRDefault="00767123" w14:paraId="76A82CE7" w14:textId="77777777">
            <w:pPr>
              <w:spacing w:after="0"/>
            </w:pPr>
            <w:r>
              <w:rPr>
                <w:b/>
                <w:bCs/>
              </w:rPr>
              <w:t>Deadline for Questions</w:t>
            </w:r>
          </w:p>
        </w:tc>
        <w:tc>
          <w:tcPr>
            <w:tcW w:w="3000" w:type="dxa"/>
            <w:shd w:val="clear" w:color="auto" w:fill="F2F4F6"/>
            <w:tcMar>
              <w:top w:w="60" w:type="dxa"/>
              <w:left w:w="90" w:type="dxa"/>
              <w:bottom w:w="60" w:type="dxa"/>
              <w:right w:w="90" w:type="dxa"/>
            </w:tcMar>
          </w:tcPr>
          <w:p w:rsidR="78BE6B19" w:rsidP="78BE6B19" w:rsidRDefault="78BE6B19" w14:paraId="5ACF0DEE" w14:textId="6A536A15">
            <w:pPr>
              <w:pStyle w:val="Normal"/>
            </w:pPr>
            <w:r w:rsidR="78BE6B19">
              <w:rPr/>
              <w:t>21 August 2026</w:t>
            </w:r>
          </w:p>
          <w:p w:rsidR="0046729B" w:rsidRDefault="00767123" w14:paraId="2CCF8691" w14:textId="4BD86713">
            <w:pPr>
              <w:spacing w:after="0"/>
              <w:rPr>
                <w:del w:author="" w:date="2026-08-14T22:31:48.183Z" w16du:dateUtc="2026-08-14T22:31:48.183Z" w:id="2082681502"/>
              </w:rPr>
            </w:pPr>
          </w:p>
        </w:tc>
      </w:tr>
      <w:tr w:rsidR="0046729B" w:rsidTr="78BE6B19" w14:paraId="3CD0A82E" w14:textId="77777777">
        <w:trPr>
          <w:cantSplit/>
          <w:jc w:val="center"/>
        </w:trPr>
        <w:tc>
          <w:tcPr>
            <w:tcW w:w="3600" w:type="dxa"/>
            <w:tcMar>
              <w:top w:w="60" w:type="dxa"/>
              <w:left w:w="90" w:type="dxa"/>
              <w:bottom w:w="60" w:type="dxa"/>
              <w:right w:w="90" w:type="dxa"/>
            </w:tcMar>
          </w:tcPr>
          <w:p w:rsidR="0046729B" w:rsidRDefault="00767123" w14:paraId="73FA3C7D" w14:textId="77777777">
            <w:pPr>
              <w:spacing w:after="0"/>
            </w:pPr>
            <w:r>
              <w:rPr>
                <w:b/>
                <w:bCs/>
              </w:rPr>
              <w:t>Deadline for Submissions (Round 1)</w:t>
            </w:r>
          </w:p>
        </w:tc>
        <w:tc>
          <w:tcPr>
            <w:tcW w:w="3000" w:type="dxa"/>
            <w:tcMar>
              <w:top w:w="60" w:type="dxa"/>
              <w:left w:w="90" w:type="dxa"/>
              <w:bottom w:w="60" w:type="dxa"/>
              <w:right w:w="90" w:type="dxa"/>
            </w:tcMar>
          </w:tcPr>
          <w:p w:rsidR="78BE6B19" w:rsidP="78BE6B19" w:rsidRDefault="78BE6B19" w14:paraId="492CBEFF" w14:textId="2AEFCEF5">
            <w:pPr>
              <w:pStyle w:val="Normal"/>
              <w:pPrChange w:author="Chetan Arora" w:date="2026-08-14T22:31:49.687Z">
                <w:pPr/>
              </w:pPrChange>
            </w:pPr>
            <w:r w:rsidR="78BE6B19">
              <w:rPr/>
              <w:t>28 August 2026</w:t>
            </w:r>
          </w:p>
          <w:p w:rsidR="0046729B" w:rsidRDefault="00767123" w14:paraId="61EF8510" w14:textId="29635A33">
            <w:pPr>
              <w:spacing w:after="0"/>
            </w:pPr>
          </w:p>
        </w:tc>
      </w:tr>
      <w:tr w:rsidR="0046729B" w:rsidTr="78BE6B19" w14:paraId="1081E689" w14:textId="77777777">
        <w:trPr>
          <w:cantSplit/>
          <w:jc w:val="center"/>
        </w:trPr>
        <w:tc>
          <w:tcPr>
            <w:tcW w:w="3600" w:type="dxa"/>
            <w:shd w:val="clear" w:color="auto" w:fill="F2F4F6"/>
            <w:tcMar>
              <w:top w:w="60" w:type="dxa"/>
              <w:left w:w="90" w:type="dxa"/>
              <w:bottom w:w="60" w:type="dxa"/>
              <w:right w:w="90" w:type="dxa"/>
            </w:tcMar>
          </w:tcPr>
          <w:p w:rsidR="0046729B" w:rsidRDefault="00767123" w14:paraId="2BD0BFBC" w14:textId="77777777">
            <w:pPr>
              <w:spacing w:after="0"/>
            </w:pPr>
            <w:r>
              <w:rPr>
                <w:b/>
                <w:bCs/>
              </w:rPr>
              <w:t>Deadline for Submissions (Round 2 / Final)</w:t>
            </w:r>
          </w:p>
        </w:tc>
        <w:tc>
          <w:tcPr>
            <w:tcW w:w="3000" w:type="dxa"/>
            <w:shd w:val="clear" w:color="auto" w:fill="F2F4F6"/>
            <w:tcMar>
              <w:top w:w="60" w:type="dxa"/>
              <w:left w:w="90" w:type="dxa"/>
              <w:bottom w:w="60" w:type="dxa"/>
              <w:right w:w="90" w:type="dxa"/>
            </w:tcMar>
          </w:tcPr>
          <w:p w:rsidR="78BE6B19" w:rsidP="78BE6B19" w:rsidRDefault="78BE6B19" w14:paraId="0691789C" w14:textId="2E566269">
            <w:pPr>
              <w:pStyle w:val="Normal"/>
              <w:pPrChange w:author="Chetan Arora" w:date="2026-08-14T22:31:51.135Z">
                <w:pPr/>
              </w:pPrChange>
            </w:pPr>
            <w:r w:rsidR="78BE6B19">
              <w:rPr/>
              <w:t>3 September 2026</w:t>
            </w:r>
          </w:p>
          <w:p w:rsidR="0046729B" w:rsidP="78BE6B19" w:rsidRDefault="00767123" w14:paraId="02584CAB" w14:textId="56143CCB">
            <w:pPr>
              <w:spacing w:after="0"/>
              <w:pPrChange w:author="Chetan Arora" w:date="2026-08-14T22:31:51.136Z">
                <w:pPr>
                  <w:spacing w:after="0"/>
                </w:pPr>
              </w:pPrChange>
            </w:pPr>
          </w:p>
        </w:tc>
      </w:tr>
      <w:tr w:rsidR="0046729B" w:rsidTr="78BE6B19" w14:paraId="4762015A" w14:textId="77777777">
        <w:trPr>
          <w:cantSplit/>
          <w:jc w:val="center"/>
        </w:trPr>
        <w:tc>
          <w:tcPr>
            <w:tcW w:w="3600" w:type="dxa"/>
            <w:tcMar>
              <w:top w:w="60" w:type="dxa"/>
              <w:left w:w="90" w:type="dxa"/>
              <w:bottom w:w="60" w:type="dxa"/>
              <w:right w:w="90" w:type="dxa"/>
            </w:tcMar>
          </w:tcPr>
          <w:p w:rsidR="0046729B" w:rsidRDefault="00767123" w14:paraId="6275C1E7" w14:textId="77777777">
            <w:pPr>
              <w:spacing w:after="0"/>
            </w:pPr>
            <w:r>
              <w:rPr>
                <w:b/>
                <w:bCs/>
              </w:rPr>
              <w:t>Recommendation for Award</w:t>
            </w:r>
          </w:p>
        </w:tc>
        <w:tc>
          <w:tcPr>
            <w:tcW w:w="3000" w:type="dxa"/>
            <w:tcMar>
              <w:top w:w="60" w:type="dxa"/>
              <w:left w:w="90" w:type="dxa"/>
              <w:bottom w:w="60" w:type="dxa"/>
              <w:right w:w="90" w:type="dxa"/>
            </w:tcMar>
          </w:tcPr>
          <w:p w:rsidR="78BE6B19" w:rsidP="78BE6B19" w:rsidRDefault="78BE6B19" w14:paraId="019C4734" w14:textId="4BF85941">
            <w:pPr>
              <w:pStyle w:val="Normal"/>
              <w:pPrChange w:author="Chetan Arora" w:date="2026-08-14T22:31:52.612Z">
                <w:pPr/>
              </w:pPrChange>
            </w:pPr>
            <w:r w:rsidR="78BE6B19">
              <w:rPr/>
              <w:t>8 September 2026</w:t>
            </w:r>
          </w:p>
          <w:p w:rsidR="0046729B" w:rsidRDefault="00767123" w14:paraId="5A9CAB3C" w14:textId="3C18A824">
            <w:pPr>
              <w:spacing w:after="0"/>
            </w:pPr>
          </w:p>
        </w:tc>
      </w:tr>
      <w:tr w:rsidR="0046729B" w:rsidTr="78BE6B19" w14:paraId="07C031C8" w14:textId="77777777">
        <w:trPr>
          <w:cantSplit/>
          <w:jc w:val="center"/>
        </w:trPr>
        <w:tc>
          <w:tcPr>
            <w:tcW w:w="3600" w:type="dxa"/>
            <w:shd w:val="clear" w:color="auto" w:fill="F2F4F6"/>
            <w:tcMar>
              <w:top w:w="60" w:type="dxa"/>
              <w:left w:w="90" w:type="dxa"/>
              <w:bottom w:w="60" w:type="dxa"/>
              <w:right w:w="90" w:type="dxa"/>
            </w:tcMar>
          </w:tcPr>
          <w:p w:rsidR="0046729B" w:rsidRDefault="00767123" w14:paraId="15DAAA65" w14:textId="77777777">
            <w:pPr>
              <w:spacing w:after="0"/>
            </w:pPr>
            <w:r>
              <w:rPr>
                <w:b/>
                <w:bCs/>
              </w:rPr>
              <w:t>Project Kick-Off Target</w:t>
            </w:r>
          </w:p>
        </w:tc>
        <w:tc>
          <w:tcPr>
            <w:tcW w:w="3000" w:type="dxa"/>
            <w:shd w:val="clear" w:color="auto" w:fill="F2F4F6"/>
            <w:tcMar>
              <w:top w:w="60" w:type="dxa"/>
              <w:left w:w="90" w:type="dxa"/>
              <w:bottom w:w="60" w:type="dxa"/>
              <w:right w:w="90" w:type="dxa"/>
            </w:tcMar>
          </w:tcPr>
          <w:p w:rsidR="78BE6B19" w:rsidP="78BE6B19" w:rsidRDefault="78BE6B19" w14:paraId="64718761" w14:textId="13DB60FD">
            <w:pPr>
              <w:pStyle w:val="Normal"/>
              <w:pPrChange w:author="Chetan Arora" w:date="2026-08-14T22:31:54.089Z">
                <w:pPr/>
              </w:pPrChange>
            </w:pPr>
            <w:r w:rsidR="78BE6B19">
              <w:rPr/>
              <w:t>15 September 2026</w:t>
            </w:r>
          </w:p>
          <w:p w:rsidR="0046729B" w:rsidRDefault="00767123" w14:paraId="00C7B039" w14:textId="195ABA4C">
            <w:pPr>
              <w:spacing w:after="0"/>
            </w:pPr>
          </w:p>
        </w:tc>
      </w:tr>
      <w:tr w:rsidR="0046729B" w:rsidTr="78BE6B19" w14:paraId="05C82084" w14:textId="77777777">
        <w:trPr>
          <w:cantSplit/>
          <w:jc w:val="center"/>
        </w:trPr>
        <w:tc>
          <w:tcPr>
            <w:tcW w:w="3600" w:type="dxa"/>
            <w:tcMar>
              <w:top w:w="60" w:type="dxa"/>
              <w:left w:w="90" w:type="dxa"/>
              <w:bottom w:w="60" w:type="dxa"/>
              <w:right w:w="90" w:type="dxa"/>
            </w:tcMar>
          </w:tcPr>
          <w:p w:rsidR="0046729B" w:rsidRDefault="00767123" w14:paraId="73428C89" w14:textId="77777777">
            <w:pPr>
              <w:spacing w:after="0"/>
            </w:pPr>
            <w:r>
              <w:rPr>
                <w:b/>
                <w:bCs/>
              </w:rPr>
              <w:t>Target Client Launch (tentative)</w:t>
            </w:r>
          </w:p>
        </w:tc>
        <w:tc>
          <w:tcPr>
            <w:tcW w:w="3000" w:type="dxa"/>
            <w:tcMar>
              <w:top w:w="60" w:type="dxa"/>
              <w:left w:w="90" w:type="dxa"/>
              <w:bottom w:w="60" w:type="dxa"/>
              <w:right w:w="90" w:type="dxa"/>
            </w:tcMar>
          </w:tcPr>
          <w:p w:rsidR="78BE6B19" w:rsidP="78BE6B19" w:rsidRDefault="78BE6B19" w14:paraId="0771B363" w14:textId="003C2012">
            <w:pPr>
              <w:pStyle w:val="Normal"/>
              <w:pPrChange w:author="Chetan Arora" w:date="2026-08-14T22:31:56.145Z">
                <w:pPr/>
              </w:pPrChange>
            </w:pPr>
            <w:r w:rsidR="78BE6B19">
              <w:rPr/>
              <w:t>15 February 2027 (phased</w:t>
            </w:r>
            <w:r w:rsidR="78BE6B19">
              <w:rPr/>
              <w:t>)</w:t>
            </w:r>
          </w:p>
          <w:p w:rsidR="0046729B" w:rsidP="78BE6B19" w:rsidRDefault="00163214" w14:paraId="5B166907" w14:textId="7E9A167D">
            <w:pPr>
              <w:spacing w:after="0"/>
              <w:pPrChange w:author="Chetan Arora" w:date="2026-08-14T22:31:56.145Z">
                <w:pPr>
                  <w:spacing w:after="0"/>
                </w:pPr>
              </w:pPrChange>
            </w:pPr>
          </w:p>
        </w:tc>
      </w:tr>
    </w:tbl>
    <w:p w:rsidR="0046729B" w:rsidRDefault="0046729B" w14:paraId="69941BCD" w14:textId="77777777">
      <w:pPr>
        <w:spacing w:after="0"/>
      </w:pPr>
    </w:p>
    <w:p w:rsidR="0046729B" w:rsidRDefault="0046729B" w14:paraId="71FB7BFC" w14:textId="77777777">
      <w:pPr>
        <w:spacing w:after="0"/>
      </w:pPr>
    </w:p>
    <w:p w:rsidR="0046729B" w:rsidRDefault="00767123" w14:paraId="57D05DB1" w14:textId="77777777">
      <w:pPr>
        <w:jc w:val="center"/>
      </w:pPr>
      <w:r>
        <w:rPr>
          <w:i/>
          <w:iCs/>
          <w:color w:val="5A6472"/>
          <w:sz w:val="18"/>
          <w:szCs w:val="18"/>
        </w:rPr>
        <w:t>Issued by Aon Global Spend Management (GSM) on behalf of Aon Service Corporation</w:t>
      </w:r>
    </w:p>
    <w:p w:rsidR="0046729B" w:rsidRDefault="00767123" w14:paraId="6FA745E9" w14:textId="77777777">
      <w:pPr>
        <w:jc w:val="center"/>
      </w:pPr>
      <w:r>
        <w:rPr>
          <w:b/>
          <w:bCs/>
          <w:color w:val="D2262E"/>
          <w:sz w:val="18"/>
          <w:szCs w:val="18"/>
        </w:rPr>
        <w:t>Confidential and Proprietary – Not for Distribution</w:t>
      </w:r>
    </w:p>
    <w:p w:rsidR="0046729B" w:rsidRDefault="00767123" w14:paraId="7F31EA16" w14:textId="77777777">
      <w:r>
        <w:br w:type="page"/>
      </w:r>
    </w:p>
    <w:p w:rsidR="002E05A2" w:rsidRDefault="005F70D7" w14:paraId="666FB1CE" w14:textId="77777777">
      <w:customXmlInsRangeStart w:author="Microsoft Word" w:date="2026-08-07T15:22:00Z" w:id="0"/>
      <w:sdt>
        <w:sdtPr>
          <w:alias w:val="Contents"/>
          <w:id w:val="2035771692"/>
        </w:sdtPr>
        <w:sdtContent>
          <w:customXmlInsRangeEnd w:id="0"/>
          <w:ins w:author="Microsoft Word" w:date="2026-08-07T15:22:00Z" w16du:dateUtc="2026-08-07T15:22:00Z" w:id="1">
            <w:r w:rsidR="00660C87">
              <w:t xml:space="preserve">     </w:t>
            </w:r>
          </w:ins>
          <w:customXmlInsRangeStart w:author="Microsoft Word" w:date="2026-08-07T15:22:00Z" w:id="2"/>
        </w:sdtContent>
      </w:sdt>
      <w:customXmlInsRangeEnd w:id="2"/>
      <w:r w:rsidR="5E39312F">
        <w:fldChar w:fldCharType="begin"/>
      </w:r>
      <w:r w:rsidR="002E05A2">
        <w:instrText>TOC \h \o "1-3"</w:instrText>
      </w:r>
      <w:r w:rsidR="5E39312F">
        <w:fldChar w:fldCharType="separate"/>
      </w:r>
    </w:p>
    <w:p w:rsidR="5E39312F" w:rsidRDefault="5E39312F" w14:paraId="149D8D3F" w14:textId="781EF73A">
      <w:r>
        <w:fldChar w:fldCharType="end"/>
      </w:r>
      <w:sdt>
        <w:sdtPr>
          <w:alias w:val="Contents"/>
          <w:id w:val="-1517691179"/>
        </w:sdtPr>
        <w:sdtEndPr/>
        <w:sdtContent>
          <w:r w:rsidRPr="0F9CC8FD" w:rsidR="453261B5">
            <w:rPr>
              <w:rStyle w:val="PlaceholderText"/>
            </w:rPr>
            <w:t xml:space="preserve">     </w:t>
          </w:r>
        </w:sdtContent>
      </w:sdt>
    </w:p>
    <w:sdt>
      <w:sdtPr>
        <w:id w:val="2073637599"/>
        <w:docPartObj>
          <w:docPartGallery w:val="Table of Contents"/>
          <w:docPartUnique/>
        </w:docPartObj>
      </w:sdtPr>
      <w:sdtEndPr/>
      <w:sdtContent>
        <w:p w:rsidR="021C6639" w:rsidRDefault="021C6639" w14:paraId="0EB285FE" w14:textId="5E75F155">
          <w:pPr>
            <w:pStyle w:val="TOC1"/>
            <w:tabs>
              <w:tab w:val="right" w:leader="dot" w:pos="10080"/>
            </w:tabs>
            <w:pPrChange w:author="Chetan Arora" w:date="2026-08-10T03:37:00Z" w:id="3">
              <w:pPr/>
            </w:pPrChange>
          </w:pPr>
          <w:r>
            <w:fldChar w:fldCharType="begin"/>
          </w:r>
          <w:r>
            <w:instrText>TOC \o "1-9" \z \u \h</w:instrText>
          </w:r>
          <w:r>
            <w:fldChar w:fldCharType="separate"/>
          </w:r>
          <w:r>
            <w:fldChar w:fldCharType="begin"/>
          </w:r>
          <w:r>
            <w:instrText xml:space="preserve">HYPERLINK  \l  "_Toc736759609" </w:instrText>
          </w:r>
          <w:r>
            <w:fldChar w:fldCharType="separate"/>
          </w:r>
          <w:r w:rsidRPr="55A89075" w:rsidR="55A89075">
            <w:rPr>
              <w:rStyle w:val="Hyperlink"/>
            </w:rPr>
            <w:t>Introduction</w:t>
          </w:r>
          <w:r>
            <w:tab/>
          </w:r>
          <w:r>
            <w:fldChar w:fldCharType="begin"/>
          </w:r>
          <w:r>
            <w:instrText>PAGEREF _Toc736759609 \h</w:instrText>
          </w:r>
          <w:r>
            <w:fldChar w:fldCharType="separate"/>
          </w:r>
          <w:r w:rsidRPr="55A89075" w:rsidR="55A89075">
            <w:rPr>
              <w:rStyle w:val="Hyperlink"/>
            </w:rPr>
            <w:t>2</w:t>
          </w:r>
          <w:r>
            <w:fldChar w:fldCharType="end"/>
          </w:r>
          <w:r>
            <w:fldChar w:fldCharType="end"/>
          </w:r>
        </w:p>
        <w:p w:rsidR="021C6639" w:rsidRDefault="021C6639" w14:paraId="51CD0F16" w14:textId="7D25FF37">
          <w:pPr>
            <w:pStyle w:val="TOC1"/>
            <w:tabs>
              <w:tab w:val="right" w:leader="dot" w:pos="10080"/>
            </w:tabs>
            <w:pPrChange w:author="Chetan Arora" w:date="2026-08-10T03:37:00Z" w:id="4">
              <w:pPr/>
            </w:pPrChange>
          </w:pPr>
          <w:r>
            <w:fldChar w:fldCharType="begin"/>
          </w:r>
          <w:r>
            <w:instrText xml:space="preserve">HYPERLINK  \l  "_Toc1726761559" </w:instrText>
          </w:r>
          <w:r>
            <w:fldChar w:fldCharType="separate"/>
          </w:r>
          <w:r w:rsidRPr="55A89075" w:rsidR="55A89075">
            <w:rPr>
              <w:rStyle w:val="Hyperlink"/>
            </w:rPr>
            <w:t>Confidentiality of Information</w:t>
          </w:r>
          <w:r>
            <w:tab/>
          </w:r>
          <w:r>
            <w:fldChar w:fldCharType="begin"/>
          </w:r>
          <w:r>
            <w:instrText>PAGEREF _Toc1726761559 \h</w:instrText>
          </w:r>
          <w:r>
            <w:fldChar w:fldCharType="separate"/>
          </w:r>
          <w:r w:rsidRPr="55A89075" w:rsidR="55A89075">
            <w:rPr>
              <w:rStyle w:val="Hyperlink"/>
            </w:rPr>
            <w:t>3</w:t>
          </w:r>
          <w:r>
            <w:fldChar w:fldCharType="end"/>
          </w:r>
          <w:r>
            <w:fldChar w:fldCharType="end"/>
          </w:r>
        </w:p>
        <w:p w:rsidR="021C6639" w:rsidRDefault="021C6639" w14:paraId="12818DA7" w14:textId="7C7EB16F">
          <w:pPr>
            <w:pStyle w:val="TOC1"/>
            <w:tabs>
              <w:tab w:val="right" w:leader="dot" w:pos="10080"/>
            </w:tabs>
            <w:pPrChange w:author="Chetan Arora" w:date="2026-08-10T03:37:00Z" w:id="5">
              <w:pPr/>
            </w:pPrChange>
          </w:pPr>
          <w:r>
            <w:fldChar w:fldCharType="begin"/>
          </w:r>
          <w:r>
            <w:instrText xml:space="preserve">HYPERLINK  \l  "_Toc1918714068" </w:instrText>
          </w:r>
          <w:r>
            <w:fldChar w:fldCharType="separate"/>
          </w:r>
          <w:r w:rsidRPr="55A89075" w:rsidR="55A89075">
            <w:rPr>
              <w:rStyle w:val="Hyperlink"/>
            </w:rPr>
            <w:t>Communication Protocol</w:t>
          </w:r>
          <w:r>
            <w:tab/>
          </w:r>
          <w:r>
            <w:fldChar w:fldCharType="begin"/>
          </w:r>
          <w:r>
            <w:instrText>PAGEREF _Toc1918714068 \h</w:instrText>
          </w:r>
          <w:r>
            <w:fldChar w:fldCharType="separate"/>
          </w:r>
          <w:r w:rsidRPr="55A89075" w:rsidR="55A89075">
            <w:rPr>
              <w:rStyle w:val="Hyperlink"/>
            </w:rPr>
            <w:t>4</w:t>
          </w:r>
          <w:r>
            <w:fldChar w:fldCharType="end"/>
          </w:r>
          <w:r>
            <w:fldChar w:fldCharType="end"/>
          </w:r>
        </w:p>
        <w:p w:rsidR="021C6639" w:rsidRDefault="021C6639" w14:paraId="20AF370F" w14:textId="2441EA61">
          <w:pPr>
            <w:pStyle w:val="TOC1"/>
            <w:tabs>
              <w:tab w:val="right" w:leader="dot" w:pos="10080"/>
            </w:tabs>
            <w:pPrChange w:author="Chetan Arora" w:date="2026-08-10T03:37:00Z" w:id="6">
              <w:pPr/>
            </w:pPrChange>
          </w:pPr>
          <w:r>
            <w:fldChar w:fldCharType="begin"/>
          </w:r>
          <w:r>
            <w:instrText xml:space="preserve">HYPERLINK  \l  "_Toc156536483" </w:instrText>
          </w:r>
          <w:r>
            <w:fldChar w:fldCharType="separate"/>
          </w:r>
          <w:r w:rsidRPr="55A89075" w:rsidR="55A89075">
            <w:rPr>
              <w:rStyle w:val="Hyperlink"/>
            </w:rPr>
            <w:t>Award &amp; Contracting</w:t>
          </w:r>
          <w:r>
            <w:tab/>
          </w:r>
          <w:r>
            <w:fldChar w:fldCharType="begin"/>
          </w:r>
          <w:r>
            <w:instrText>PAGEREF _Toc156536483 \h</w:instrText>
          </w:r>
          <w:r>
            <w:fldChar w:fldCharType="separate"/>
          </w:r>
          <w:r w:rsidRPr="55A89075" w:rsidR="55A89075">
            <w:rPr>
              <w:rStyle w:val="Hyperlink"/>
            </w:rPr>
            <w:t>5</w:t>
          </w:r>
          <w:r>
            <w:fldChar w:fldCharType="end"/>
          </w:r>
          <w:r>
            <w:fldChar w:fldCharType="end"/>
          </w:r>
        </w:p>
        <w:p w:rsidR="021C6639" w:rsidRDefault="021C6639" w14:paraId="2DFBDF3F" w14:textId="0B55F8D4">
          <w:pPr>
            <w:pStyle w:val="TOC1"/>
            <w:tabs>
              <w:tab w:val="right" w:leader="dot" w:pos="10080"/>
            </w:tabs>
            <w:pPrChange w:author="Chetan Arora" w:date="2026-08-10T03:37:00Z" w:id="7">
              <w:pPr/>
            </w:pPrChange>
          </w:pPr>
          <w:r>
            <w:fldChar w:fldCharType="begin"/>
          </w:r>
          <w:r>
            <w:instrText xml:space="preserve">HYPERLINK  \l  "_Toc221768288" </w:instrText>
          </w:r>
          <w:r>
            <w:fldChar w:fldCharType="separate"/>
          </w:r>
          <w:r w:rsidRPr="55A89075" w:rsidR="55A89075">
            <w:rPr>
              <w:rStyle w:val="Hyperlink"/>
            </w:rPr>
            <w:t>Cost of Proposal</w:t>
          </w:r>
          <w:r>
            <w:tab/>
          </w:r>
          <w:r>
            <w:fldChar w:fldCharType="begin"/>
          </w:r>
          <w:r>
            <w:instrText>PAGEREF _Toc221768288 \h</w:instrText>
          </w:r>
          <w:r>
            <w:fldChar w:fldCharType="separate"/>
          </w:r>
          <w:r w:rsidRPr="55A89075" w:rsidR="55A89075">
            <w:rPr>
              <w:rStyle w:val="Hyperlink"/>
            </w:rPr>
            <w:t>6</w:t>
          </w:r>
          <w:r>
            <w:fldChar w:fldCharType="end"/>
          </w:r>
          <w:r>
            <w:fldChar w:fldCharType="end"/>
          </w:r>
        </w:p>
        <w:p w:rsidR="021C6639" w:rsidRDefault="021C6639" w14:paraId="24C8CA6B" w14:textId="2839776C">
          <w:pPr>
            <w:pStyle w:val="TOC1"/>
            <w:tabs>
              <w:tab w:val="right" w:leader="dot" w:pos="10080"/>
            </w:tabs>
            <w:pPrChange w:author="Chetan Arora" w:date="2026-08-10T03:37:00Z" w:id="8">
              <w:pPr/>
            </w:pPrChange>
          </w:pPr>
          <w:r>
            <w:fldChar w:fldCharType="begin"/>
          </w:r>
          <w:r>
            <w:instrText xml:space="preserve">HYPERLINK  \l  "_Toc1229850295" </w:instrText>
          </w:r>
          <w:r>
            <w:fldChar w:fldCharType="separate"/>
          </w:r>
          <w:r w:rsidRPr="55A89075" w:rsidR="55A89075">
            <w:rPr>
              <w:rStyle w:val="Hyperlink"/>
            </w:rPr>
            <w:t>Authority</w:t>
          </w:r>
          <w:r>
            <w:tab/>
          </w:r>
          <w:r>
            <w:fldChar w:fldCharType="begin"/>
          </w:r>
          <w:r>
            <w:instrText>PAGEREF _Toc1229850295 \h</w:instrText>
          </w:r>
          <w:r>
            <w:fldChar w:fldCharType="separate"/>
          </w:r>
          <w:r w:rsidRPr="55A89075" w:rsidR="55A89075">
            <w:rPr>
              <w:rStyle w:val="Hyperlink"/>
            </w:rPr>
            <w:t>6</w:t>
          </w:r>
          <w:r>
            <w:fldChar w:fldCharType="end"/>
          </w:r>
          <w:r>
            <w:fldChar w:fldCharType="end"/>
          </w:r>
        </w:p>
        <w:p w:rsidR="021C6639" w:rsidRDefault="021C6639" w14:paraId="0E2743E1" w14:textId="5D9B7480">
          <w:pPr>
            <w:pStyle w:val="TOC1"/>
            <w:tabs>
              <w:tab w:val="right" w:leader="dot" w:pos="10080"/>
            </w:tabs>
            <w:pPrChange w:author="Chetan Arora" w:date="2026-08-10T03:37:00Z" w:id="9">
              <w:pPr/>
            </w:pPrChange>
          </w:pPr>
          <w:r>
            <w:fldChar w:fldCharType="begin"/>
          </w:r>
          <w:r>
            <w:instrText xml:space="preserve">HYPERLINK  \l  "_Toc1518831889" </w:instrText>
          </w:r>
          <w:r>
            <w:fldChar w:fldCharType="separate"/>
          </w:r>
          <w:r w:rsidRPr="55A89075" w:rsidR="55A89075">
            <w:rPr>
              <w:rStyle w:val="Hyperlink"/>
            </w:rPr>
            <w:t>Request Overview</w:t>
          </w:r>
          <w:r>
            <w:tab/>
          </w:r>
          <w:r>
            <w:fldChar w:fldCharType="begin"/>
          </w:r>
          <w:r>
            <w:instrText>PAGEREF _Toc1518831889 \h</w:instrText>
          </w:r>
          <w:r>
            <w:fldChar w:fldCharType="separate"/>
          </w:r>
          <w:r w:rsidRPr="55A89075" w:rsidR="55A89075">
            <w:rPr>
              <w:rStyle w:val="Hyperlink"/>
            </w:rPr>
            <w:t>6</w:t>
          </w:r>
          <w:r>
            <w:fldChar w:fldCharType="end"/>
          </w:r>
          <w:r>
            <w:fldChar w:fldCharType="end"/>
          </w:r>
        </w:p>
        <w:p w:rsidR="021C6639" w:rsidRDefault="021C6639" w14:paraId="3460F0AB" w14:textId="6FA9C779">
          <w:pPr>
            <w:pStyle w:val="TOC2"/>
            <w:tabs>
              <w:tab w:val="right" w:leader="dot" w:pos="10080"/>
            </w:tabs>
            <w:pPrChange w:author="Chetan Arora" w:date="2026-08-10T03:37:00Z" w:id="10">
              <w:pPr/>
            </w:pPrChange>
          </w:pPr>
          <w:r>
            <w:fldChar w:fldCharType="begin"/>
          </w:r>
          <w:r>
            <w:instrText xml:space="preserve">HYPERLINK  \l  "_Toc1629313141" </w:instrText>
          </w:r>
          <w:r>
            <w:fldChar w:fldCharType="separate"/>
          </w:r>
          <w:r w:rsidRPr="55A89075" w:rsidR="55A89075">
            <w:rPr>
              <w:rStyle w:val="Hyperlink"/>
            </w:rPr>
            <w:t>Background</w:t>
          </w:r>
          <w:r>
            <w:tab/>
          </w:r>
          <w:r>
            <w:fldChar w:fldCharType="begin"/>
          </w:r>
          <w:r>
            <w:instrText>PAGEREF _Toc1629313141 \h</w:instrText>
          </w:r>
          <w:r>
            <w:fldChar w:fldCharType="separate"/>
          </w:r>
          <w:r w:rsidRPr="55A89075" w:rsidR="55A89075">
            <w:rPr>
              <w:rStyle w:val="Hyperlink"/>
            </w:rPr>
            <w:t>7</w:t>
          </w:r>
          <w:r>
            <w:fldChar w:fldCharType="end"/>
          </w:r>
          <w:r>
            <w:fldChar w:fldCharType="end"/>
          </w:r>
        </w:p>
        <w:p w:rsidR="021C6639" w:rsidRDefault="021C6639" w14:paraId="259ABE45" w14:textId="2A3769E7">
          <w:pPr>
            <w:pStyle w:val="TOC2"/>
            <w:tabs>
              <w:tab w:val="right" w:leader="dot" w:pos="10080"/>
            </w:tabs>
            <w:pPrChange w:author="Chetan Arora" w:date="2026-08-10T03:37:00Z" w:id="11">
              <w:pPr/>
            </w:pPrChange>
          </w:pPr>
          <w:r>
            <w:fldChar w:fldCharType="begin"/>
          </w:r>
          <w:r>
            <w:instrText xml:space="preserve">HYPERLINK  \l  "_Toc1370580737" </w:instrText>
          </w:r>
          <w:r>
            <w:fldChar w:fldCharType="separate"/>
          </w:r>
          <w:r w:rsidRPr="55A89075" w:rsidR="55A89075">
            <w:rPr>
              <w:rStyle w:val="Hyperlink"/>
            </w:rPr>
            <w:t>Objective</w:t>
          </w:r>
          <w:r>
            <w:tab/>
          </w:r>
          <w:r>
            <w:fldChar w:fldCharType="begin"/>
          </w:r>
          <w:r>
            <w:instrText>PAGEREF _Toc1370580737 \h</w:instrText>
          </w:r>
          <w:r>
            <w:fldChar w:fldCharType="separate"/>
          </w:r>
          <w:r w:rsidRPr="55A89075" w:rsidR="55A89075">
            <w:rPr>
              <w:rStyle w:val="Hyperlink"/>
            </w:rPr>
            <w:t>7</w:t>
          </w:r>
          <w:r>
            <w:fldChar w:fldCharType="end"/>
          </w:r>
          <w:r>
            <w:fldChar w:fldCharType="end"/>
          </w:r>
        </w:p>
        <w:p w:rsidR="021C6639" w:rsidRDefault="021C6639" w14:paraId="4CD0A21A" w14:textId="5A733F7B">
          <w:pPr>
            <w:pStyle w:val="TOC2"/>
            <w:tabs>
              <w:tab w:val="right" w:leader="dot" w:pos="10080"/>
            </w:tabs>
            <w:pPrChange w:author="Chetan Arora" w:date="2026-08-10T03:37:00Z" w:id="12">
              <w:pPr/>
            </w:pPrChange>
          </w:pPr>
          <w:r>
            <w:fldChar w:fldCharType="begin"/>
          </w:r>
          <w:r>
            <w:instrText xml:space="preserve">HYPERLINK  \l  "_Toc1732517648" </w:instrText>
          </w:r>
          <w:r>
            <w:fldChar w:fldCharType="separate"/>
          </w:r>
          <w:r w:rsidRPr="55A89075" w:rsidR="55A89075">
            <w:rPr>
              <w:rStyle w:val="Hyperlink"/>
            </w:rPr>
            <w:t>Delivery and Technical Approach</w:t>
          </w:r>
          <w:r>
            <w:tab/>
          </w:r>
          <w:r>
            <w:fldChar w:fldCharType="begin"/>
          </w:r>
          <w:r>
            <w:instrText>PAGEREF _Toc1732517648 \h</w:instrText>
          </w:r>
          <w:r>
            <w:fldChar w:fldCharType="separate"/>
          </w:r>
          <w:r w:rsidRPr="55A89075" w:rsidR="55A89075">
            <w:rPr>
              <w:rStyle w:val="Hyperlink"/>
            </w:rPr>
            <w:t>8</w:t>
          </w:r>
          <w:r>
            <w:fldChar w:fldCharType="end"/>
          </w:r>
          <w:r>
            <w:fldChar w:fldCharType="end"/>
          </w:r>
        </w:p>
        <w:p w:rsidR="021C6639" w:rsidRDefault="021C6639" w14:paraId="0091FAF9" w14:textId="084F123E">
          <w:pPr>
            <w:pStyle w:val="TOC3"/>
            <w:tabs>
              <w:tab w:val="right" w:leader="dot" w:pos="10080"/>
            </w:tabs>
            <w:pPrChange w:author="Chetan Arora" w:date="2026-08-10T03:37:00Z" w:id="13">
              <w:pPr/>
            </w:pPrChange>
          </w:pPr>
          <w:r>
            <w:fldChar w:fldCharType="begin"/>
          </w:r>
          <w:r>
            <w:instrText xml:space="preserve">HYPERLINK  \l  "_Toc182883510" </w:instrText>
          </w:r>
          <w:r>
            <w:fldChar w:fldCharType="separate"/>
          </w:r>
          <w:r w:rsidRPr="55A89075" w:rsidR="55A89075">
            <w:rPr>
              <w:rStyle w:val="Hyperlink"/>
            </w:rPr>
            <w:t>Engagement Model</w:t>
          </w:r>
          <w:r>
            <w:tab/>
          </w:r>
          <w:r>
            <w:fldChar w:fldCharType="begin"/>
          </w:r>
          <w:r>
            <w:instrText>PAGEREF _Toc182883510 \h</w:instrText>
          </w:r>
          <w:r>
            <w:fldChar w:fldCharType="separate"/>
          </w:r>
          <w:r w:rsidRPr="55A89075" w:rsidR="55A89075">
            <w:rPr>
              <w:rStyle w:val="Hyperlink"/>
            </w:rPr>
            <w:t>9</w:t>
          </w:r>
          <w:r>
            <w:fldChar w:fldCharType="end"/>
          </w:r>
          <w:r>
            <w:fldChar w:fldCharType="end"/>
          </w:r>
        </w:p>
        <w:p w:rsidR="021C6639" w:rsidRDefault="021C6639" w14:paraId="6A0C1D37" w14:textId="13B97D79">
          <w:pPr>
            <w:pStyle w:val="TOC3"/>
            <w:tabs>
              <w:tab w:val="right" w:leader="dot" w:pos="10080"/>
            </w:tabs>
            <w:pPrChange w:author="Chetan Arora" w:date="2026-08-10T03:37:00Z" w:id="14">
              <w:pPr/>
            </w:pPrChange>
          </w:pPr>
          <w:r>
            <w:fldChar w:fldCharType="begin"/>
          </w:r>
          <w:r>
            <w:instrText xml:space="preserve">HYPERLINK  \l  "_Toc1456092824" </w:instrText>
          </w:r>
          <w:r>
            <w:fldChar w:fldCharType="separate"/>
          </w:r>
          <w:r w:rsidRPr="55A89075" w:rsidR="55A89075">
            <w:rPr>
              <w:rStyle w:val="Hyperlink"/>
            </w:rPr>
            <w:t>Solution Definition and Design</w:t>
          </w:r>
          <w:r>
            <w:tab/>
          </w:r>
          <w:r>
            <w:fldChar w:fldCharType="begin"/>
          </w:r>
          <w:r>
            <w:instrText>PAGEREF _Toc1456092824 \h</w:instrText>
          </w:r>
          <w:r>
            <w:fldChar w:fldCharType="separate"/>
          </w:r>
          <w:r w:rsidRPr="55A89075" w:rsidR="55A89075">
            <w:rPr>
              <w:rStyle w:val="Hyperlink"/>
            </w:rPr>
            <w:t>9</w:t>
          </w:r>
          <w:r>
            <w:fldChar w:fldCharType="end"/>
          </w:r>
          <w:r>
            <w:fldChar w:fldCharType="end"/>
          </w:r>
        </w:p>
        <w:p w:rsidR="021C6639" w:rsidRDefault="021C6639" w14:paraId="3F4842E9" w14:textId="586983CD">
          <w:pPr>
            <w:pStyle w:val="TOC3"/>
            <w:tabs>
              <w:tab w:val="right" w:leader="dot" w:pos="10080"/>
            </w:tabs>
            <w:pPrChange w:author="Chetan Arora" w:date="2026-08-10T03:37:00Z" w:id="15">
              <w:pPr/>
            </w:pPrChange>
          </w:pPr>
          <w:r>
            <w:fldChar w:fldCharType="begin"/>
          </w:r>
          <w:r>
            <w:instrText xml:space="preserve">HYPERLINK  \l  "_Toc1053073266" </w:instrText>
          </w:r>
          <w:r>
            <w:fldChar w:fldCharType="separate"/>
          </w:r>
          <w:r w:rsidRPr="55A89075" w:rsidR="55A89075">
            <w:rPr>
              <w:rStyle w:val="Hyperlink"/>
            </w:rPr>
            <w:t>Implementation and Delivery</w:t>
          </w:r>
          <w:r>
            <w:tab/>
          </w:r>
          <w:r>
            <w:fldChar w:fldCharType="begin"/>
          </w:r>
          <w:r>
            <w:instrText>PAGEREF _Toc1053073266 \h</w:instrText>
          </w:r>
          <w:r>
            <w:fldChar w:fldCharType="separate"/>
          </w:r>
          <w:r w:rsidRPr="55A89075" w:rsidR="55A89075">
            <w:rPr>
              <w:rStyle w:val="Hyperlink"/>
            </w:rPr>
            <w:t>9</w:t>
          </w:r>
          <w:r>
            <w:fldChar w:fldCharType="end"/>
          </w:r>
          <w:r>
            <w:fldChar w:fldCharType="end"/>
          </w:r>
        </w:p>
        <w:p w:rsidR="021C6639" w:rsidRDefault="021C6639" w14:paraId="3EB4D169" w14:textId="1F432B0A">
          <w:pPr>
            <w:pStyle w:val="TOC3"/>
            <w:tabs>
              <w:tab w:val="right" w:leader="dot" w:pos="10080"/>
            </w:tabs>
            <w:pPrChange w:author="Chetan Arora" w:date="2026-08-10T03:37:00Z" w:id="16">
              <w:pPr/>
            </w:pPrChange>
          </w:pPr>
          <w:r>
            <w:fldChar w:fldCharType="begin"/>
          </w:r>
          <w:r>
            <w:instrText xml:space="preserve">HYPERLINK  \l  "_Toc1090129403" </w:instrText>
          </w:r>
          <w:r>
            <w:fldChar w:fldCharType="separate"/>
          </w:r>
          <w:r w:rsidRPr="55A89075" w:rsidR="55A89075">
            <w:rPr>
              <w:rStyle w:val="Hyperlink"/>
            </w:rPr>
            <w:t>Acceptance and Change Control</w:t>
          </w:r>
          <w:r>
            <w:tab/>
          </w:r>
          <w:r>
            <w:fldChar w:fldCharType="begin"/>
          </w:r>
          <w:r>
            <w:instrText>PAGEREF _Toc1090129403 \h</w:instrText>
          </w:r>
          <w:r>
            <w:fldChar w:fldCharType="separate"/>
          </w:r>
          <w:r w:rsidRPr="55A89075" w:rsidR="55A89075">
            <w:rPr>
              <w:rStyle w:val="Hyperlink"/>
            </w:rPr>
            <w:t>9</w:t>
          </w:r>
          <w:r>
            <w:fldChar w:fldCharType="end"/>
          </w:r>
          <w:r>
            <w:fldChar w:fldCharType="end"/>
          </w:r>
        </w:p>
        <w:p w:rsidR="021C6639" w:rsidRDefault="021C6639" w14:paraId="03DE4CFE" w14:textId="6DCCC578">
          <w:pPr>
            <w:pStyle w:val="TOC2"/>
            <w:tabs>
              <w:tab w:val="right" w:leader="dot" w:pos="10080"/>
            </w:tabs>
            <w:pPrChange w:author="Chetan Arora" w:date="2026-08-10T03:37:00Z" w:id="17">
              <w:pPr/>
            </w:pPrChange>
          </w:pPr>
          <w:r>
            <w:fldChar w:fldCharType="begin"/>
          </w:r>
          <w:r>
            <w:instrText xml:space="preserve">HYPERLINK  \l  "_Toc434566404" </w:instrText>
          </w:r>
          <w:r>
            <w:fldChar w:fldCharType="separate"/>
          </w:r>
          <w:r w:rsidRPr="55A89075" w:rsidR="55A89075">
            <w:rPr>
              <w:rStyle w:val="Hyperlink"/>
            </w:rPr>
            <w:t>Sourcing Approach</w:t>
          </w:r>
          <w:r>
            <w:tab/>
          </w:r>
          <w:r>
            <w:fldChar w:fldCharType="begin"/>
          </w:r>
          <w:r>
            <w:instrText>PAGEREF _Toc434566404 \h</w:instrText>
          </w:r>
          <w:r>
            <w:fldChar w:fldCharType="separate"/>
          </w:r>
          <w:r w:rsidRPr="55A89075" w:rsidR="55A89075">
            <w:rPr>
              <w:rStyle w:val="Hyperlink"/>
            </w:rPr>
            <w:t>9</w:t>
          </w:r>
          <w:r>
            <w:fldChar w:fldCharType="end"/>
          </w:r>
          <w:r>
            <w:fldChar w:fldCharType="end"/>
          </w:r>
        </w:p>
        <w:p w:rsidR="021C6639" w:rsidRDefault="021C6639" w14:paraId="1ADFEDFF" w14:textId="39795D00">
          <w:pPr>
            <w:pStyle w:val="TOC2"/>
            <w:tabs>
              <w:tab w:val="right" w:leader="dot" w:pos="10080"/>
            </w:tabs>
            <w:pPrChange w:author="Chetan Arora" w:date="2026-08-10T03:37:00Z" w:id="18">
              <w:pPr/>
            </w:pPrChange>
          </w:pPr>
          <w:r>
            <w:fldChar w:fldCharType="begin"/>
          </w:r>
          <w:r>
            <w:instrText xml:space="preserve">HYPERLINK  \l  "_Toc1651897544" </w:instrText>
          </w:r>
          <w:r>
            <w:fldChar w:fldCharType="separate"/>
          </w:r>
          <w:r w:rsidRPr="55A89075" w:rsidR="55A89075">
            <w:rPr>
              <w:rStyle w:val="Hyperlink"/>
            </w:rPr>
            <w:t>Response Approach</w:t>
          </w:r>
          <w:r>
            <w:tab/>
          </w:r>
          <w:r>
            <w:fldChar w:fldCharType="begin"/>
          </w:r>
          <w:r>
            <w:instrText>PAGEREF _Toc1651897544 \h</w:instrText>
          </w:r>
          <w:r>
            <w:fldChar w:fldCharType="separate"/>
          </w:r>
          <w:r w:rsidRPr="55A89075" w:rsidR="55A89075">
            <w:rPr>
              <w:rStyle w:val="Hyperlink"/>
            </w:rPr>
            <w:t>10</w:t>
          </w:r>
          <w:r>
            <w:fldChar w:fldCharType="end"/>
          </w:r>
          <w:r>
            <w:fldChar w:fldCharType="end"/>
          </w:r>
        </w:p>
        <w:p w:rsidR="021C6639" w:rsidRDefault="021C6639" w14:paraId="7046DA83" w14:textId="1C9E176C">
          <w:pPr>
            <w:pStyle w:val="TOC1"/>
            <w:tabs>
              <w:tab w:val="right" w:leader="dot" w:pos="10080"/>
            </w:tabs>
            <w:pPrChange w:author="Chetan Arora" w:date="2026-08-10T03:37:00Z" w:id="19">
              <w:pPr/>
            </w:pPrChange>
          </w:pPr>
          <w:r>
            <w:fldChar w:fldCharType="begin"/>
          </w:r>
          <w:r>
            <w:instrText xml:space="preserve">HYPERLINK  \l  "_Toc1541391266" </w:instrText>
          </w:r>
          <w:r>
            <w:fldChar w:fldCharType="separate"/>
          </w:r>
          <w:r w:rsidRPr="55A89075" w:rsidR="55A89075">
            <w:rPr>
              <w:rStyle w:val="Hyperlink"/>
            </w:rPr>
            <w:t>Business Requirements</w:t>
          </w:r>
          <w:r>
            <w:tab/>
          </w:r>
          <w:r>
            <w:fldChar w:fldCharType="begin"/>
          </w:r>
          <w:r>
            <w:instrText>PAGEREF _Toc1541391266 \h</w:instrText>
          </w:r>
          <w:r>
            <w:fldChar w:fldCharType="separate"/>
          </w:r>
          <w:r w:rsidRPr="55A89075" w:rsidR="55A89075">
            <w:rPr>
              <w:rStyle w:val="Hyperlink"/>
            </w:rPr>
            <w:t>10</w:t>
          </w:r>
          <w:r>
            <w:fldChar w:fldCharType="end"/>
          </w:r>
          <w:r>
            <w:fldChar w:fldCharType="end"/>
          </w:r>
        </w:p>
        <w:p w:rsidR="021C6639" w:rsidRDefault="021C6639" w14:paraId="21B2E3C4" w14:textId="182E4DDD">
          <w:pPr>
            <w:pStyle w:val="TOC2"/>
            <w:tabs>
              <w:tab w:val="right" w:leader="dot" w:pos="10080"/>
            </w:tabs>
            <w:pPrChange w:author="Chetan Arora" w:date="2026-08-10T03:37:00Z" w:id="20">
              <w:pPr/>
            </w:pPrChange>
          </w:pPr>
          <w:r>
            <w:fldChar w:fldCharType="begin"/>
          </w:r>
          <w:r>
            <w:instrText xml:space="preserve">HYPERLINK  \l  "_Toc349083257" </w:instrText>
          </w:r>
          <w:r>
            <w:fldChar w:fldCharType="separate"/>
          </w:r>
          <w:r w:rsidRPr="55A89075" w:rsidR="55A89075">
            <w:rPr>
              <w:rStyle w:val="Hyperlink"/>
            </w:rPr>
            <w:t>Business Outcomes</w:t>
          </w:r>
          <w:r>
            <w:tab/>
          </w:r>
          <w:r>
            <w:fldChar w:fldCharType="begin"/>
          </w:r>
          <w:r>
            <w:instrText>PAGEREF _Toc349083257 \h</w:instrText>
          </w:r>
          <w:r>
            <w:fldChar w:fldCharType="separate"/>
          </w:r>
          <w:r w:rsidRPr="55A89075" w:rsidR="55A89075">
            <w:rPr>
              <w:rStyle w:val="Hyperlink"/>
            </w:rPr>
            <w:t>11</w:t>
          </w:r>
          <w:r>
            <w:fldChar w:fldCharType="end"/>
          </w:r>
          <w:r>
            <w:fldChar w:fldCharType="end"/>
          </w:r>
        </w:p>
        <w:p w:rsidR="021C6639" w:rsidRDefault="021C6639" w14:paraId="5F74B1D8" w14:textId="2639F22A">
          <w:pPr>
            <w:pStyle w:val="TOC2"/>
            <w:tabs>
              <w:tab w:val="right" w:leader="dot" w:pos="10080"/>
            </w:tabs>
            <w:pPrChange w:author="Chetan Arora" w:date="2026-08-10T03:37:00Z" w:id="21">
              <w:pPr/>
            </w:pPrChange>
          </w:pPr>
          <w:r>
            <w:fldChar w:fldCharType="begin"/>
          </w:r>
          <w:r>
            <w:instrText xml:space="preserve">HYPERLINK  \l  "_Toc16710709" </w:instrText>
          </w:r>
          <w:r>
            <w:fldChar w:fldCharType="separate"/>
          </w:r>
          <w:r w:rsidRPr="55A89075" w:rsidR="55A89075">
            <w:rPr>
              <w:rStyle w:val="Hyperlink"/>
            </w:rPr>
            <w:t>Scale and Rollout Assumptions</w:t>
          </w:r>
          <w:r>
            <w:tab/>
          </w:r>
          <w:r>
            <w:fldChar w:fldCharType="begin"/>
          </w:r>
          <w:r>
            <w:instrText>PAGEREF _Toc16710709 \h</w:instrText>
          </w:r>
          <w:r>
            <w:fldChar w:fldCharType="separate"/>
          </w:r>
          <w:r w:rsidRPr="55A89075" w:rsidR="55A89075">
            <w:rPr>
              <w:rStyle w:val="Hyperlink"/>
            </w:rPr>
            <w:t>11</w:t>
          </w:r>
          <w:r>
            <w:fldChar w:fldCharType="end"/>
          </w:r>
          <w:r>
            <w:fldChar w:fldCharType="end"/>
          </w:r>
        </w:p>
        <w:p w:rsidR="021C6639" w:rsidRDefault="021C6639" w14:paraId="0F28EB39" w14:textId="504588CD">
          <w:pPr>
            <w:pStyle w:val="TOC2"/>
            <w:tabs>
              <w:tab w:val="right" w:leader="dot" w:pos="10080"/>
            </w:tabs>
            <w:pPrChange w:author="Chetan Arora" w:date="2026-08-10T03:37:00Z" w:id="22">
              <w:pPr/>
            </w:pPrChange>
          </w:pPr>
          <w:r>
            <w:fldChar w:fldCharType="begin"/>
          </w:r>
          <w:r>
            <w:instrText xml:space="preserve">HYPERLINK  \l  "_Toc147604468" </w:instrText>
          </w:r>
          <w:r>
            <w:fldChar w:fldCharType="separate"/>
          </w:r>
          <w:r w:rsidRPr="55A89075" w:rsidR="55A89075">
            <w:rPr>
              <w:rStyle w:val="Hyperlink"/>
            </w:rPr>
            <w:t>Functional Requirements – Capability Overview</w:t>
          </w:r>
          <w:r>
            <w:tab/>
          </w:r>
          <w:r>
            <w:fldChar w:fldCharType="begin"/>
          </w:r>
          <w:r>
            <w:instrText>PAGEREF _Toc147604468 \h</w:instrText>
          </w:r>
          <w:r>
            <w:fldChar w:fldCharType="separate"/>
          </w:r>
          <w:r w:rsidRPr="55A89075" w:rsidR="55A89075">
            <w:rPr>
              <w:rStyle w:val="Hyperlink"/>
            </w:rPr>
            <w:t>11</w:t>
          </w:r>
          <w:r>
            <w:fldChar w:fldCharType="end"/>
          </w:r>
          <w:r>
            <w:fldChar w:fldCharType="end"/>
          </w:r>
        </w:p>
        <w:p w:rsidR="021C6639" w:rsidRDefault="021C6639" w14:paraId="748A4838" w14:textId="16D230AA">
          <w:pPr>
            <w:pStyle w:val="TOC2"/>
            <w:tabs>
              <w:tab w:val="right" w:leader="dot" w:pos="10080"/>
            </w:tabs>
            <w:pPrChange w:author="Chetan Arora" w:date="2026-08-10T03:37:00Z" w:id="23">
              <w:pPr/>
            </w:pPrChange>
          </w:pPr>
          <w:r>
            <w:fldChar w:fldCharType="begin"/>
          </w:r>
          <w:r>
            <w:instrText xml:space="preserve">HYPERLINK  \l  "_Toc1971976234" </w:instrText>
          </w:r>
          <w:r>
            <w:fldChar w:fldCharType="separate"/>
          </w:r>
          <w:r w:rsidRPr="55A89075" w:rsidR="55A89075">
            <w:rPr>
              <w:rStyle w:val="Hyperlink"/>
            </w:rPr>
            <w:t>Functional Requirements – Core Claims Experience</w:t>
          </w:r>
          <w:r>
            <w:tab/>
          </w:r>
          <w:r>
            <w:fldChar w:fldCharType="begin"/>
          </w:r>
          <w:r>
            <w:instrText>PAGEREF _Toc1971976234 \h</w:instrText>
          </w:r>
          <w:r>
            <w:fldChar w:fldCharType="separate"/>
          </w:r>
          <w:r w:rsidRPr="55A89075" w:rsidR="55A89075">
            <w:rPr>
              <w:rStyle w:val="Hyperlink"/>
            </w:rPr>
            <w:t>12</w:t>
          </w:r>
          <w:r>
            <w:fldChar w:fldCharType="end"/>
          </w:r>
          <w:r>
            <w:fldChar w:fldCharType="end"/>
          </w:r>
        </w:p>
        <w:p w:rsidR="021C6639" w:rsidRDefault="021C6639" w14:paraId="39369411" w14:textId="3406D572">
          <w:pPr>
            <w:pStyle w:val="TOC2"/>
            <w:tabs>
              <w:tab w:val="right" w:leader="dot" w:pos="10080"/>
            </w:tabs>
            <w:pPrChange w:author="Chetan Arora" w:date="2026-08-10T03:37:00Z" w:id="24">
              <w:pPr/>
            </w:pPrChange>
          </w:pPr>
          <w:r>
            <w:fldChar w:fldCharType="begin"/>
          </w:r>
          <w:r>
            <w:instrText xml:space="preserve">HYPERLINK  \l  "_Toc1438420586" </w:instrText>
          </w:r>
          <w:r>
            <w:fldChar w:fldCharType="separate"/>
          </w:r>
          <w:r w:rsidRPr="55A89075" w:rsidR="55A89075">
            <w:rPr>
              <w:rStyle w:val="Hyperlink"/>
            </w:rPr>
            <w:t>Functional Requirements – Dynamic FNOL</w:t>
          </w:r>
          <w:r>
            <w:tab/>
          </w:r>
          <w:r>
            <w:fldChar w:fldCharType="begin"/>
          </w:r>
          <w:r>
            <w:instrText>PAGEREF _Toc1438420586 \h</w:instrText>
          </w:r>
          <w:r>
            <w:fldChar w:fldCharType="separate"/>
          </w:r>
          <w:r w:rsidRPr="55A89075" w:rsidR="55A89075">
            <w:rPr>
              <w:rStyle w:val="Hyperlink"/>
            </w:rPr>
            <w:t>13</w:t>
          </w:r>
          <w:r>
            <w:fldChar w:fldCharType="end"/>
          </w:r>
          <w:r>
            <w:fldChar w:fldCharType="end"/>
          </w:r>
        </w:p>
        <w:p w:rsidR="021C6639" w:rsidRDefault="021C6639" w14:paraId="12AA15CB" w14:textId="04868BAB">
          <w:pPr>
            <w:pStyle w:val="TOC3"/>
            <w:tabs>
              <w:tab w:val="right" w:leader="dot" w:pos="10080"/>
            </w:tabs>
            <w:pPrChange w:author="Chetan Arora" w:date="2026-08-10T03:37:00Z" w:id="25">
              <w:pPr/>
            </w:pPrChange>
          </w:pPr>
          <w:r>
            <w:fldChar w:fldCharType="begin"/>
          </w:r>
          <w:r>
            <w:instrText xml:space="preserve">HYPERLINK  \l  "_Toc35880531" </w:instrText>
          </w:r>
          <w:r>
            <w:fldChar w:fldCharType="separate"/>
          </w:r>
          <w:r w:rsidRPr="55A89075" w:rsidR="55A89075">
            <w:rPr>
              <w:rStyle w:val="Hyperlink"/>
            </w:rPr>
            <w:t>Standard Functionality</w:t>
          </w:r>
          <w:r>
            <w:tab/>
          </w:r>
          <w:r>
            <w:fldChar w:fldCharType="begin"/>
          </w:r>
          <w:r>
            <w:instrText>PAGEREF _Toc35880531 \h</w:instrText>
          </w:r>
          <w:r>
            <w:fldChar w:fldCharType="separate"/>
          </w:r>
          <w:r w:rsidRPr="55A89075" w:rsidR="55A89075">
            <w:rPr>
              <w:rStyle w:val="Hyperlink"/>
            </w:rPr>
            <w:t>13</w:t>
          </w:r>
          <w:r>
            <w:fldChar w:fldCharType="end"/>
          </w:r>
          <w:r>
            <w:fldChar w:fldCharType="end"/>
          </w:r>
        </w:p>
        <w:p w:rsidR="021C6639" w:rsidRDefault="021C6639" w14:paraId="14FE91C7" w14:textId="238DE374">
          <w:pPr>
            <w:pStyle w:val="TOC3"/>
            <w:tabs>
              <w:tab w:val="right" w:leader="dot" w:pos="10080"/>
            </w:tabs>
            <w:pPrChange w:author="Chetan Arora" w:date="2026-08-10T03:37:00Z" w:id="26">
              <w:pPr/>
            </w:pPrChange>
          </w:pPr>
          <w:r>
            <w:fldChar w:fldCharType="begin"/>
          </w:r>
          <w:r>
            <w:instrText xml:space="preserve">HYPERLINK  \l  "_Toc206255857" </w:instrText>
          </w:r>
          <w:r>
            <w:fldChar w:fldCharType="separate"/>
          </w:r>
          <w:r w:rsidRPr="55A89075" w:rsidR="55A89075">
            <w:rPr>
              <w:rStyle w:val="Hyperlink"/>
            </w:rPr>
            <w:t>Configurable Functionality</w:t>
          </w:r>
          <w:r>
            <w:tab/>
          </w:r>
          <w:r>
            <w:fldChar w:fldCharType="begin"/>
          </w:r>
          <w:r>
            <w:instrText>PAGEREF _Toc206255857 \h</w:instrText>
          </w:r>
          <w:r>
            <w:fldChar w:fldCharType="separate"/>
          </w:r>
          <w:r w:rsidRPr="55A89075" w:rsidR="55A89075">
            <w:rPr>
              <w:rStyle w:val="Hyperlink"/>
            </w:rPr>
            <w:t>13</w:t>
          </w:r>
          <w:r>
            <w:fldChar w:fldCharType="end"/>
          </w:r>
          <w:r>
            <w:fldChar w:fldCharType="end"/>
          </w:r>
        </w:p>
        <w:p w:rsidR="021C6639" w:rsidRDefault="021C6639" w14:paraId="48698E7A" w14:textId="367C4B2D">
          <w:pPr>
            <w:pStyle w:val="TOC2"/>
            <w:tabs>
              <w:tab w:val="right" w:leader="dot" w:pos="10080"/>
            </w:tabs>
            <w:pPrChange w:author="Chetan Arora" w:date="2026-08-10T03:37:00Z" w:id="27">
              <w:pPr/>
            </w:pPrChange>
          </w:pPr>
          <w:r>
            <w:fldChar w:fldCharType="begin"/>
          </w:r>
          <w:r>
            <w:instrText xml:space="preserve">HYPERLINK  \l  "_Toc1378906200" </w:instrText>
          </w:r>
          <w:r>
            <w:fldChar w:fldCharType="separate"/>
          </w:r>
          <w:r w:rsidRPr="55A89075" w:rsidR="55A89075">
            <w:rPr>
              <w:rStyle w:val="Hyperlink"/>
            </w:rPr>
            <w:t>Functional Requirements – Analytics, Localization and Access</w:t>
          </w:r>
          <w:r>
            <w:tab/>
          </w:r>
          <w:r>
            <w:fldChar w:fldCharType="begin"/>
          </w:r>
          <w:r>
            <w:instrText>PAGEREF _Toc1378906200 \h</w:instrText>
          </w:r>
          <w:r>
            <w:fldChar w:fldCharType="separate"/>
          </w:r>
          <w:r w:rsidRPr="55A89075" w:rsidR="55A89075">
            <w:rPr>
              <w:rStyle w:val="Hyperlink"/>
            </w:rPr>
            <w:t>14</w:t>
          </w:r>
          <w:r>
            <w:fldChar w:fldCharType="end"/>
          </w:r>
          <w:r>
            <w:fldChar w:fldCharType="end"/>
          </w:r>
        </w:p>
        <w:p w:rsidR="021C6639" w:rsidRDefault="021C6639" w14:paraId="3A792C7D" w14:textId="43927C6A">
          <w:pPr>
            <w:pStyle w:val="TOC2"/>
            <w:tabs>
              <w:tab w:val="right" w:leader="dot" w:pos="10080"/>
            </w:tabs>
            <w:pPrChange w:author="Chetan Arora" w:date="2026-08-10T03:37:00Z" w:id="28">
              <w:pPr/>
            </w:pPrChange>
          </w:pPr>
          <w:r>
            <w:fldChar w:fldCharType="begin"/>
          </w:r>
          <w:r>
            <w:instrText xml:space="preserve">HYPERLINK  \l  "_Toc1045770873" </w:instrText>
          </w:r>
          <w:r>
            <w:fldChar w:fldCharType="separate"/>
          </w:r>
          <w:r w:rsidRPr="55A89075" w:rsidR="55A89075">
            <w:rPr>
              <w:rStyle w:val="Hyperlink"/>
            </w:rPr>
            <w:t>Note: This workstream is being delivered by ACIA and is explicitly out of scope for this RFP. It is described here for context only as it forms part of the overall client experience.</w:t>
          </w:r>
          <w:r>
            <w:tab/>
          </w:r>
          <w:r>
            <w:fldChar w:fldCharType="begin"/>
          </w:r>
          <w:r>
            <w:instrText>PAGEREF _Toc1045770873 \h</w:instrText>
          </w:r>
          <w:r>
            <w:fldChar w:fldCharType="separate"/>
          </w:r>
          <w:r w:rsidRPr="55A89075" w:rsidR="55A89075">
            <w:rPr>
              <w:rStyle w:val="Hyperlink"/>
            </w:rPr>
            <w:t>14</w:t>
          </w:r>
          <w:r>
            <w:fldChar w:fldCharType="end"/>
          </w:r>
          <w:r>
            <w:fldChar w:fldCharType="end"/>
          </w:r>
        </w:p>
        <w:p w:rsidR="021C6639" w:rsidRDefault="021C6639" w14:paraId="437C15DB" w14:textId="32C119D9">
          <w:pPr>
            <w:pStyle w:val="TOC2"/>
            <w:tabs>
              <w:tab w:val="right" w:leader="dot" w:pos="10080"/>
            </w:tabs>
            <w:pPrChange w:author="Chetan Arora" w:date="2026-08-10T03:37:00Z" w:id="29">
              <w:pPr/>
            </w:pPrChange>
          </w:pPr>
          <w:r>
            <w:fldChar w:fldCharType="begin"/>
          </w:r>
          <w:r>
            <w:instrText xml:space="preserve">HYPERLINK  \l  "_Toc1967036869" </w:instrText>
          </w:r>
          <w:r>
            <w:fldChar w:fldCharType="separate"/>
          </w:r>
          <w:r w:rsidRPr="55A89075" w:rsidR="55A89075">
            <w:rPr>
              <w:rStyle w:val="Hyperlink"/>
            </w:rPr>
            <w:t>Client Experience Reference Designs</w:t>
          </w:r>
          <w:r>
            <w:tab/>
          </w:r>
          <w:r>
            <w:fldChar w:fldCharType="begin"/>
          </w:r>
          <w:r>
            <w:instrText>PAGEREF _Toc1967036869 \h</w:instrText>
          </w:r>
          <w:r>
            <w:fldChar w:fldCharType="separate"/>
          </w:r>
          <w:r w:rsidRPr="55A89075" w:rsidR="55A89075">
            <w:rPr>
              <w:rStyle w:val="Hyperlink"/>
            </w:rPr>
            <w:t>15</w:t>
          </w:r>
          <w:r>
            <w:fldChar w:fldCharType="end"/>
          </w:r>
          <w:r>
            <w:fldChar w:fldCharType="end"/>
          </w:r>
        </w:p>
        <w:p w:rsidR="021C6639" w:rsidRDefault="021C6639" w14:paraId="442B8A39" w14:textId="22EE111A">
          <w:pPr>
            <w:pStyle w:val="TOC3"/>
            <w:tabs>
              <w:tab w:val="right" w:leader="dot" w:pos="10080"/>
            </w:tabs>
            <w:pPrChange w:author="Chetan Arora" w:date="2026-08-10T03:37:00Z" w:id="30">
              <w:pPr/>
            </w:pPrChange>
          </w:pPr>
          <w:r>
            <w:fldChar w:fldCharType="begin"/>
          </w:r>
          <w:r>
            <w:instrText xml:space="preserve">HYPERLINK  \l  "_Toc1790868112" </w:instrText>
          </w:r>
          <w:r>
            <w:fldChar w:fldCharType="separate"/>
          </w:r>
          <w:r w:rsidRPr="55A89075" w:rsidR="55A89075">
            <w:rPr>
              <w:rStyle w:val="Hyperlink"/>
            </w:rPr>
            <w:t>Claims Client Experience – Landing Page</w:t>
          </w:r>
          <w:r>
            <w:tab/>
          </w:r>
          <w:r>
            <w:fldChar w:fldCharType="begin"/>
          </w:r>
          <w:r>
            <w:instrText>PAGEREF _Toc1790868112 \h</w:instrText>
          </w:r>
          <w:r>
            <w:fldChar w:fldCharType="separate"/>
          </w:r>
          <w:r w:rsidRPr="55A89075" w:rsidR="55A89075">
            <w:rPr>
              <w:rStyle w:val="Hyperlink"/>
            </w:rPr>
            <w:t>15</w:t>
          </w:r>
          <w:r>
            <w:fldChar w:fldCharType="end"/>
          </w:r>
          <w:r>
            <w:fldChar w:fldCharType="end"/>
          </w:r>
        </w:p>
        <w:p w:rsidR="021C6639" w:rsidRDefault="021C6639" w14:paraId="5A3F2286" w14:textId="3147253D">
          <w:pPr>
            <w:pStyle w:val="TOC3"/>
            <w:tabs>
              <w:tab w:val="right" w:leader="dot" w:pos="10080"/>
            </w:tabs>
            <w:pPrChange w:author="Chetan Arora" w:date="2026-08-10T03:37:00Z" w:id="31">
              <w:pPr/>
            </w:pPrChange>
          </w:pPr>
          <w:r>
            <w:fldChar w:fldCharType="begin"/>
          </w:r>
          <w:r>
            <w:instrText xml:space="preserve">HYPERLINK  \l  "_Toc1942630205" </w:instrText>
          </w:r>
          <w:r>
            <w:fldChar w:fldCharType="separate"/>
          </w:r>
          <w:r w:rsidRPr="55A89075" w:rsidR="55A89075">
            <w:rPr>
              <w:rStyle w:val="Hyperlink"/>
            </w:rPr>
            <w:t>Claims Analytics (This will be delivered by ACIA)</w:t>
          </w:r>
          <w:r>
            <w:tab/>
          </w:r>
          <w:r>
            <w:fldChar w:fldCharType="begin"/>
          </w:r>
          <w:r>
            <w:instrText>PAGEREF _Toc1942630205 \h</w:instrText>
          </w:r>
          <w:r>
            <w:fldChar w:fldCharType="separate"/>
          </w:r>
          <w:r w:rsidRPr="55A89075" w:rsidR="55A89075">
            <w:rPr>
              <w:rStyle w:val="Hyperlink"/>
            </w:rPr>
            <w:t>15</w:t>
          </w:r>
          <w:r>
            <w:fldChar w:fldCharType="end"/>
          </w:r>
          <w:r>
            <w:fldChar w:fldCharType="end"/>
          </w:r>
        </w:p>
        <w:p w:rsidR="021C6639" w:rsidRDefault="021C6639" w14:paraId="0FBCD649" w14:textId="3BACA7C2">
          <w:pPr>
            <w:pStyle w:val="TOC3"/>
            <w:tabs>
              <w:tab w:val="right" w:leader="dot" w:pos="10080"/>
            </w:tabs>
            <w:pPrChange w:author="Chetan Arora" w:date="2026-08-10T03:37:00Z" w:id="32">
              <w:pPr/>
            </w:pPrChange>
          </w:pPr>
          <w:r>
            <w:fldChar w:fldCharType="begin"/>
          </w:r>
          <w:r>
            <w:instrText xml:space="preserve">HYPERLINK  \l  "_Toc965729421" </w:instrText>
          </w:r>
          <w:r>
            <w:fldChar w:fldCharType="separate"/>
          </w:r>
          <w:r w:rsidRPr="55A89075" w:rsidR="55A89075">
            <w:rPr>
              <w:rStyle w:val="Hyperlink"/>
            </w:rPr>
            <w:t>Claims List</w:t>
          </w:r>
          <w:r>
            <w:tab/>
          </w:r>
          <w:r>
            <w:fldChar w:fldCharType="begin"/>
          </w:r>
          <w:r>
            <w:instrText>PAGEREF _Toc965729421 \h</w:instrText>
          </w:r>
          <w:r>
            <w:fldChar w:fldCharType="separate"/>
          </w:r>
          <w:r w:rsidRPr="55A89075" w:rsidR="55A89075">
            <w:rPr>
              <w:rStyle w:val="Hyperlink"/>
            </w:rPr>
            <w:t>16</w:t>
          </w:r>
          <w:r>
            <w:fldChar w:fldCharType="end"/>
          </w:r>
          <w:r>
            <w:fldChar w:fldCharType="end"/>
          </w:r>
        </w:p>
        <w:p w:rsidR="021C6639" w:rsidRDefault="021C6639" w14:paraId="63C67504" w14:textId="25F46FF4">
          <w:pPr>
            <w:pStyle w:val="TOC3"/>
            <w:tabs>
              <w:tab w:val="right" w:leader="dot" w:pos="10080"/>
            </w:tabs>
            <w:pPrChange w:author="Chetan Arora" w:date="2026-08-10T03:37:00Z" w:id="33">
              <w:pPr/>
            </w:pPrChange>
          </w:pPr>
          <w:r>
            <w:fldChar w:fldCharType="begin"/>
          </w:r>
          <w:r>
            <w:instrText xml:space="preserve">HYPERLINK  \l  "_Toc1896334953" </w:instrText>
          </w:r>
          <w:r>
            <w:fldChar w:fldCharType="separate"/>
          </w:r>
          <w:r w:rsidRPr="55A89075" w:rsidR="55A89075">
            <w:rPr>
              <w:rStyle w:val="Hyperlink"/>
            </w:rPr>
            <w:t>Claim Detail (TBD3)</w:t>
          </w:r>
          <w:r>
            <w:tab/>
          </w:r>
          <w:r>
            <w:fldChar w:fldCharType="begin"/>
          </w:r>
          <w:r>
            <w:instrText>PAGEREF _Toc1896334953 \h</w:instrText>
          </w:r>
          <w:r>
            <w:fldChar w:fldCharType="separate"/>
          </w:r>
          <w:r w:rsidRPr="55A89075" w:rsidR="55A89075">
            <w:rPr>
              <w:rStyle w:val="Hyperlink"/>
            </w:rPr>
            <w:t>16</w:t>
          </w:r>
          <w:r>
            <w:fldChar w:fldCharType="end"/>
          </w:r>
          <w:r>
            <w:fldChar w:fldCharType="end"/>
          </w:r>
        </w:p>
        <w:p w:rsidR="021C6639" w:rsidRDefault="021C6639" w14:paraId="6D0F419F" w14:textId="00531275">
          <w:pPr>
            <w:pStyle w:val="TOC3"/>
            <w:tabs>
              <w:tab w:val="right" w:leader="dot" w:pos="10080"/>
            </w:tabs>
            <w:pPrChange w:author="Chetan Arora" w:date="2026-08-10T03:37:00Z" w:id="34">
              <w:pPr/>
            </w:pPrChange>
          </w:pPr>
          <w:r>
            <w:fldChar w:fldCharType="begin"/>
          </w:r>
          <w:r>
            <w:instrText xml:space="preserve">HYPERLINK  \l  "_Toc2003006909" </w:instrText>
          </w:r>
          <w:r>
            <w:fldChar w:fldCharType="separate"/>
          </w:r>
          <w:r w:rsidRPr="55A89075" w:rsidR="55A89075">
            <w:rPr>
              <w:rStyle w:val="Hyperlink"/>
            </w:rPr>
            <w:t>Report a Claim (FNOL)</w:t>
          </w:r>
          <w:r>
            <w:tab/>
          </w:r>
          <w:r>
            <w:fldChar w:fldCharType="begin"/>
          </w:r>
          <w:r>
            <w:instrText>PAGEREF _Toc2003006909 \h</w:instrText>
          </w:r>
          <w:r>
            <w:fldChar w:fldCharType="separate"/>
          </w:r>
          <w:r w:rsidRPr="55A89075" w:rsidR="55A89075">
            <w:rPr>
              <w:rStyle w:val="Hyperlink"/>
            </w:rPr>
            <w:t>17</w:t>
          </w:r>
          <w:r>
            <w:fldChar w:fldCharType="end"/>
          </w:r>
          <w:r>
            <w:fldChar w:fldCharType="end"/>
          </w:r>
        </w:p>
        <w:p w:rsidR="021C6639" w:rsidRDefault="021C6639" w14:paraId="2D6F65A6" w14:textId="00C362E7">
          <w:pPr>
            <w:pStyle w:val="TOC1"/>
            <w:tabs>
              <w:tab w:val="right" w:leader="dot" w:pos="10080"/>
            </w:tabs>
            <w:pPrChange w:author="Chetan Arora" w:date="2026-08-10T03:37:00Z" w:id="35">
              <w:pPr/>
            </w:pPrChange>
          </w:pPr>
          <w:r>
            <w:fldChar w:fldCharType="begin"/>
          </w:r>
          <w:r>
            <w:instrText xml:space="preserve">HYPERLINK  \l  "_Toc1425788070" </w:instrText>
          </w:r>
          <w:r>
            <w:fldChar w:fldCharType="separate"/>
          </w:r>
          <w:r w:rsidRPr="55A89075" w:rsidR="55A89075">
            <w:rPr>
              <w:rStyle w:val="Hyperlink"/>
            </w:rPr>
            <w:t>Delivery and Technical Requirements</w:t>
          </w:r>
          <w:r>
            <w:tab/>
          </w:r>
          <w:r>
            <w:fldChar w:fldCharType="begin"/>
          </w:r>
          <w:r>
            <w:instrText>PAGEREF _Toc1425788070 \h</w:instrText>
          </w:r>
          <w:r>
            <w:fldChar w:fldCharType="separate"/>
          </w:r>
          <w:r w:rsidRPr="55A89075" w:rsidR="55A89075">
            <w:rPr>
              <w:rStyle w:val="Hyperlink"/>
            </w:rPr>
            <w:t>17</w:t>
          </w:r>
          <w:r>
            <w:fldChar w:fldCharType="end"/>
          </w:r>
          <w:r>
            <w:fldChar w:fldCharType="end"/>
          </w:r>
        </w:p>
        <w:p w:rsidR="021C6639" w:rsidRDefault="021C6639" w14:paraId="1939CD5E" w14:textId="730D0CBD">
          <w:pPr>
            <w:pStyle w:val="TOC2"/>
            <w:tabs>
              <w:tab w:val="right" w:leader="dot" w:pos="10080"/>
            </w:tabs>
            <w:pPrChange w:author="Chetan Arora" w:date="2026-08-10T03:37:00Z" w:id="36">
              <w:pPr/>
            </w:pPrChange>
          </w:pPr>
          <w:r>
            <w:fldChar w:fldCharType="begin"/>
          </w:r>
          <w:r>
            <w:instrText xml:space="preserve">HYPERLINK  \l  "_Toc624306535" </w:instrText>
          </w:r>
          <w:r>
            <w:fldChar w:fldCharType="separate"/>
          </w:r>
          <w:r w:rsidRPr="55A89075" w:rsidR="55A89075">
            <w:rPr>
              <w:rStyle w:val="Hyperlink"/>
            </w:rPr>
            <w:t>Scope of Services</w:t>
          </w:r>
          <w:r>
            <w:tab/>
          </w:r>
          <w:r>
            <w:fldChar w:fldCharType="begin"/>
          </w:r>
          <w:r>
            <w:instrText>PAGEREF _Toc624306535 \h</w:instrText>
          </w:r>
          <w:r>
            <w:fldChar w:fldCharType="separate"/>
          </w:r>
          <w:r w:rsidRPr="55A89075" w:rsidR="55A89075">
            <w:rPr>
              <w:rStyle w:val="Hyperlink"/>
            </w:rPr>
            <w:t>18</w:t>
          </w:r>
          <w:r>
            <w:fldChar w:fldCharType="end"/>
          </w:r>
          <w:r>
            <w:fldChar w:fldCharType="end"/>
          </w:r>
        </w:p>
        <w:p w:rsidR="021C6639" w:rsidRDefault="021C6639" w14:paraId="26482A3F" w14:textId="25DDAC0C">
          <w:pPr>
            <w:pStyle w:val="TOC3"/>
            <w:tabs>
              <w:tab w:val="right" w:leader="dot" w:pos="10080"/>
            </w:tabs>
            <w:pPrChange w:author="Chetan Arora" w:date="2026-08-10T03:37:00Z" w:id="37">
              <w:pPr/>
            </w:pPrChange>
          </w:pPr>
          <w:r>
            <w:fldChar w:fldCharType="begin"/>
          </w:r>
          <w:r>
            <w:instrText xml:space="preserve">HYPERLINK  \l  "_Toc1928629203" </w:instrText>
          </w:r>
          <w:r>
            <w:fldChar w:fldCharType="separate"/>
          </w:r>
          <w:r w:rsidRPr="55A89075" w:rsidR="55A89075">
            <w:rPr>
              <w:rStyle w:val="Hyperlink"/>
            </w:rPr>
            <w:t>Workstream 1 – Client Experience Build</w:t>
          </w:r>
          <w:r>
            <w:tab/>
          </w:r>
          <w:r>
            <w:fldChar w:fldCharType="begin"/>
          </w:r>
          <w:r>
            <w:instrText>PAGEREF _Toc1928629203 \h</w:instrText>
          </w:r>
          <w:r>
            <w:fldChar w:fldCharType="separate"/>
          </w:r>
          <w:r w:rsidRPr="55A89075" w:rsidR="55A89075">
            <w:rPr>
              <w:rStyle w:val="Hyperlink"/>
            </w:rPr>
            <w:t>18</w:t>
          </w:r>
          <w:r>
            <w:fldChar w:fldCharType="end"/>
          </w:r>
          <w:r>
            <w:fldChar w:fldCharType="end"/>
          </w:r>
        </w:p>
        <w:p w:rsidR="021C6639" w:rsidRDefault="021C6639" w14:paraId="0014AA15" w14:textId="0AF311D9">
          <w:pPr>
            <w:pStyle w:val="TOC3"/>
            <w:tabs>
              <w:tab w:val="right" w:leader="dot" w:pos="10080"/>
            </w:tabs>
            <w:pPrChange w:author="Chetan Arora" w:date="2026-08-10T03:37:00Z" w:id="38">
              <w:pPr/>
            </w:pPrChange>
          </w:pPr>
          <w:r>
            <w:fldChar w:fldCharType="begin"/>
          </w:r>
          <w:r>
            <w:instrText xml:space="preserve">HYPERLINK  \l  "_Toc539986283" </w:instrText>
          </w:r>
          <w:r>
            <w:fldChar w:fldCharType="separate"/>
          </w:r>
          <w:r w:rsidRPr="55A89075" w:rsidR="55A89075">
            <w:rPr>
              <w:rStyle w:val="Hyperlink"/>
            </w:rPr>
            <w:t>Workstream 2 – Integration and APIs</w:t>
          </w:r>
          <w:r>
            <w:tab/>
          </w:r>
          <w:r>
            <w:fldChar w:fldCharType="begin"/>
          </w:r>
          <w:r>
            <w:instrText>PAGEREF _Toc539986283 \h</w:instrText>
          </w:r>
          <w:r>
            <w:fldChar w:fldCharType="separate"/>
          </w:r>
          <w:r w:rsidRPr="55A89075" w:rsidR="55A89075">
            <w:rPr>
              <w:rStyle w:val="Hyperlink"/>
            </w:rPr>
            <w:t>19</w:t>
          </w:r>
          <w:r>
            <w:fldChar w:fldCharType="end"/>
          </w:r>
          <w:r>
            <w:fldChar w:fldCharType="end"/>
          </w:r>
        </w:p>
        <w:p w:rsidR="021C6639" w:rsidRDefault="021C6639" w14:paraId="2403F8C9" w14:textId="7543F6FE">
          <w:pPr>
            <w:pStyle w:val="TOC4"/>
            <w:tabs>
              <w:tab w:val="right" w:leader="dot" w:pos="10080"/>
            </w:tabs>
            <w:pPrChange w:author="Chetan Arora" w:date="2026-08-10T03:37:00Z" w:id="39">
              <w:pPr/>
            </w:pPrChange>
          </w:pPr>
          <w:r>
            <w:fldChar w:fldCharType="begin"/>
          </w:r>
          <w:r>
            <w:instrText xml:space="preserve">HYPERLINK  \l  "_Toc2001657419" </w:instrText>
          </w:r>
          <w:r>
            <w:fldChar w:fldCharType="separate"/>
          </w:r>
          <w:r w:rsidRPr="55A89075" w:rsidR="55A89075">
            <w:rPr>
              <w:rStyle w:val="Hyperlink"/>
            </w:rPr>
            <w:t>Meridian portal integration (Pillar 3)</w:t>
          </w:r>
          <w:r>
            <w:tab/>
          </w:r>
          <w:r>
            <w:fldChar w:fldCharType="begin"/>
          </w:r>
          <w:r>
            <w:instrText>PAGEREF _Toc2001657419 \h</w:instrText>
          </w:r>
          <w:r>
            <w:fldChar w:fldCharType="separate"/>
          </w:r>
          <w:r w:rsidRPr="55A89075" w:rsidR="55A89075">
            <w:rPr>
              <w:rStyle w:val="Hyperlink"/>
            </w:rPr>
            <w:t>19</w:t>
          </w:r>
          <w:r>
            <w:fldChar w:fldCharType="end"/>
          </w:r>
          <w:r>
            <w:fldChar w:fldCharType="end"/>
          </w:r>
        </w:p>
        <w:p w:rsidR="021C6639" w:rsidRDefault="021C6639" w14:paraId="39B11840" w14:textId="04A9B39A">
          <w:pPr>
            <w:pStyle w:val="TOC4"/>
            <w:tabs>
              <w:tab w:val="right" w:leader="dot" w:pos="10080"/>
            </w:tabs>
            <w:pPrChange w:author="Chetan Arora" w:date="2026-08-10T03:37:00Z" w:id="40">
              <w:pPr/>
            </w:pPrChange>
          </w:pPr>
          <w:r>
            <w:fldChar w:fldCharType="begin"/>
          </w:r>
          <w:r>
            <w:instrText xml:space="preserve">HYPERLINK  \l  "_Toc592988822" </w:instrText>
          </w:r>
          <w:r>
            <w:fldChar w:fldCharType="separate"/>
          </w:r>
          <w:r w:rsidRPr="55A89075" w:rsidR="55A89075">
            <w:rPr>
              <w:rStyle w:val="Hyperlink"/>
            </w:rPr>
            <w:t>Identity, RBAC and MDM (Pillar 2)</w:t>
          </w:r>
          <w:r>
            <w:tab/>
          </w:r>
          <w:r>
            <w:fldChar w:fldCharType="begin"/>
          </w:r>
          <w:r>
            <w:instrText>PAGEREF _Toc592988822 \h</w:instrText>
          </w:r>
          <w:r>
            <w:fldChar w:fldCharType="separate"/>
          </w:r>
          <w:r w:rsidRPr="55A89075" w:rsidR="55A89075">
            <w:rPr>
              <w:rStyle w:val="Hyperlink"/>
            </w:rPr>
            <w:t>19</w:t>
          </w:r>
          <w:r>
            <w:fldChar w:fldCharType="end"/>
          </w:r>
          <w:r>
            <w:fldChar w:fldCharType="end"/>
          </w:r>
        </w:p>
        <w:p w:rsidR="021C6639" w:rsidRDefault="021C6639" w14:paraId="089DE7A1" w14:textId="6823350D">
          <w:pPr>
            <w:pStyle w:val="TOC4"/>
            <w:tabs>
              <w:tab w:val="right" w:leader="dot" w:pos="10080"/>
            </w:tabs>
            <w:pPrChange w:author="Chetan Arora" w:date="2026-08-10T03:37:00Z" w:id="41">
              <w:pPr/>
            </w:pPrChange>
          </w:pPr>
          <w:r>
            <w:fldChar w:fldCharType="begin"/>
          </w:r>
          <w:r>
            <w:instrText xml:space="preserve">HYPERLINK  \l  "_Toc502131941" </w:instrText>
          </w:r>
          <w:r>
            <w:fldChar w:fldCharType="separate"/>
          </w:r>
          <w:r w:rsidRPr="55A89075" w:rsidR="55A89075">
            <w:rPr>
              <w:rStyle w:val="Hyperlink"/>
            </w:rPr>
            <w:t>Document management integration (Pillar 1)</w:t>
          </w:r>
          <w:r>
            <w:tab/>
          </w:r>
          <w:r>
            <w:fldChar w:fldCharType="begin"/>
          </w:r>
          <w:r>
            <w:instrText>PAGEREF _Toc502131941 \h</w:instrText>
          </w:r>
          <w:r>
            <w:fldChar w:fldCharType="separate"/>
          </w:r>
          <w:r w:rsidRPr="55A89075" w:rsidR="55A89075">
            <w:rPr>
              <w:rStyle w:val="Hyperlink"/>
            </w:rPr>
            <w:t>19</w:t>
          </w:r>
          <w:r>
            <w:fldChar w:fldCharType="end"/>
          </w:r>
          <w:r>
            <w:fldChar w:fldCharType="end"/>
          </w:r>
        </w:p>
        <w:p w:rsidR="021C6639" w:rsidRDefault="021C6639" w14:paraId="3AE2F64D" w14:textId="0E987FAF">
          <w:pPr>
            <w:pStyle w:val="TOC4"/>
            <w:tabs>
              <w:tab w:val="right" w:leader="dot" w:pos="10080"/>
            </w:tabs>
            <w:pPrChange w:author="Chetan Arora" w:date="2026-08-10T03:37:00Z" w:id="42">
              <w:pPr/>
            </w:pPrChange>
          </w:pPr>
          <w:r>
            <w:fldChar w:fldCharType="begin"/>
          </w:r>
          <w:r>
            <w:instrText xml:space="preserve">HYPERLINK  \l  "_Toc307275533" </w:instrText>
          </w:r>
          <w:r>
            <w:fldChar w:fldCharType="separate"/>
          </w:r>
          <w:r w:rsidRPr="55A89075" w:rsidR="55A89075">
            <w:rPr>
              <w:rStyle w:val="Hyperlink"/>
            </w:rPr>
            <w:t>Data and carrier interfaces</w:t>
          </w:r>
          <w:r>
            <w:tab/>
          </w:r>
          <w:r>
            <w:fldChar w:fldCharType="begin"/>
          </w:r>
          <w:r>
            <w:instrText>PAGEREF _Toc307275533 \h</w:instrText>
          </w:r>
          <w:r>
            <w:fldChar w:fldCharType="separate"/>
          </w:r>
          <w:r w:rsidRPr="55A89075" w:rsidR="55A89075">
            <w:rPr>
              <w:rStyle w:val="Hyperlink"/>
            </w:rPr>
            <w:t>19</w:t>
          </w:r>
          <w:r>
            <w:fldChar w:fldCharType="end"/>
          </w:r>
          <w:r>
            <w:fldChar w:fldCharType="end"/>
          </w:r>
        </w:p>
        <w:p w:rsidR="021C6639" w:rsidRDefault="021C6639" w14:paraId="7E16D7C0" w14:textId="13DF9DF5">
          <w:pPr>
            <w:pStyle w:val="TOC4"/>
            <w:tabs>
              <w:tab w:val="right" w:leader="dot" w:pos="10080"/>
            </w:tabs>
            <w:pPrChange w:author="Chetan Arora" w:date="2026-08-10T03:37:00Z" w:id="43">
              <w:pPr/>
            </w:pPrChange>
          </w:pPr>
          <w:r>
            <w:fldChar w:fldCharType="begin"/>
          </w:r>
          <w:r>
            <w:instrText xml:space="preserve">HYPERLINK  \l  "_Toc2081091687" </w:instrText>
          </w:r>
          <w:r>
            <w:fldChar w:fldCharType="separate"/>
          </w:r>
          <w:r w:rsidRPr="55A89075" w:rsidR="55A89075">
            <w:rPr>
              <w:rStyle w:val="Hyperlink"/>
            </w:rPr>
            <w:t>API layer and resilience</w:t>
          </w:r>
          <w:r>
            <w:tab/>
          </w:r>
          <w:r>
            <w:fldChar w:fldCharType="begin"/>
          </w:r>
          <w:r>
            <w:instrText>PAGEREF _Toc2081091687 \h</w:instrText>
          </w:r>
          <w:r>
            <w:fldChar w:fldCharType="separate"/>
          </w:r>
          <w:r w:rsidRPr="55A89075" w:rsidR="55A89075">
            <w:rPr>
              <w:rStyle w:val="Hyperlink"/>
            </w:rPr>
            <w:t>20</w:t>
          </w:r>
          <w:r>
            <w:fldChar w:fldCharType="end"/>
          </w:r>
          <w:r>
            <w:fldChar w:fldCharType="end"/>
          </w:r>
        </w:p>
        <w:p w:rsidR="021C6639" w:rsidRDefault="021C6639" w14:paraId="1D30B24D" w14:textId="0BEAFCC3">
          <w:pPr>
            <w:pStyle w:val="TOC3"/>
            <w:tabs>
              <w:tab w:val="right" w:leader="dot" w:pos="10080"/>
            </w:tabs>
            <w:pPrChange w:author="Chetan Arora" w:date="2026-08-10T03:37:00Z" w:id="44">
              <w:pPr/>
            </w:pPrChange>
          </w:pPr>
          <w:r>
            <w:fldChar w:fldCharType="begin"/>
          </w:r>
          <w:r>
            <w:instrText xml:space="preserve">HYPERLINK  \l  "_Toc1933370258" </w:instrText>
          </w:r>
          <w:r>
            <w:fldChar w:fldCharType="separate"/>
          </w:r>
          <w:r w:rsidRPr="55A89075" w:rsidR="55A89075">
            <w:rPr>
              <w:rStyle w:val="Hyperlink"/>
            </w:rPr>
            <w:t>Workstream 3 – Test, Deployment and Launch Readiness</w:t>
          </w:r>
          <w:r>
            <w:tab/>
          </w:r>
          <w:r>
            <w:fldChar w:fldCharType="begin"/>
          </w:r>
          <w:r>
            <w:instrText>PAGEREF _Toc1933370258 \h</w:instrText>
          </w:r>
          <w:r>
            <w:fldChar w:fldCharType="separate"/>
          </w:r>
          <w:r w:rsidRPr="55A89075" w:rsidR="55A89075">
            <w:rPr>
              <w:rStyle w:val="Hyperlink"/>
            </w:rPr>
            <w:t>20</w:t>
          </w:r>
          <w:r>
            <w:fldChar w:fldCharType="end"/>
          </w:r>
          <w:r>
            <w:fldChar w:fldCharType="end"/>
          </w:r>
        </w:p>
        <w:p w:rsidR="021C6639" w:rsidRDefault="021C6639" w14:paraId="327174AD" w14:textId="304AF793">
          <w:pPr>
            <w:pStyle w:val="TOC3"/>
            <w:tabs>
              <w:tab w:val="right" w:leader="dot" w:pos="10080"/>
            </w:tabs>
            <w:pPrChange w:author="Chetan Arora" w:date="2026-08-10T03:37:00Z" w:id="45">
              <w:pPr/>
            </w:pPrChange>
          </w:pPr>
          <w:r>
            <w:fldChar w:fldCharType="begin"/>
          </w:r>
          <w:r>
            <w:instrText xml:space="preserve">HYPERLINK  \l  "_Toc1232268131" </w:instrText>
          </w:r>
          <w:r>
            <w:fldChar w:fldCharType="separate"/>
          </w:r>
          <w:r w:rsidRPr="55A89075" w:rsidR="55A89075">
            <w:rPr>
              <w:rStyle w:val="Hyperlink"/>
            </w:rPr>
            <w:t>General Delivery Expectations</w:t>
          </w:r>
          <w:r>
            <w:tab/>
          </w:r>
          <w:r>
            <w:fldChar w:fldCharType="begin"/>
          </w:r>
          <w:r>
            <w:instrText>PAGEREF _Toc1232268131 \h</w:instrText>
          </w:r>
          <w:r>
            <w:fldChar w:fldCharType="separate"/>
          </w:r>
          <w:r w:rsidRPr="55A89075" w:rsidR="55A89075">
            <w:rPr>
              <w:rStyle w:val="Hyperlink"/>
            </w:rPr>
            <w:t>21</w:t>
          </w:r>
          <w:r>
            <w:fldChar w:fldCharType="end"/>
          </w:r>
          <w:r>
            <w:fldChar w:fldCharType="end"/>
          </w:r>
        </w:p>
        <w:p w:rsidR="021C6639" w:rsidRDefault="021C6639" w14:paraId="0493EBA8" w14:textId="3D2B2FED">
          <w:pPr>
            <w:pStyle w:val="TOC2"/>
            <w:tabs>
              <w:tab w:val="right" w:leader="dot" w:pos="10080"/>
            </w:tabs>
            <w:pPrChange w:author="Chetan Arora" w:date="2026-08-10T03:37:00Z" w:id="46">
              <w:pPr/>
            </w:pPrChange>
          </w:pPr>
          <w:r>
            <w:fldChar w:fldCharType="begin"/>
          </w:r>
          <w:r>
            <w:instrText xml:space="preserve">HYPERLINK  \l  "_Toc971509202" </w:instrText>
          </w:r>
          <w:r>
            <w:fldChar w:fldCharType="separate"/>
          </w:r>
          <w:r w:rsidRPr="55A89075" w:rsidR="55A89075">
            <w:rPr>
              <w:rStyle w:val="Hyperlink"/>
            </w:rPr>
            <w:t>Delivery Specifics</w:t>
          </w:r>
          <w:r>
            <w:tab/>
          </w:r>
          <w:r>
            <w:fldChar w:fldCharType="begin"/>
          </w:r>
          <w:r>
            <w:instrText>PAGEREF _Toc971509202 \h</w:instrText>
          </w:r>
          <w:r>
            <w:fldChar w:fldCharType="separate"/>
          </w:r>
          <w:r w:rsidRPr="55A89075" w:rsidR="55A89075">
            <w:rPr>
              <w:rStyle w:val="Hyperlink"/>
            </w:rPr>
            <w:t>21</w:t>
          </w:r>
          <w:r>
            <w:fldChar w:fldCharType="end"/>
          </w:r>
          <w:r>
            <w:fldChar w:fldCharType="end"/>
          </w:r>
        </w:p>
        <w:p w:rsidR="021C6639" w:rsidRDefault="021C6639" w14:paraId="6E8094A6" w14:textId="39808D73">
          <w:pPr>
            <w:pStyle w:val="TOC2"/>
            <w:tabs>
              <w:tab w:val="right" w:leader="dot" w:pos="10080"/>
            </w:tabs>
            <w:pPrChange w:author="Chetan Arora" w:date="2026-08-10T03:37:00Z" w:id="47">
              <w:pPr/>
            </w:pPrChange>
          </w:pPr>
          <w:r>
            <w:fldChar w:fldCharType="begin"/>
          </w:r>
          <w:r>
            <w:instrText xml:space="preserve">HYPERLINK  \l  "_Toc1798567656" </w:instrText>
          </w:r>
          <w:r>
            <w:fldChar w:fldCharType="separate"/>
          </w:r>
          <w:r w:rsidRPr="55A89075" w:rsidR="55A89075">
            <w:rPr>
              <w:rStyle w:val="Hyperlink"/>
            </w:rPr>
            <w:t>Technical Specifics</w:t>
          </w:r>
          <w:r>
            <w:tab/>
          </w:r>
          <w:r>
            <w:fldChar w:fldCharType="begin"/>
          </w:r>
          <w:r>
            <w:instrText>PAGEREF _Toc1798567656 \h</w:instrText>
          </w:r>
          <w:r>
            <w:fldChar w:fldCharType="separate"/>
          </w:r>
          <w:r w:rsidRPr="55A89075" w:rsidR="55A89075">
            <w:rPr>
              <w:rStyle w:val="Hyperlink"/>
            </w:rPr>
            <w:t>21</w:t>
          </w:r>
          <w:r>
            <w:fldChar w:fldCharType="end"/>
          </w:r>
          <w:r>
            <w:fldChar w:fldCharType="end"/>
          </w:r>
        </w:p>
        <w:p w:rsidR="021C6639" w:rsidRDefault="021C6639" w14:paraId="4471AB7F" w14:textId="001B3073">
          <w:pPr>
            <w:pStyle w:val="TOC2"/>
            <w:tabs>
              <w:tab w:val="right" w:leader="dot" w:pos="10080"/>
            </w:tabs>
            <w:pPrChange w:author="Chetan Arora" w:date="2026-08-10T03:37:00Z" w:id="48">
              <w:pPr/>
            </w:pPrChange>
          </w:pPr>
          <w:r>
            <w:fldChar w:fldCharType="begin"/>
          </w:r>
          <w:r>
            <w:instrText xml:space="preserve">HYPERLINK  \l  "_Toc813941886" </w:instrText>
          </w:r>
          <w:r>
            <w:fldChar w:fldCharType="separate"/>
          </w:r>
          <w:r w:rsidRPr="55A89075" w:rsidR="55A89075">
            <w:rPr>
              <w:rStyle w:val="Hyperlink"/>
            </w:rPr>
            <w:t>Key Deliverables and Milestones</w:t>
          </w:r>
          <w:r>
            <w:tab/>
          </w:r>
          <w:r>
            <w:fldChar w:fldCharType="begin"/>
          </w:r>
          <w:r>
            <w:instrText>PAGEREF _Toc813941886 \h</w:instrText>
          </w:r>
          <w:r>
            <w:fldChar w:fldCharType="separate"/>
          </w:r>
          <w:r w:rsidRPr="55A89075" w:rsidR="55A89075">
            <w:rPr>
              <w:rStyle w:val="Hyperlink"/>
            </w:rPr>
            <w:t>22</w:t>
          </w:r>
          <w:r>
            <w:fldChar w:fldCharType="end"/>
          </w:r>
          <w:r>
            <w:fldChar w:fldCharType="end"/>
          </w:r>
        </w:p>
        <w:p w:rsidR="021C6639" w:rsidRDefault="021C6639" w14:paraId="7E6FE273" w14:textId="2AF15147">
          <w:pPr>
            <w:pStyle w:val="TOC3"/>
            <w:tabs>
              <w:tab w:val="right" w:leader="dot" w:pos="10080"/>
            </w:tabs>
            <w:pPrChange w:author="Chetan Arora" w:date="2026-08-10T03:37:00Z" w:id="49">
              <w:pPr/>
            </w:pPrChange>
          </w:pPr>
          <w:r>
            <w:fldChar w:fldCharType="begin"/>
          </w:r>
          <w:r>
            <w:instrText xml:space="preserve">HYPERLINK  \l  "_Toc1408473907" </w:instrText>
          </w:r>
          <w:r>
            <w:fldChar w:fldCharType="separate"/>
          </w:r>
          <w:r w:rsidRPr="55A89075" w:rsidR="55A89075">
            <w:rPr>
              <w:rStyle w:val="Hyperlink"/>
            </w:rPr>
            <w:t>M1 — Contract &amp; Mobilization — 10%   (tentative target: 11 September 2026)</w:t>
          </w:r>
          <w:r>
            <w:tab/>
          </w:r>
          <w:r>
            <w:fldChar w:fldCharType="begin"/>
          </w:r>
          <w:r>
            <w:instrText>PAGEREF _Toc1408473907 \h</w:instrText>
          </w:r>
          <w:r>
            <w:fldChar w:fldCharType="separate"/>
          </w:r>
          <w:r w:rsidRPr="55A89075" w:rsidR="55A89075">
            <w:rPr>
              <w:rStyle w:val="Hyperlink"/>
            </w:rPr>
            <w:t>22</w:t>
          </w:r>
          <w:r>
            <w:fldChar w:fldCharType="end"/>
          </w:r>
          <w:r>
            <w:fldChar w:fldCharType="end"/>
          </w:r>
        </w:p>
        <w:p w:rsidR="021C6639" w:rsidRDefault="021C6639" w14:paraId="7C3DE35F" w14:textId="20165A79">
          <w:pPr>
            <w:pStyle w:val="TOC3"/>
            <w:tabs>
              <w:tab w:val="right" w:leader="dot" w:pos="10080"/>
            </w:tabs>
            <w:pPrChange w:author="Chetan Arora" w:date="2026-08-10T03:37:00Z" w:id="50">
              <w:pPr/>
            </w:pPrChange>
          </w:pPr>
          <w:r>
            <w:fldChar w:fldCharType="begin"/>
          </w:r>
          <w:r>
            <w:instrText xml:space="preserve">HYPERLINK  \l  "_Toc347046392" </w:instrText>
          </w:r>
          <w:r>
            <w:fldChar w:fldCharType="separate"/>
          </w:r>
          <w:r w:rsidRPr="55A89075" w:rsidR="55A89075">
            <w:rPr>
              <w:rStyle w:val="Hyperlink"/>
            </w:rPr>
            <w:t>M2 — Requirements &amp; Architecture Sign-off — 15%   (tentative target: 30 September 2026)</w:t>
          </w:r>
          <w:r>
            <w:tab/>
          </w:r>
          <w:r>
            <w:fldChar w:fldCharType="begin"/>
          </w:r>
          <w:r>
            <w:instrText>PAGEREF _Toc347046392 \h</w:instrText>
          </w:r>
          <w:r>
            <w:fldChar w:fldCharType="separate"/>
          </w:r>
          <w:r w:rsidRPr="55A89075" w:rsidR="55A89075">
            <w:rPr>
              <w:rStyle w:val="Hyperlink"/>
            </w:rPr>
            <w:t>23</w:t>
          </w:r>
          <w:r>
            <w:fldChar w:fldCharType="end"/>
          </w:r>
          <w:r>
            <w:fldChar w:fldCharType="end"/>
          </w:r>
        </w:p>
        <w:p w:rsidR="021C6639" w:rsidRDefault="021C6639" w14:paraId="18C799C5" w14:textId="6FF29996">
          <w:pPr>
            <w:pStyle w:val="TOC3"/>
            <w:tabs>
              <w:tab w:val="right" w:leader="dot" w:pos="10080"/>
            </w:tabs>
            <w:pPrChange w:author="Chetan Arora" w:date="2026-08-10T03:37:00Z" w:id="51">
              <w:pPr/>
            </w:pPrChange>
          </w:pPr>
          <w:r>
            <w:fldChar w:fldCharType="begin"/>
          </w:r>
          <w:r>
            <w:instrText xml:space="preserve">HYPERLINK  \l  "_Toc531403269" </w:instrText>
          </w:r>
          <w:r>
            <w:fldChar w:fldCharType="separate"/>
          </w:r>
          <w:r w:rsidRPr="55A89075" w:rsidR="55A89075">
            <w:rPr>
              <w:rStyle w:val="Hyperlink"/>
            </w:rPr>
            <w:t>M3 — Design &amp; MVP Completion — 20%   (tentative target: 6 November 2026)</w:t>
          </w:r>
          <w:r>
            <w:tab/>
          </w:r>
          <w:r>
            <w:fldChar w:fldCharType="begin"/>
          </w:r>
          <w:r>
            <w:instrText>PAGEREF _Toc531403269 \h</w:instrText>
          </w:r>
          <w:r>
            <w:fldChar w:fldCharType="separate"/>
          </w:r>
          <w:r w:rsidRPr="55A89075" w:rsidR="55A89075">
            <w:rPr>
              <w:rStyle w:val="Hyperlink"/>
            </w:rPr>
            <w:t>23</w:t>
          </w:r>
          <w:r>
            <w:fldChar w:fldCharType="end"/>
          </w:r>
          <w:r>
            <w:fldChar w:fldCharType="end"/>
          </w:r>
        </w:p>
        <w:p w:rsidR="021C6639" w:rsidRDefault="021C6639" w14:paraId="013E037D" w14:textId="1D926E6D">
          <w:pPr>
            <w:pStyle w:val="TOC3"/>
            <w:tabs>
              <w:tab w:val="right" w:leader="dot" w:pos="10080"/>
            </w:tabs>
            <w:pPrChange w:author="Chetan Arora" w:date="2026-08-10T03:37:00Z" w:id="52">
              <w:pPr/>
            </w:pPrChange>
          </w:pPr>
          <w:r>
            <w:fldChar w:fldCharType="begin"/>
          </w:r>
          <w:r>
            <w:instrText xml:space="preserve">HYPERLINK  \l  "_Toc1149881638" </w:instrText>
          </w:r>
          <w:r>
            <w:fldChar w:fldCharType="separate"/>
          </w:r>
          <w:r w:rsidRPr="55A89075" w:rsidR="55A89075">
            <w:rPr>
              <w:rStyle w:val="Hyperlink"/>
            </w:rPr>
            <w:t>M4 — Development &amp; SIT Completion — 25%   (tentative target: 4 December 2026)</w:t>
          </w:r>
          <w:r>
            <w:tab/>
          </w:r>
          <w:r>
            <w:fldChar w:fldCharType="begin"/>
          </w:r>
          <w:r>
            <w:instrText>PAGEREF _Toc1149881638 \h</w:instrText>
          </w:r>
          <w:r>
            <w:fldChar w:fldCharType="separate"/>
          </w:r>
          <w:r w:rsidRPr="55A89075" w:rsidR="55A89075">
            <w:rPr>
              <w:rStyle w:val="Hyperlink"/>
            </w:rPr>
            <w:t>24</w:t>
          </w:r>
          <w:r>
            <w:fldChar w:fldCharType="end"/>
          </w:r>
          <w:r>
            <w:fldChar w:fldCharType="end"/>
          </w:r>
        </w:p>
        <w:p w:rsidR="021C6639" w:rsidRDefault="021C6639" w14:paraId="61B41334" w14:textId="0C12B8EA">
          <w:pPr>
            <w:pStyle w:val="TOC3"/>
            <w:tabs>
              <w:tab w:val="right" w:leader="dot" w:pos="10080"/>
            </w:tabs>
            <w:pPrChange w:author="Chetan Arora" w:date="2026-08-10T03:37:00Z" w:id="53">
              <w:pPr/>
            </w:pPrChange>
          </w:pPr>
          <w:r>
            <w:fldChar w:fldCharType="begin"/>
          </w:r>
          <w:r>
            <w:instrText xml:space="preserve">HYPERLINK  \l  "_Toc1947911113" </w:instrText>
          </w:r>
          <w:r>
            <w:fldChar w:fldCharType="separate"/>
          </w:r>
          <w:r w:rsidRPr="55A89075" w:rsidR="55A89075">
            <w:rPr>
              <w:rStyle w:val="Hyperlink"/>
            </w:rPr>
            <w:t>M5 — UAT Sign-off — 15%   (tentative target: 30 December 2026)</w:t>
          </w:r>
          <w:r>
            <w:tab/>
          </w:r>
          <w:r>
            <w:fldChar w:fldCharType="begin"/>
          </w:r>
          <w:r>
            <w:instrText>PAGEREF _Toc1947911113 \h</w:instrText>
          </w:r>
          <w:r>
            <w:fldChar w:fldCharType="separate"/>
          </w:r>
          <w:r w:rsidRPr="55A89075" w:rsidR="55A89075">
            <w:rPr>
              <w:rStyle w:val="Hyperlink"/>
            </w:rPr>
            <w:t>24</w:t>
          </w:r>
          <w:r>
            <w:fldChar w:fldCharType="end"/>
          </w:r>
          <w:r>
            <w:fldChar w:fldCharType="end"/>
          </w:r>
        </w:p>
        <w:p w:rsidR="021C6639" w:rsidRDefault="021C6639" w14:paraId="711BF572" w14:textId="404C18E4">
          <w:pPr>
            <w:pStyle w:val="TOC3"/>
            <w:tabs>
              <w:tab w:val="right" w:leader="dot" w:pos="10080"/>
            </w:tabs>
            <w:pPrChange w:author="Chetan Arora" w:date="2026-08-10T03:37:00Z" w:id="54">
              <w:pPr/>
            </w:pPrChange>
          </w:pPr>
          <w:r>
            <w:fldChar w:fldCharType="begin"/>
          </w:r>
          <w:r>
            <w:instrText xml:space="preserve">HYPERLINK  \l  "_Toc1395500086" </w:instrText>
          </w:r>
          <w:r>
            <w:fldChar w:fldCharType="separate"/>
          </w:r>
          <w:r w:rsidRPr="55A89075" w:rsidR="55A89075">
            <w:rPr>
              <w:rStyle w:val="Hyperlink"/>
            </w:rPr>
            <w:t>M6 — Production Go-Live — 10%   (tentative target: 15 February 2027)</w:t>
          </w:r>
          <w:r>
            <w:tab/>
          </w:r>
          <w:r>
            <w:fldChar w:fldCharType="begin"/>
          </w:r>
          <w:r>
            <w:instrText>PAGEREF _Toc1395500086 \h</w:instrText>
          </w:r>
          <w:r>
            <w:fldChar w:fldCharType="separate"/>
          </w:r>
          <w:r w:rsidRPr="55A89075" w:rsidR="55A89075">
            <w:rPr>
              <w:rStyle w:val="Hyperlink"/>
            </w:rPr>
            <w:t>25</w:t>
          </w:r>
          <w:r>
            <w:fldChar w:fldCharType="end"/>
          </w:r>
          <w:r>
            <w:fldChar w:fldCharType="end"/>
          </w:r>
        </w:p>
        <w:p w:rsidR="021C6639" w:rsidRDefault="021C6639" w14:paraId="70ADAF10" w14:textId="05B58CFD">
          <w:pPr>
            <w:pStyle w:val="TOC3"/>
            <w:tabs>
              <w:tab w:val="right" w:leader="dot" w:pos="10080"/>
            </w:tabs>
            <w:pPrChange w:author="Chetan Arora" w:date="2026-08-10T03:37:00Z" w:id="55">
              <w:pPr/>
            </w:pPrChange>
          </w:pPr>
          <w:r>
            <w:fldChar w:fldCharType="begin"/>
          </w:r>
          <w:r>
            <w:instrText xml:space="preserve">HYPERLINK  \l  "_Toc898587722" </w:instrText>
          </w:r>
          <w:r>
            <w:fldChar w:fldCharType="separate"/>
          </w:r>
          <w:r w:rsidRPr="55A89075" w:rsidR="55A89075">
            <w:rPr>
              <w:rStyle w:val="Hyperlink"/>
            </w:rPr>
            <w:t>M7 — Hypercare Exit — 5%   (tentative target: 31 March 2027)</w:t>
          </w:r>
          <w:r>
            <w:tab/>
          </w:r>
          <w:r>
            <w:fldChar w:fldCharType="begin"/>
          </w:r>
          <w:r>
            <w:instrText>PAGEREF _Toc898587722 \h</w:instrText>
          </w:r>
          <w:r>
            <w:fldChar w:fldCharType="separate"/>
          </w:r>
          <w:r w:rsidRPr="55A89075" w:rsidR="55A89075">
            <w:rPr>
              <w:rStyle w:val="Hyperlink"/>
            </w:rPr>
            <w:t>25</w:t>
          </w:r>
          <w:r>
            <w:fldChar w:fldCharType="end"/>
          </w:r>
          <w:r>
            <w:fldChar w:fldCharType="end"/>
          </w:r>
        </w:p>
        <w:p w:rsidR="021C6639" w:rsidRDefault="021C6639" w14:paraId="545E4D9D" w14:textId="5BC6A65C">
          <w:pPr>
            <w:pStyle w:val="TOC2"/>
            <w:tabs>
              <w:tab w:val="right" w:leader="dot" w:pos="10080"/>
            </w:tabs>
            <w:pPrChange w:author="Chetan Arora" w:date="2026-08-10T03:37:00Z" w:id="56">
              <w:pPr/>
            </w:pPrChange>
          </w:pPr>
          <w:r>
            <w:fldChar w:fldCharType="begin"/>
          </w:r>
          <w:r>
            <w:instrText xml:space="preserve">HYPERLINK  \l  "_Toc1656097824" </w:instrText>
          </w:r>
          <w:r>
            <w:fldChar w:fldCharType="separate"/>
          </w:r>
          <w:r w:rsidRPr="55A89075" w:rsidR="55A89075">
            <w:rPr>
              <w:rStyle w:val="Hyperlink"/>
            </w:rPr>
            <w:t>Delivery Timeline (Tentative as a reference)- vendor to agree the plan with Aon</w:t>
          </w:r>
          <w:r>
            <w:tab/>
          </w:r>
          <w:r>
            <w:fldChar w:fldCharType="begin"/>
          </w:r>
          <w:r>
            <w:instrText>PAGEREF _Toc1656097824 \h</w:instrText>
          </w:r>
          <w:r>
            <w:fldChar w:fldCharType="separate"/>
          </w:r>
          <w:r w:rsidRPr="55A89075" w:rsidR="55A89075">
            <w:rPr>
              <w:rStyle w:val="Hyperlink"/>
            </w:rPr>
            <w:t>26</w:t>
          </w:r>
          <w:r>
            <w:fldChar w:fldCharType="end"/>
          </w:r>
          <w:r>
            <w:fldChar w:fldCharType="end"/>
          </w:r>
        </w:p>
        <w:p w:rsidR="021C6639" w:rsidRDefault="021C6639" w14:paraId="6548C262" w14:textId="4A908B95">
          <w:pPr>
            <w:pStyle w:val="TOC2"/>
            <w:tabs>
              <w:tab w:val="right" w:leader="dot" w:pos="10080"/>
            </w:tabs>
            <w:pPrChange w:author="Chetan Arora" w:date="2026-08-10T03:37:00Z" w:id="57">
              <w:pPr/>
            </w:pPrChange>
          </w:pPr>
          <w:r>
            <w:fldChar w:fldCharType="begin"/>
          </w:r>
          <w:r>
            <w:instrText xml:space="preserve">HYPERLINK  \l  "_Toc1452500974" </w:instrText>
          </w:r>
          <w:r>
            <w:fldChar w:fldCharType="separate"/>
          </w:r>
          <w:r w:rsidRPr="55A89075" w:rsidR="55A89075">
            <w:rPr>
              <w:rStyle w:val="Hyperlink"/>
            </w:rPr>
            <w:t>Team Composition and Roles</w:t>
          </w:r>
          <w:r>
            <w:tab/>
          </w:r>
          <w:r>
            <w:fldChar w:fldCharType="begin"/>
          </w:r>
          <w:r>
            <w:instrText>PAGEREF _Toc1452500974 \h</w:instrText>
          </w:r>
          <w:r>
            <w:fldChar w:fldCharType="separate"/>
          </w:r>
          <w:r w:rsidRPr="55A89075" w:rsidR="55A89075">
            <w:rPr>
              <w:rStyle w:val="Hyperlink"/>
            </w:rPr>
            <w:t>26</w:t>
          </w:r>
          <w:r>
            <w:fldChar w:fldCharType="end"/>
          </w:r>
          <w:r>
            <w:fldChar w:fldCharType="end"/>
          </w:r>
        </w:p>
        <w:p w:rsidR="021C6639" w:rsidRDefault="021C6639" w14:paraId="18720C7E" w14:textId="40771359">
          <w:pPr>
            <w:pStyle w:val="TOC2"/>
            <w:tabs>
              <w:tab w:val="right" w:leader="dot" w:pos="10080"/>
            </w:tabs>
            <w:pPrChange w:author="Chetan Arora" w:date="2026-08-10T03:37:00Z" w:id="58">
              <w:pPr/>
            </w:pPrChange>
          </w:pPr>
          <w:r>
            <w:fldChar w:fldCharType="begin"/>
          </w:r>
          <w:r>
            <w:instrText xml:space="preserve">HYPERLINK  \l  "_Toc239719531" </w:instrText>
          </w:r>
          <w:r>
            <w:fldChar w:fldCharType="separate"/>
          </w:r>
          <w:r w:rsidRPr="55A89075" w:rsidR="55A89075">
            <w:rPr>
              <w:rStyle w:val="Hyperlink"/>
            </w:rPr>
            <w:t>Aon Resources</w:t>
          </w:r>
          <w:r>
            <w:tab/>
          </w:r>
          <w:r>
            <w:fldChar w:fldCharType="begin"/>
          </w:r>
          <w:r>
            <w:instrText>PAGEREF _Toc239719531 \h</w:instrText>
          </w:r>
          <w:r>
            <w:fldChar w:fldCharType="separate"/>
          </w:r>
          <w:r w:rsidRPr="55A89075" w:rsidR="55A89075">
            <w:rPr>
              <w:rStyle w:val="Hyperlink"/>
            </w:rPr>
            <w:t>27</w:t>
          </w:r>
          <w:r>
            <w:fldChar w:fldCharType="end"/>
          </w:r>
          <w:r>
            <w:fldChar w:fldCharType="end"/>
          </w:r>
        </w:p>
        <w:p w:rsidR="021C6639" w:rsidRDefault="021C6639" w14:paraId="269367B5" w14:textId="18AD7584">
          <w:pPr>
            <w:pStyle w:val="TOC1"/>
            <w:tabs>
              <w:tab w:val="right" w:leader="dot" w:pos="10080"/>
            </w:tabs>
            <w:pPrChange w:author="Chetan Arora" w:date="2026-08-10T03:37:00Z" w:id="59">
              <w:pPr/>
            </w:pPrChange>
          </w:pPr>
          <w:r>
            <w:fldChar w:fldCharType="begin"/>
          </w:r>
          <w:r>
            <w:instrText xml:space="preserve">HYPERLINK  \l  "_Toc410717402" </w:instrText>
          </w:r>
          <w:r>
            <w:fldChar w:fldCharType="separate"/>
          </w:r>
          <w:r w:rsidRPr="55A89075" w:rsidR="55A89075">
            <w:rPr>
              <w:rStyle w:val="Hyperlink"/>
            </w:rPr>
            <w:t>Architecture &amp; Technology</w:t>
          </w:r>
          <w:r>
            <w:tab/>
          </w:r>
          <w:r>
            <w:fldChar w:fldCharType="begin"/>
          </w:r>
          <w:r>
            <w:instrText>PAGEREF _Toc410717402 \h</w:instrText>
          </w:r>
          <w:r>
            <w:fldChar w:fldCharType="separate"/>
          </w:r>
          <w:r w:rsidRPr="55A89075" w:rsidR="55A89075">
            <w:rPr>
              <w:rStyle w:val="Hyperlink"/>
            </w:rPr>
            <w:t>28</w:t>
          </w:r>
          <w:r>
            <w:fldChar w:fldCharType="end"/>
          </w:r>
          <w:r>
            <w:fldChar w:fldCharType="end"/>
          </w:r>
        </w:p>
        <w:p w:rsidR="021C6639" w:rsidRDefault="021C6639" w14:paraId="5A7868DC" w14:textId="14B5EA0B">
          <w:pPr>
            <w:pStyle w:val="TOC2"/>
            <w:tabs>
              <w:tab w:val="right" w:leader="dot" w:pos="10080"/>
            </w:tabs>
            <w:pPrChange w:author="Chetan Arora" w:date="2026-08-10T03:37:00Z" w:id="60">
              <w:pPr/>
            </w:pPrChange>
          </w:pPr>
          <w:r>
            <w:fldChar w:fldCharType="begin"/>
          </w:r>
          <w:r>
            <w:instrText xml:space="preserve">HYPERLINK  \l  "_Toc1924417477" </w:instrText>
          </w:r>
          <w:r>
            <w:fldChar w:fldCharType="separate"/>
          </w:r>
          <w:r w:rsidRPr="55A89075" w:rsidR="55A89075">
            <w:rPr>
              <w:rStyle w:val="Hyperlink"/>
            </w:rPr>
            <w:t>Architecture Requirements</w:t>
          </w:r>
          <w:r>
            <w:tab/>
          </w:r>
          <w:r>
            <w:fldChar w:fldCharType="begin"/>
          </w:r>
          <w:r>
            <w:instrText>PAGEREF _Toc1924417477 \h</w:instrText>
          </w:r>
          <w:r>
            <w:fldChar w:fldCharType="separate"/>
          </w:r>
          <w:r w:rsidRPr="55A89075" w:rsidR="55A89075">
            <w:rPr>
              <w:rStyle w:val="Hyperlink"/>
            </w:rPr>
            <w:t>29</w:t>
          </w:r>
          <w:r>
            <w:fldChar w:fldCharType="end"/>
          </w:r>
          <w:r>
            <w:fldChar w:fldCharType="end"/>
          </w:r>
        </w:p>
        <w:p w:rsidR="021C6639" w:rsidRDefault="021C6639" w14:paraId="2C034524" w14:textId="5EAC875A">
          <w:pPr>
            <w:pStyle w:val="TOC2"/>
            <w:tabs>
              <w:tab w:val="right" w:leader="dot" w:pos="10080"/>
            </w:tabs>
            <w:pPrChange w:author="Chetan Arora" w:date="2026-08-10T03:37:00Z" w:id="61">
              <w:pPr/>
            </w:pPrChange>
          </w:pPr>
          <w:r>
            <w:fldChar w:fldCharType="begin"/>
          </w:r>
          <w:r>
            <w:instrText xml:space="preserve">HYPERLINK  \l  "_Toc641860136" </w:instrText>
          </w:r>
          <w:r>
            <w:fldChar w:fldCharType="separate"/>
          </w:r>
          <w:r w:rsidRPr="55A89075" w:rsidR="55A89075">
            <w:rPr>
              <w:rStyle w:val="Hyperlink"/>
            </w:rPr>
            <w:t>Meridian Reference Architecture (the "Meridian Pattern")</w:t>
          </w:r>
          <w:r>
            <w:tab/>
          </w:r>
          <w:r>
            <w:fldChar w:fldCharType="begin"/>
          </w:r>
          <w:r>
            <w:instrText>PAGEREF _Toc641860136 \h</w:instrText>
          </w:r>
          <w:r>
            <w:fldChar w:fldCharType="separate"/>
          </w:r>
          <w:r w:rsidRPr="55A89075" w:rsidR="55A89075">
            <w:rPr>
              <w:rStyle w:val="Hyperlink"/>
            </w:rPr>
            <w:t>29</w:t>
          </w:r>
          <w:r>
            <w:fldChar w:fldCharType="end"/>
          </w:r>
          <w:r>
            <w:fldChar w:fldCharType="end"/>
          </w:r>
        </w:p>
        <w:p w:rsidR="021C6639" w:rsidRDefault="021C6639" w14:paraId="164F76A4" w14:textId="76CA264F">
          <w:pPr>
            <w:pStyle w:val="TOC3"/>
            <w:tabs>
              <w:tab w:val="right" w:leader="dot" w:pos="10080"/>
            </w:tabs>
            <w:pPrChange w:author="Chetan Arora" w:date="2026-08-10T03:37:00Z" w:id="62">
              <w:pPr/>
            </w:pPrChange>
          </w:pPr>
          <w:r>
            <w:fldChar w:fldCharType="begin"/>
          </w:r>
          <w:r>
            <w:instrText xml:space="preserve">HYPERLINK  \l  "_Toc2057368735" </w:instrText>
          </w:r>
          <w:r>
            <w:fldChar w:fldCharType="separate"/>
          </w:r>
          <w:r w:rsidRPr="55A89075" w:rsidR="55A89075">
            <w:rPr>
              <w:rStyle w:val="Hyperlink"/>
            </w:rPr>
            <w:t>Layer Definitions</w:t>
          </w:r>
          <w:r>
            <w:tab/>
          </w:r>
          <w:r>
            <w:fldChar w:fldCharType="begin"/>
          </w:r>
          <w:r>
            <w:instrText>PAGEREF _Toc2057368735 \h</w:instrText>
          </w:r>
          <w:r>
            <w:fldChar w:fldCharType="separate"/>
          </w:r>
          <w:r w:rsidRPr="55A89075" w:rsidR="55A89075">
            <w:rPr>
              <w:rStyle w:val="Hyperlink"/>
            </w:rPr>
            <w:t>30</w:t>
          </w:r>
          <w:r>
            <w:fldChar w:fldCharType="end"/>
          </w:r>
          <w:r>
            <w:fldChar w:fldCharType="end"/>
          </w:r>
        </w:p>
        <w:p w:rsidR="021C6639" w:rsidRDefault="021C6639" w14:paraId="5E74E277" w14:textId="75090972">
          <w:pPr>
            <w:pStyle w:val="TOC3"/>
            <w:tabs>
              <w:tab w:val="right" w:leader="dot" w:pos="10080"/>
            </w:tabs>
            <w:pPrChange w:author="Chetan Arora" w:date="2026-08-10T03:37:00Z" w:id="63">
              <w:pPr/>
            </w:pPrChange>
          </w:pPr>
          <w:r>
            <w:fldChar w:fldCharType="begin"/>
          </w:r>
          <w:r>
            <w:instrText xml:space="preserve">HYPERLINK  \l  "_Toc1321302374" </w:instrText>
          </w:r>
          <w:r>
            <w:fldChar w:fldCharType="separate"/>
          </w:r>
          <w:r w:rsidRPr="55A89075" w:rsidR="55A89075">
            <w:rPr>
              <w:rStyle w:val="Hyperlink"/>
            </w:rPr>
            <w:t>Mandatory Adoption Rules</w:t>
          </w:r>
          <w:r>
            <w:tab/>
          </w:r>
          <w:r>
            <w:fldChar w:fldCharType="begin"/>
          </w:r>
          <w:r>
            <w:instrText>PAGEREF _Toc1321302374 \h</w:instrText>
          </w:r>
          <w:r>
            <w:fldChar w:fldCharType="separate"/>
          </w:r>
          <w:r w:rsidRPr="55A89075" w:rsidR="55A89075">
            <w:rPr>
              <w:rStyle w:val="Hyperlink"/>
            </w:rPr>
            <w:t>31</w:t>
          </w:r>
          <w:r>
            <w:fldChar w:fldCharType="end"/>
          </w:r>
          <w:r>
            <w:fldChar w:fldCharType="end"/>
          </w:r>
        </w:p>
        <w:p w:rsidR="021C6639" w:rsidRDefault="021C6639" w14:paraId="78F75548" w14:textId="1B23FF49">
          <w:pPr>
            <w:pStyle w:val="TOC3"/>
            <w:tabs>
              <w:tab w:val="right" w:leader="dot" w:pos="10080"/>
            </w:tabs>
            <w:pPrChange w:author="Chetan Arora" w:date="2026-08-10T03:37:00Z" w:id="64">
              <w:pPr/>
            </w:pPrChange>
          </w:pPr>
          <w:r>
            <w:fldChar w:fldCharType="begin"/>
          </w:r>
          <w:r>
            <w:instrText xml:space="preserve">HYPERLINK  \l  "_Toc476530952" </w:instrText>
          </w:r>
          <w:r>
            <w:fldChar w:fldCharType="separate"/>
          </w:r>
          <w:r w:rsidRPr="55A89075" w:rsidR="55A89075">
            <w:rPr>
              <w:rStyle w:val="Hyperlink"/>
            </w:rPr>
            <w:t>Meridian Integration Levels</w:t>
          </w:r>
          <w:r>
            <w:tab/>
          </w:r>
          <w:r>
            <w:fldChar w:fldCharType="begin"/>
          </w:r>
          <w:r>
            <w:instrText>PAGEREF _Toc476530952 \h</w:instrText>
          </w:r>
          <w:r>
            <w:fldChar w:fldCharType="separate"/>
          </w:r>
          <w:r w:rsidRPr="55A89075" w:rsidR="55A89075">
            <w:rPr>
              <w:rStyle w:val="Hyperlink"/>
            </w:rPr>
            <w:t>31</w:t>
          </w:r>
          <w:r>
            <w:fldChar w:fldCharType="end"/>
          </w:r>
          <w:r>
            <w:fldChar w:fldCharType="end"/>
          </w:r>
        </w:p>
        <w:p w:rsidR="021C6639" w:rsidRDefault="021C6639" w14:paraId="0E32E141" w14:textId="0BA3F263">
          <w:pPr>
            <w:pStyle w:val="TOC3"/>
            <w:tabs>
              <w:tab w:val="right" w:leader="dot" w:pos="10080"/>
            </w:tabs>
            <w:pPrChange w:author="Chetan Arora" w:date="2026-08-10T03:37:00Z" w:id="65">
              <w:pPr/>
            </w:pPrChange>
          </w:pPr>
          <w:r>
            <w:fldChar w:fldCharType="begin"/>
          </w:r>
          <w:r>
            <w:instrText xml:space="preserve">HYPERLINK  \l  "_Toc1853045383" </w:instrText>
          </w:r>
          <w:r>
            <w:fldChar w:fldCharType="separate"/>
          </w:r>
          <w:r w:rsidRPr="55A89075" w:rsidR="55A89075">
            <w:rPr>
              <w:rStyle w:val="Hyperlink"/>
            </w:rPr>
            <w:t>Cross-Cutting Concerns</w:t>
          </w:r>
          <w:r>
            <w:tab/>
          </w:r>
          <w:r>
            <w:fldChar w:fldCharType="begin"/>
          </w:r>
          <w:r>
            <w:instrText>PAGEREF _Toc1853045383 \h</w:instrText>
          </w:r>
          <w:r>
            <w:fldChar w:fldCharType="separate"/>
          </w:r>
          <w:r w:rsidRPr="55A89075" w:rsidR="55A89075">
            <w:rPr>
              <w:rStyle w:val="Hyperlink"/>
            </w:rPr>
            <w:t>32</w:t>
          </w:r>
          <w:r>
            <w:fldChar w:fldCharType="end"/>
          </w:r>
          <w:r>
            <w:fldChar w:fldCharType="end"/>
          </w:r>
        </w:p>
        <w:p w:rsidR="021C6639" w:rsidRDefault="021C6639" w14:paraId="5A101096" w14:textId="06792C70">
          <w:pPr>
            <w:pStyle w:val="TOC3"/>
            <w:tabs>
              <w:tab w:val="right" w:leader="dot" w:pos="10080"/>
            </w:tabs>
            <w:pPrChange w:author="Chetan Arora" w:date="2026-08-10T03:37:00Z" w:id="66">
              <w:pPr/>
            </w:pPrChange>
          </w:pPr>
          <w:r>
            <w:fldChar w:fldCharType="begin"/>
          </w:r>
          <w:r>
            <w:instrText xml:space="preserve">HYPERLINK  \l  "_Toc549506175" </w:instrText>
          </w:r>
          <w:r>
            <w:fldChar w:fldCharType="separate"/>
          </w:r>
          <w:r w:rsidRPr="55A89075" w:rsidR="55A89075">
            <w:rPr>
              <w:rStyle w:val="Hyperlink"/>
            </w:rPr>
            <w:t>Adoption Guidance</w:t>
          </w:r>
          <w:r>
            <w:tab/>
          </w:r>
          <w:r>
            <w:fldChar w:fldCharType="begin"/>
          </w:r>
          <w:r>
            <w:instrText>PAGEREF _Toc549506175 \h</w:instrText>
          </w:r>
          <w:r>
            <w:fldChar w:fldCharType="separate"/>
          </w:r>
          <w:r w:rsidRPr="55A89075" w:rsidR="55A89075">
            <w:rPr>
              <w:rStyle w:val="Hyperlink"/>
            </w:rPr>
            <w:t>32</w:t>
          </w:r>
          <w:r>
            <w:fldChar w:fldCharType="end"/>
          </w:r>
          <w:r>
            <w:fldChar w:fldCharType="end"/>
          </w:r>
        </w:p>
        <w:p w:rsidR="021C6639" w:rsidRDefault="021C6639" w14:paraId="48E4B5DD" w14:textId="59DD4428">
          <w:pPr>
            <w:pStyle w:val="TOC3"/>
            <w:tabs>
              <w:tab w:val="right" w:leader="dot" w:pos="10080"/>
            </w:tabs>
            <w:pPrChange w:author="Chetan Arora" w:date="2026-08-10T03:37:00Z" w:id="67">
              <w:pPr/>
            </w:pPrChange>
          </w:pPr>
          <w:r>
            <w:fldChar w:fldCharType="begin"/>
          </w:r>
          <w:r>
            <w:instrText xml:space="preserve">HYPERLINK  \l  "_Toc1388323114" </w:instrText>
          </w:r>
          <w:r>
            <w:fldChar w:fldCharType="separate"/>
          </w:r>
          <w:r w:rsidRPr="55A89075" w:rsidR="55A89075">
            <w:rPr>
              <w:rStyle w:val="Hyperlink"/>
            </w:rPr>
            <w:t>Pattern Alignment Considerations for This Engagement</w:t>
          </w:r>
          <w:r>
            <w:tab/>
          </w:r>
          <w:r>
            <w:fldChar w:fldCharType="begin"/>
          </w:r>
          <w:r>
            <w:instrText>PAGEREF _Toc1388323114 \h</w:instrText>
          </w:r>
          <w:r>
            <w:fldChar w:fldCharType="separate"/>
          </w:r>
          <w:r w:rsidRPr="55A89075" w:rsidR="55A89075">
            <w:rPr>
              <w:rStyle w:val="Hyperlink"/>
            </w:rPr>
            <w:t>32</w:t>
          </w:r>
          <w:r>
            <w:fldChar w:fldCharType="end"/>
          </w:r>
          <w:r>
            <w:fldChar w:fldCharType="end"/>
          </w:r>
        </w:p>
        <w:p w:rsidR="021C6639" w:rsidRDefault="021C6639" w14:paraId="32628005" w14:textId="4E39C818">
          <w:pPr>
            <w:pStyle w:val="TOC3"/>
            <w:tabs>
              <w:tab w:val="right" w:leader="dot" w:pos="10080"/>
            </w:tabs>
            <w:pPrChange w:author="Chetan Arora" w:date="2026-08-10T03:37:00Z" w:id="68">
              <w:pPr/>
            </w:pPrChange>
          </w:pPr>
          <w:r>
            <w:fldChar w:fldCharType="begin"/>
          </w:r>
          <w:r>
            <w:instrText xml:space="preserve">HYPERLINK  \l  "_Toc382346418" </w:instrText>
          </w:r>
          <w:r>
            <w:fldChar w:fldCharType="separate"/>
          </w:r>
          <w:r w:rsidRPr="55A89075" w:rsidR="55A89075">
            <w:rPr>
              <w:rStyle w:val="Hyperlink"/>
            </w:rPr>
            <w:t>Target-State Client Experience Architecture</w:t>
          </w:r>
          <w:r>
            <w:tab/>
          </w:r>
          <w:r>
            <w:fldChar w:fldCharType="begin"/>
          </w:r>
          <w:r>
            <w:instrText>PAGEREF _Toc382346418 \h</w:instrText>
          </w:r>
          <w:r>
            <w:fldChar w:fldCharType="separate"/>
          </w:r>
          <w:r w:rsidRPr="55A89075" w:rsidR="55A89075">
            <w:rPr>
              <w:rStyle w:val="Hyperlink"/>
            </w:rPr>
            <w:t>33</w:t>
          </w:r>
          <w:r>
            <w:fldChar w:fldCharType="end"/>
          </w:r>
          <w:r>
            <w:fldChar w:fldCharType="end"/>
          </w:r>
        </w:p>
        <w:p w:rsidR="021C6639" w:rsidRDefault="021C6639" w14:paraId="087AAFAD" w14:textId="5AAF2BF4">
          <w:pPr>
            <w:pStyle w:val="TOC3"/>
            <w:tabs>
              <w:tab w:val="right" w:leader="dot" w:pos="10080"/>
            </w:tabs>
            <w:pPrChange w:author="Chetan Arora" w:date="2026-08-10T03:37:00Z" w:id="69">
              <w:pPr/>
            </w:pPrChange>
          </w:pPr>
          <w:r>
            <w:fldChar w:fldCharType="begin"/>
          </w:r>
          <w:r>
            <w:instrText xml:space="preserve">HYPERLINK  \l  "_Toc1621858300" </w:instrText>
          </w:r>
          <w:r>
            <w:fldChar w:fldCharType="separate"/>
          </w:r>
          <w:r w:rsidRPr="55A89075" w:rsidR="55A89075">
            <w:rPr>
              <w:rStyle w:val="Hyperlink"/>
            </w:rPr>
            <w:t>Participating Business and Technology Services</w:t>
          </w:r>
          <w:r>
            <w:tab/>
          </w:r>
          <w:r>
            <w:fldChar w:fldCharType="begin"/>
          </w:r>
          <w:r>
            <w:instrText>PAGEREF _Toc1621858300 \h</w:instrText>
          </w:r>
          <w:r>
            <w:fldChar w:fldCharType="separate"/>
          </w:r>
          <w:r w:rsidRPr="55A89075" w:rsidR="55A89075">
            <w:rPr>
              <w:rStyle w:val="Hyperlink"/>
            </w:rPr>
            <w:t>34</w:t>
          </w:r>
          <w:r>
            <w:fldChar w:fldCharType="end"/>
          </w:r>
          <w:r>
            <w:fldChar w:fldCharType="end"/>
          </w:r>
        </w:p>
        <w:p w:rsidR="021C6639" w:rsidRDefault="021C6639" w14:paraId="07BACD7E" w14:textId="1DE5BFA6">
          <w:pPr>
            <w:pStyle w:val="TOC3"/>
            <w:tabs>
              <w:tab w:val="right" w:leader="dot" w:pos="10080"/>
            </w:tabs>
            <w:pPrChange w:author="Chetan Arora" w:date="2026-08-10T03:37:00Z" w:id="70">
              <w:pPr/>
            </w:pPrChange>
          </w:pPr>
          <w:r>
            <w:fldChar w:fldCharType="begin"/>
          </w:r>
          <w:r>
            <w:instrText xml:space="preserve">HYPERLINK  \l  "_Toc116658574" </w:instrText>
          </w:r>
          <w:r>
            <w:fldChar w:fldCharType="separate"/>
          </w:r>
          <w:r w:rsidRPr="55A89075" w:rsidR="55A89075">
            <w:rPr>
              <w:rStyle w:val="Hyperlink"/>
            </w:rPr>
            <w:t>Business Actors</w:t>
          </w:r>
          <w:r>
            <w:tab/>
          </w:r>
          <w:r>
            <w:fldChar w:fldCharType="begin"/>
          </w:r>
          <w:r>
            <w:instrText>PAGEREF _Toc116658574 \h</w:instrText>
          </w:r>
          <w:r>
            <w:fldChar w:fldCharType="separate"/>
          </w:r>
          <w:r w:rsidRPr="55A89075" w:rsidR="55A89075">
            <w:rPr>
              <w:rStyle w:val="Hyperlink"/>
            </w:rPr>
            <w:t>35</w:t>
          </w:r>
          <w:r>
            <w:fldChar w:fldCharType="end"/>
          </w:r>
          <w:r>
            <w:fldChar w:fldCharType="end"/>
          </w:r>
        </w:p>
        <w:p w:rsidR="021C6639" w:rsidRDefault="021C6639" w14:paraId="69DEF225" w14:textId="1BB46888">
          <w:pPr>
            <w:pStyle w:val="TOC3"/>
            <w:tabs>
              <w:tab w:val="right" w:leader="dot" w:pos="10080"/>
            </w:tabs>
            <w:pPrChange w:author="Chetan Arora" w:date="2026-08-10T03:37:00Z" w:id="71">
              <w:pPr/>
            </w:pPrChange>
          </w:pPr>
          <w:r>
            <w:fldChar w:fldCharType="begin"/>
          </w:r>
          <w:r>
            <w:instrText xml:space="preserve">HYPERLINK  \l  "_Toc1083373957" </w:instrText>
          </w:r>
          <w:r>
            <w:fldChar w:fldCharType="separate"/>
          </w:r>
          <w:r w:rsidRPr="55A89075" w:rsidR="55A89075">
            <w:rPr>
              <w:rStyle w:val="Hyperlink"/>
            </w:rPr>
            <w:t>Client Organisation Hierarchy and Scope Rule</w:t>
          </w:r>
          <w:r>
            <w:tab/>
          </w:r>
          <w:r>
            <w:fldChar w:fldCharType="begin"/>
          </w:r>
          <w:r>
            <w:instrText>PAGEREF _Toc1083373957 \h</w:instrText>
          </w:r>
          <w:r>
            <w:fldChar w:fldCharType="separate"/>
          </w:r>
          <w:r w:rsidRPr="55A89075" w:rsidR="55A89075">
            <w:rPr>
              <w:rStyle w:val="Hyperlink"/>
            </w:rPr>
            <w:t>35</w:t>
          </w:r>
          <w:r>
            <w:fldChar w:fldCharType="end"/>
          </w:r>
          <w:r>
            <w:fldChar w:fldCharType="end"/>
          </w:r>
        </w:p>
        <w:p w:rsidR="021C6639" w:rsidRDefault="021C6639" w14:paraId="340BEED0" w14:textId="5D80F958">
          <w:pPr>
            <w:pStyle w:val="TOC3"/>
            <w:tabs>
              <w:tab w:val="right" w:leader="dot" w:pos="10080"/>
            </w:tabs>
            <w:pPrChange w:author="Chetan Arora" w:date="2026-08-10T03:37:00Z" w:id="72">
              <w:pPr/>
            </w:pPrChange>
          </w:pPr>
          <w:r>
            <w:fldChar w:fldCharType="begin"/>
          </w:r>
          <w:r>
            <w:instrText xml:space="preserve">HYPERLINK  \l  "_Toc509895174" </w:instrText>
          </w:r>
          <w:r>
            <w:fldChar w:fldCharType="separate"/>
          </w:r>
          <w:r w:rsidRPr="55A89075" w:rsidR="55A89075">
            <w:rPr>
              <w:rStyle w:val="Hyperlink"/>
            </w:rPr>
            <w:t>User Journey 1 — FNOL Initiation (UJ-001)</w:t>
          </w:r>
          <w:r>
            <w:tab/>
          </w:r>
          <w:r>
            <w:fldChar w:fldCharType="begin"/>
          </w:r>
          <w:r>
            <w:instrText>PAGEREF _Toc509895174 \h</w:instrText>
          </w:r>
          <w:r>
            <w:fldChar w:fldCharType="separate"/>
          </w:r>
          <w:r w:rsidRPr="55A89075" w:rsidR="55A89075">
            <w:rPr>
              <w:rStyle w:val="Hyperlink"/>
            </w:rPr>
            <w:t>36</w:t>
          </w:r>
          <w:r>
            <w:fldChar w:fldCharType="end"/>
          </w:r>
          <w:r>
            <w:fldChar w:fldCharType="end"/>
          </w:r>
        </w:p>
        <w:p w:rsidR="021C6639" w:rsidRDefault="021C6639" w14:paraId="11AB6C0B" w14:textId="67DD0337">
          <w:pPr>
            <w:pStyle w:val="TOC3"/>
            <w:tabs>
              <w:tab w:val="right" w:leader="dot" w:pos="10080"/>
            </w:tabs>
            <w:pPrChange w:author="Chetan Arora" w:date="2026-08-10T03:37:00Z" w:id="73">
              <w:pPr/>
            </w:pPrChange>
          </w:pPr>
          <w:r>
            <w:fldChar w:fldCharType="begin"/>
          </w:r>
          <w:r>
            <w:instrText xml:space="preserve">HYPERLINK  \l  "_Toc1089959323" </w:instrText>
          </w:r>
          <w:r>
            <w:fldChar w:fldCharType="separate"/>
          </w:r>
          <w:r w:rsidRPr="55A89075" w:rsidR="55A89075">
            <w:rPr>
              <w:rStyle w:val="Hyperlink"/>
            </w:rPr>
            <w:t>User Journey 2 — Claims Access and Monitoring (UJ-002)</w:t>
          </w:r>
          <w:r>
            <w:tab/>
          </w:r>
          <w:r>
            <w:fldChar w:fldCharType="begin"/>
          </w:r>
          <w:r>
            <w:instrText>PAGEREF _Toc1089959323 \h</w:instrText>
          </w:r>
          <w:r>
            <w:fldChar w:fldCharType="separate"/>
          </w:r>
          <w:r w:rsidRPr="55A89075" w:rsidR="55A89075">
            <w:rPr>
              <w:rStyle w:val="Hyperlink"/>
            </w:rPr>
            <w:t>37</w:t>
          </w:r>
          <w:r>
            <w:fldChar w:fldCharType="end"/>
          </w:r>
          <w:r>
            <w:fldChar w:fldCharType="end"/>
          </w:r>
        </w:p>
        <w:p w:rsidR="021C6639" w:rsidRDefault="021C6639" w14:paraId="6C3F3C27" w14:textId="7C09B4CD">
          <w:pPr>
            <w:pStyle w:val="TOC3"/>
            <w:tabs>
              <w:tab w:val="right" w:leader="dot" w:pos="10080"/>
            </w:tabs>
            <w:pPrChange w:author="Chetan Arora" w:date="2026-08-10T03:37:00Z" w:id="74">
              <w:pPr/>
            </w:pPrChange>
          </w:pPr>
          <w:r>
            <w:fldChar w:fldCharType="begin"/>
          </w:r>
          <w:r>
            <w:instrText xml:space="preserve">HYPERLINK  \l  "_Toc2068454706" </w:instrText>
          </w:r>
          <w:r>
            <w:fldChar w:fldCharType="separate"/>
          </w:r>
          <w:r w:rsidRPr="55A89075" w:rsidR="55A89075">
            <w:rPr>
              <w:rStyle w:val="Hyperlink"/>
            </w:rPr>
            <w:t>Confirmed Business Rules</w:t>
          </w:r>
          <w:r>
            <w:tab/>
          </w:r>
          <w:r>
            <w:fldChar w:fldCharType="begin"/>
          </w:r>
          <w:r>
            <w:instrText>PAGEREF _Toc2068454706 \h</w:instrText>
          </w:r>
          <w:r>
            <w:fldChar w:fldCharType="separate"/>
          </w:r>
          <w:r w:rsidRPr="55A89075" w:rsidR="55A89075">
            <w:rPr>
              <w:rStyle w:val="Hyperlink"/>
            </w:rPr>
            <w:t>38</w:t>
          </w:r>
          <w:r>
            <w:fldChar w:fldCharType="end"/>
          </w:r>
          <w:r>
            <w:fldChar w:fldCharType="end"/>
          </w:r>
        </w:p>
        <w:p w:rsidR="021C6639" w:rsidRDefault="021C6639" w14:paraId="497B63A6" w14:textId="4842DC04">
          <w:pPr>
            <w:pStyle w:val="TOC3"/>
            <w:tabs>
              <w:tab w:val="right" w:leader="dot" w:pos="10080"/>
            </w:tabs>
            <w:pPrChange w:author="Chetan Arora" w:date="2026-08-10T03:37:00Z" w:id="75">
              <w:pPr/>
            </w:pPrChange>
          </w:pPr>
          <w:r>
            <w:fldChar w:fldCharType="begin"/>
          </w:r>
          <w:r>
            <w:instrText xml:space="preserve">HYPERLINK  \l  "_Toc606285035" </w:instrText>
          </w:r>
          <w:r>
            <w:fldChar w:fldCharType="separate"/>
          </w:r>
          <w:r w:rsidRPr="55A89075" w:rsidR="55A89075">
            <w:rPr>
              <w:rStyle w:val="Hyperlink"/>
            </w:rPr>
            <w:t>Role-Based Access Control Model</w:t>
          </w:r>
          <w:r>
            <w:tab/>
          </w:r>
          <w:r>
            <w:fldChar w:fldCharType="begin"/>
          </w:r>
          <w:r>
            <w:instrText>PAGEREF _Toc606285035 \h</w:instrText>
          </w:r>
          <w:r>
            <w:fldChar w:fldCharType="separate"/>
          </w:r>
          <w:r w:rsidRPr="55A89075" w:rsidR="55A89075">
            <w:rPr>
              <w:rStyle w:val="Hyperlink"/>
            </w:rPr>
            <w:t>39</w:t>
          </w:r>
          <w:r>
            <w:fldChar w:fldCharType="end"/>
          </w:r>
          <w:r>
            <w:fldChar w:fldCharType="end"/>
          </w:r>
        </w:p>
        <w:p w:rsidR="021C6639" w:rsidRDefault="021C6639" w14:paraId="14E39293" w14:textId="7E1241BE">
          <w:pPr>
            <w:pStyle w:val="TOC3"/>
            <w:tabs>
              <w:tab w:val="right" w:leader="dot" w:pos="10080"/>
            </w:tabs>
            <w:pPrChange w:author="Chetan Arora" w:date="2026-08-10T03:37:00Z" w:id="76">
              <w:pPr/>
            </w:pPrChange>
          </w:pPr>
          <w:r>
            <w:fldChar w:fldCharType="begin"/>
          </w:r>
          <w:r>
            <w:instrText xml:space="preserve">HYPERLINK  \l  "_Toc728375969" </w:instrText>
          </w:r>
          <w:r>
            <w:fldChar w:fldCharType="separate"/>
          </w:r>
          <w:r w:rsidRPr="55A89075" w:rsidR="55A89075">
            <w:rPr>
              <w:rStyle w:val="Hyperlink"/>
            </w:rPr>
            <w:t>Architecture Decisions and Open Items for Providers</w:t>
          </w:r>
          <w:r>
            <w:tab/>
          </w:r>
          <w:r>
            <w:fldChar w:fldCharType="begin"/>
          </w:r>
          <w:r>
            <w:instrText>PAGEREF _Toc728375969 \h</w:instrText>
          </w:r>
          <w:r>
            <w:fldChar w:fldCharType="separate"/>
          </w:r>
          <w:r w:rsidRPr="55A89075" w:rsidR="55A89075">
            <w:rPr>
              <w:rStyle w:val="Hyperlink"/>
            </w:rPr>
            <w:t>40</w:t>
          </w:r>
          <w:r>
            <w:fldChar w:fldCharType="end"/>
          </w:r>
          <w:r>
            <w:fldChar w:fldCharType="end"/>
          </w:r>
        </w:p>
        <w:p w:rsidR="021C6639" w:rsidRDefault="021C6639" w14:paraId="2B6CF0E4" w14:textId="1F3E1CC7">
          <w:pPr>
            <w:pStyle w:val="TOC1"/>
            <w:tabs>
              <w:tab w:val="right" w:leader="dot" w:pos="10080"/>
            </w:tabs>
            <w:pPrChange w:author="Chetan Arora" w:date="2026-08-10T03:37:00Z" w:id="77">
              <w:pPr/>
            </w:pPrChange>
          </w:pPr>
          <w:r>
            <w:fldChar w:fldCharType="begin"/>
          </w:r>
          <w:r>
            <w:instrText xml:space="preserve">HYPERLINK  \l  "_Toc1349848203" </w:instrText>
          </w:r>
          <w:r>
            <w:fldChar w:fldCharType="separate"/>
          </w:r>
          <w:r w:rsidRPr="55A89075" w:rsidR="55A89075">
            <w:rPr>
              <w:rStyle w:val="Hyperlink"/>
            </w:rPr>
            <w:t>Non-Functional Requirements</w:t>
          </w:r>
          <w:r>
            <w:tab/>
          </w:r>
          <w:r>
            <w:fldChar w:fldCharType="begin"/>
          </w:r>
          <w:r>
            <w:instrText>PAGEREF _Toc1349848203 \h</w:instrText>
          </w:r>
          <w:r>
            <w:fldChar w:fldCharType="separate"/>
          </w:r>
          <w:r w:rsidRPr="55A89075" w:rsidR="55A89075">
            <w:rPr>
              <w:rStyle w:val="Hyperlink"/>
            </w:rPr>
            <w:t>41</w:t>
          </w:r>
          <w:r>
            <w:fldChar w:fldCharType="end"/>
          </w:r>
          <w:r>
            <w:fldChar w:fldCharType="end"/>
          </w:r>
        </w:p>
        <w:p w:rsidR="021C6639" w:rsidRDefault="021C6639" w14:paraId="7D7A84D7" w14:textId="78F51C01">
          <w:pPr>
            <w:pStyle w:val="TOC2"/>
            <w:tabs>
              <w:tab w:val="right" w:leader="dot" w:pos="10080"/>
            </w:tabs>
            <w:pPrChange w:author="Chetan Arora" w:date="2026-08-10T03:37:00Z" w:id="78">
              <w:pPr/>
            </w:pPrChange>
          </w:pPr>
          <w:r>
            <w:fldChar w:fldCharType="begin"/>
          </w:r>
          <w:r>
            <w:instrText xml:space="preserve">HYPERLINK  \l  "_Toc2058820311" </w:instrText>
          </w:r>
          <w:r>
            <w:fldChar w:fldCharType="separate"/>
          </w:r>
          <w:r w:rsidRPr="55A89075" w:rsidR="55A89075">
            <w:rPr>
              <w:rStyle w:val="Hyperlink"/>
            </w:rPr>
            <w:t>Application Profile (Design Authority Metadata)</w:t>
          </w:r>
          <w:r>
            <w:tab/>
          </w:r>
          <w:r>
            <w:fldChar w:fldCharType="begin"/>
          </w:r>
          <w:r>
            <w:instrText>PAGEREF _Toc2058820311 \h</w:instrText>
          </w:r>
          <w:r>
            <w:fldChar w:fldCharType="separate"/>
          </w:r>
          <w:r w:rsidRPr="55A89075" w:rsidR="55A89075">
            <w:rPr>
              <w:rStyle w:val="Hyperlink"/>
            </w:rPr>
            <w:t>42</w:t>
          </w:r>
          <w:r>
            <w:fldChar w:fldCharType="end"/>
          </w:r>
          <w:r>
            <w:fldChar w:fldCharType="end"/>
          </w:r>
        </w:p>
        <w:p w:rsidR="021C6639" w:rsidRDefault="021C6639" w14:paraId="12A144FD" w14:textId="393E52BF">
          <w:pPr>
            <w:pStyle w:val="TOC2"/>
            <w:tabs>
              <w:tab w:val="right" w:leader="dot" w:pos="10080"/>
            </w:tabs>
            <w:pPrChange w:author="Chetan Arora" w:date="2026-08-10T03:37:00Z" w:id="79">
              <w:pPr/>
            </w:pPrChange>
          </w:pPr>
          <w:r>
            <w:fldChar w:fldCharType="begin"/>
          </w:r>
          <w:r>
            <w:instrText xml:space="preserve">HYPERLINK  \l  "_Toc418185113" </w:instrText>
          </w:r>
          <w:r>
            <w:fldChar w:fldCharType="separate"/>
          </w:r>
          <w:r w:rsidRPr="55A89075" w:rsidR="55A89075">
            <w:rPr>
              <w:rStyle w:val="Hyperlink"/>
            </w:rPr>
            <w:t>Consolidated Non-Functional Requirements</w:t>
          </w:r>
          <w:r>
            <w:tab/>
          </w:r>
          <w:r>
            <w:fldChar w:fldCharType="begin"/>
          </w:r>
          <w:r>
            <w:instrText>PAGEREF _Toc418185113 \h</w:instrText>
          </w:r>
          <w:r>
            <w:fldChar w:fldCharType="separate"/>
          </w:r>
          <w:r w:rsidRPr="55A89075" w:rsidR="55A89075">
            <w:rPr>
              <w:rStyle w:val="Hyperlink"/>
            </w:rPr>
            <w:t>42</w:t>
          </w:r>
          <w:r>
            <w:fldChar w:fldCharType="end"/>
          </w:r>
          <w:r>
            <w:fldChar w:fldCharType="end"/>
          </w:r>
        </w:p>
        <w:p w:rsidR="021C6639" w:rsidRDefault="021C6639" w14:paraId="17CAFD61" w14:textId="6244C123">
          <w:pPr>
            <w:pStyle w:val="TOC3"/>
            <w:tabs>
              <w:tab w:val="right" w:leader="dot" w:pos="10080"/>
            </w:tabs>
            <w:pPrChange w:author="Chetan Arora" w:date="2026-08-10T03:37:00Z" w:id="80">
              <w:pPr/>
            </w:pPrChange>
          </w:pPr>
          <w:r>
            <w:fldChar w:fldCharType="begin"/>
          </w:r>
          <w:r>
            <w:instrText xml:space="preserve">HYPERLINK  \l  "_Toc1443839725" </w:instrText>
          </w:r>
          <w:r>
            <w:fldChar w:fldCharType="separate"/>
          </w:r>
          <w:r w:rsidRPr="55A89075" w:rsidR="55A89075">
            <w:rPr>
              <w:rStyle w:val="Hyperlink"/>
            </w:rPr>
            <w:t>1. Security &amp; Access Control</w:t>
          </w:r>
          <w:r>
            <w:tab/>
          </w:r>
          <w:r>
            <w:fldChar w:fldCharType="begin"/>
          </w:r>
          <w:r>
            <w:instrText>PAGEREF _Toc1443839725 \h</w:instrText>
          </w:r>
          <w:r>
            <w:fldChar w:fldCharType="separate"/>
          </w:r>
          <w:r w:rsidRPr="55A89075" w:rsidR="55A89075">
            <w:rPr>
              <w:rStyle w:val="Hyperlink"/>
            </w:rPr>
            <w:t>43</w:t>
          </w:r>
          <w:r>
            <w:fldChar w:fldCharType="end"/>
          </w:r>
          <w:r>
            <w:fldChar w:fldCharType="end"/>
          </w:r>
        </w:p>
        <w:p w:rsidR="021C6639" w:rsidRDefault="021C6639" w14:paraId="1B21E10A" w14:textId="659EDE10">
          <w:pPr>
            <w:pStyle w:val="TOC3"/>
            <w:tabs>
              <w:tab w:val="right" w:leader="dot" w:pos="10080"/>
            </w:tabs>
            <w:pPrChange w:author="Chetan Arora" w:date="2026-08-10T03:37:00Z" w:id="81">
              <w:pPr/>
            </w:pPrChange>
          </w:pPr>
          <w:r>
            <w:fldChar w:fldCharType="begin"/>
          </w:r>
          <w:r>
            <w:instrText xml:space="preserve">HYPERLINK  \l  "_Toc1363155999" </w:instrText>
          </w:r>
          <w:r>
            <w:fldChar w:fldCharType="separate"/>
          </w:r>
          <w:r w:rsidRPr="55A89075" w:rsidR="55A89075">
            <w:rPr>
              <w:rStyle w:val="Hyperlink"/>
            </w:rPr>
            <w:t>2. Data Classification, Encryption &amp; Compliance</w:t>
          </w:r>
          <w:r>
            <w:tab/>
          </w:r>
          <w:r>
            <w:fldChar w:fldCharType="begin"/>
          </w:r>
          <w:r>
            <w:instrText>PAGEREF _Toc1363155999 \h</w:instrText>
          </w:r>
          <w:r>
            <w:fldChar w:fldCharType="separate"/>
          </w:r>
          <w:r w:rsidRPr="55A89075" w:rsidR="55A89075">
            <w:rPr>
              <w:rStyle w:val="Hyperlink"/>
            </w:rPr>
            <w:t>43</w:t>
          </w:r>
          <w:r>
            <w:fldChar w:fldCharType="end"/>
          </w:r>
          <w:r>
            <w:fldChar w:fldCharType="end"/>
          </w:r>
        </w:p>
        <w:p w:rsidR="021C6639" w:rsidRDefault="021C6639" w14:paraId="325DCDA0" w14:textId="1E1E2E2C">
          <w:pPr>
            <w:pStyle w:val="TOC3"/>
            <w:tabs>
              <w:tab w:val="right" w:leader="dot" w:pos="10080"/>
            </w:tabs>
            <w:pPrChange w:author="Chetan Arora" w:date="2026-08-10T03:37:00Z" w:id="82">
              <w:pPr/>
            </w:pPrChange>
          </w:pPr>
          <w:r>
            <w:fldChar w:fldCharType="begin"/>
          </w:r>
          <w:r>
            <w:instrText xml:space="preserve">HYPERLINK  \l  "_Toc110333048" </w:instrText>
          </w:r>
          <w:r>
            <w:fldChar w:fldCharType="separate"/>
          </w:r>
          <w:r w:rsidRPr="55A89075" w:rsidR="55A89075">
            <w:rPr>
              <w:rStyle w:val="Hyperlink"/>
            </w:rPr>
            <w:t>3. Availability &amp; Reliability</w:t>
          </w:r>
          <w:r>
            <w:tab/>
          </w:r>
          <w:r>
            <w:fldChar w:fldCharType="begin"/>
          </w:r>
          <w:r>
            <w:instrText>PAGEREF _Toc110333048 \h</w:instrText>
          </w:r>
          <w:r>
            <w:fldChar w:fldCharType="separate"/>
          </w:r>
          <w:r w:rsidRPr="55A89075" w:rsidR="55A89075">
            <w:rPr>
              <w:rStyle w:val="Hyperlink"/>
            </w:rPr>
            <w:t>43</w:t>
          </w:r>
          <w:r>
            <w:fldChar w:fldCharType="end"/>
          </w:r>
          <w:r>
            <w:fldChar w:fldCharType="end"/>
          </w:r>
        </w:p>
        <w:p w:rsidR="021C6639" w:rsidRDefault="021C6639" w14:paraId="0C346A15" w14:textId="4C735B76">
          <w:pPr>
            <w:pStyle w:val="TOC3"/>
            <w:tabs>
              <w:tab w:val="right" w:leader="dot" w:pos="10080"/>
            </w:tabs>
            <w:pPrChange w:author="Chetan Arora" w:date="2026-08-10T03:37:00Z" w:id="83">
              <w:pPr/>
            </w:pPrChange>
          </w:pPr>
          <w:r>
            <w:fldChar w:fldCharType="begin"/>
          </w:r>
          <w:r>
            <w:instrText xml:space="preserve">HYPERLINK  \l  "_Toc932815739" </w:instrText>
          </w:r>
          <w:r>
            <w:fldChar w:fldCharType="separate"/>
          </w:r>
          <w:r w:rsidRPr="55A89075" w:rsidR="55A89075">
            <w:rPr>
              <w:rStyle w:val="Hyperlink"/>
            </w:rPr>
            <w:t>4. Disaster Recovery &amp; Business Continuity</w:t>
          </w:r>
          <w:r>
            <w:tab/>
          </w:r>
          <w:r>
            <w:fldChar w:fldCharType="begin"/>
          </w:r>
          <w:r>
            <w:instrText>PAGEREF _Toc932815739 \h</w:instrText>
          </w:r>
          <w:r>
            <w:fldChar w:fldCharType="separate"/>
          </w:r>
          <w:r w:rsidRPr="55A89075" w:rsidR="55A89075">
            <w:rPr>
              <w:rStyle w:val="Hyperlink"/>
            </w:rPr>
            <w:t>44</w:t>
          </w:r>
          <w:r>
            <w:fldChar w:fldCharType="end"/>
          </w:r>
          <w:r>
            <w:fldChar w:fldCharType="end"/>
          </w:r>
        </w:p>
        <w:p w:rsidR="021C6639" w:rsidRDefault="021C6639" w14:paraId="48F0E2F0" w14:textId="422CE0F7">
          <w:pPr>
            <w:pStyle w:val="TOC3"/>
            <w:tabs>
              <w:tab w:val="right" w:leader="dot" w:pos="10080"/>
            </w:tabs>
            <w:pPrChange w:author="Chetan Arora" w:date="2026-08-10T03:37:00Z" w:id="84">
              <w:pPr/>
            </w:pPrChange>
          </w:pPr>
          <w:r>
            <w:fldChar w:fldCharType="begin"/>
          </w:r>
          <w:r>
            <w:instrText xml:space="preserve">HYPERLINK  \l  "_Toc1715433352" </w:instrText>
          </w:r>
          <w:r>
            <w:fldChar w:fldCharType="separate"/>
          </w:r>
          <w:r w:rsidRPr="55A89075" w:rsidR="55A89075">
            <w:rPr>
              <w:rStyle w:val="Hyperlink"/>
            </w:rPr>
            <w:t>5. Performance &amp; Scalability</w:t>
          </w:r>
          <w:r>
            <w:tab/>
          </w:r>
          <w:r>
            <w:fldChar w:fldCharType="begin"/>
          </w:r>
          <w:r>
            <w:instrText>PAGEREF _Toc1715433352 \h</w:instrText>
          </w:r>
          <w:r>
            <w:fldChar w:fldCharType="separate"/>
          </w:r>
          <w:r w:rsidRPr="55A89075" w:rsidR="55A89075">
            <w:rPr>
              <w:rStyle w:val="Hyperlink"/>
            </w:rPr>
            <w:t>44</w:t>
          </w:r>
          <w:r>
            <w:fldChar w:fldCharType="end"/>
          </w:r>
          <w:r>
            <w:fldChar w:fldCharType="end"/>
          </w:r>
        </w:p>
        <w:p w:rsidR="021C6639" w:rsidRDefault="021C6639" w14:paraId="474EE597" w14:textId="7AD01EDC">
          <w:pPr>
            <w:pStyle w:val="TOC3"/>
            <w:tabs>
              <w:tab w:val="right" w:leader="dot" w:pos="10080"/>
            </w:tabs>
            <w:pPrChange w:author="Chetan Arora" w:date="2026-08-10T03:37:00Z" w:id="85">
              <w:pPr/>
            </w:pPrChange>
          </w:pPr>
          <w:r>
            <w:fldChar w:fldCharType="begin"/>
          </w:r>
          <w:r>
            <w:instrText xml:space="preserve">HYPERLINK  \l  "_Toc1156806856" </w:instrText>
          </w:r>
          <w:r>
            <w:fldChar w:fldCharType="separate"/>
          </w:r>
          <w:r w:rsidRPr="55A89075" w:rsidR="55A89075">
            <w:rPr>
              <w:rStyle w:val="Hyperlink"/>
            </w:rPr>
            <w:t>6. Interfaces &amp; Integration</w:t>
          </w:r>
          <w:r>
            <w:tab/>
          </w:r>
          <w:r>
            <w:fldChar w:fldCharType="begin"/>
          </w:r>
          <w:r>
            <w:instrText>PAGEREF _Toc1156806856 \h</w:instrText>
          </w:r>
          <w:r>
            <w:fldChar w:fldCharType="separate"/>
          </w:r>
          <w:r w:rsidRPr="55A89075" w:rsidR="55A89075">
            <w:rPr>
              <w:rStyle w:val="Hyperlink"/>
            </w:rPr>
            <w:t>44</w:t>
          </w:r>
          <w:r>
            <w:fldChar w:fldCharType="end"/>
          </w:r>
          <w:r>
            <w:fldChar w:fldCharType="end"/>
          </w:r>
        </w:p>
        <w:p w:rsidR="021C6639" w:rsidRDefault="021C6639" w14:paraId="6ADB8B27" w14:textId="6F39F4CD">
          <w:pPr>
            <w:pStyle w:val="TOC3"/>
            <w:tabs>
              <w:tab w:val="right" w:leader="dot" w:pos="10080"/>
            </w:tabs>
            <w:pPrChange w:author="Chetan Arora" w:date="2026-08-10T03:37:00Z" w:id="86">
              <w:pPr/>
            </w:pPrChange>
          </w:pPr>
          <w:r>
            <w:fldChar w:fldCharType="begin"/>
          </w:r>
          <w:r>
            <w:instrText xml:space="preserve">HYPERLINK  \l  "_Toc95074144" </w:instrText>
          </w:r>
          <w:r>
            <w:fldChar w:fldCharType="separate"/>
          </w:r>
          <w:r w:rsidRPr="55A89075" w:rsidR="55A89075">
            <w:rPr>
              <w:rStyle w:val="Hyperlink"/>
            </w:rPr>
            <w:t>7. Usability, Devices, Browsers &amp; Accessibility</w:t>
          </w:r>
          <w:r>
            <w:tab/>
          </w:r>
          <w:r>
            <w:fldChar w:fldCharType="begin"/>
          </w:r>
          <w:r>
            <w:instrText>PAGEREF _Toc95074144 \h</w:instrText>
          </w:r>
          <w:r>
            <w:fldChar w:fldCharType="separate"/>
          </w:r>
          <w:r w:rsidRPr="55A89075" w:rsidR="55A89075">
            <w:rPr>
              <w:rStyle w:val="Hyperlink"/>
            </w:rPr>
            <w:t>45</w:t>
          </w:r>
          <w:r>
            <w:fldChar w:fldCharType="end"/>
          </w:r>
          <w:r>
            <w:fldChar w:fldCharType="end"/>
          </w:r>
        </w:p>
        <w:p w:rsidR="021C6639" w:rsidRDefault="021C6639" w14:paraId="4CBC55D1" w14:textId="07ABBC6F">
          <w:pPr>
            <w:pStyle w:val="TOC3"/>
            <w:tabs>
              <w:tab w:val="right" w:leader="dot" w:pos="10080"/>
            </w:tabs>
            <w:pPrChange w:author="Chetan Arora" w:date="2026-08-10T03:37:00Z" w:id="87">
              <w:pPr/>
            </w:pPrChange>
          </w:pPr>
          <w:r>
            <w:fldChar w:fldCharType="begin"/>
          </w:r>
          <w:r>
            <w:instrText xml:space="preserve">HYPERLINK  \l  "_Toc1271558054" </w:instrText>
          </w:r>
          <w:r>
            <w:fldChar w:fldCharType="separate"/>
          </w:r>
          <w:r w:rsidRPr="55A89075" w:rsidR="55A89075">
            <w:rPr>
              <w:rStyle w:val="Hyperlink"/>
            </w:rPr>
            <w:t>8. Localization</w:t>
          </w:r>
          <w:r>
            <w:tab/>
          </w:r>
          <w:r>
            <w:fldChar w:fldCharType="begin"/>
          </w:r>
          <w:r>
            <w:instrText>PAGEREF _Toc1271558054 \h</w:instrText>
          </w:r>
          <w:r>
            <w:fldChar w:fldCharType="separate"/>
          </w:r>
          <w:r w:rsidRPr="55A89075" w:rsidR="55A89075">
            <w:rPr>
              <w:rStyle w:val="Hyperlink"/>
            </w:rPr>
            <w:t>45</w:t>
          </w:r>
          <w:r>
            <w:fldChar w:fldCharType="end"/>
          </w:r>
          <w:r>
            <w:fldChar w:fldCharType="end"/>
          </w:r>
        </w:p>
        <w:p w:rsidR="021C6639" w:rsidRDefault="021C6639" w14:paraId="73ECFA0F" w14:textId="7324A4E7">
          <w:pPr>
            <w:pStyle w:val="TOC3"/>
            <w:tabs>
              <w:tab w:val="right" w:leader="dot" w:pos="10080"/>
            </w:tabs>
            <w:pPrChange w:author="Chetan Arora" w:date="2026-08-10T03:37:00Z" w:id="88">
              <w:pPr/>
            </w:pPrChange>
          </w:pPr>
          <w:r>
            <w:fldChar w:fldCharType="begin"/>
          </w:r>
          <w:r>
            <w:instrText xml:space="preserve">HYPERLINK  \l  "_Toc1580828622" </w:instrText>
          </w:r>
          <w:r>
            <w:fldChar w:fldCharType="separate"/>
          </w:r>
          <w:r w:rsidRPr="55A89075" w:rsidR="55A89075">
            <w:rPr>
              <w:rStyle w:val="Hyperlink"/>
            </w:rPr>
            <w:t>9. Maintainability &amp; Supportability</w:t>
          </w:r>
          <w:r>
            <w:tab/>
          </w:r>
          <w:r>
            <w:fldChar w:fldCharType="begin"/>
          </w:r>
          <w:r>
            <w:instrText>PAGEREF _Toc1580828622 \h</w:instrText>
          </w:r>
          <w:r>
            <w:fldChar w:fldCharType="separate"/>
          </w:r>
          <w:r w:rsidRPr="55A89075" w:rsidR="55A89075">
            <w:rPr>
              <w:rStyle w:val="Hyperlink"/>
            </w:rPr>
            <w:t>46</w:t>
          </w:r>
          <w:r>
            <w:fldChar w:fldCharType="end"/>
          </w:r>
          <w:r>
            <w:fldChar w:fldCharType="end"/>
          </w:r>
        </w:p>
        <w:p w:rsidR="021C6639" w:rsidRDefault="021C6639" w14:paraId="732D88CA" w14:textId="06A3EF39">
          <w:pPr>
            <w:pStyle w:val="TOC3"/>
            <w:tabs>
              <w:tab w:val="right" w:leader="dot" w:pos="10080"/>
            </w:tabs>
            <w:pPrChange w:author="Chetan Arora" w:date="2026-08-10T03:37:00Z" w:id="89">
              <w:pPr/>
            </w:pPrChange>
          </w:pPr>
          <w:r>
            <w:fldChar w:fldCharType="begin"/>
          </w:r>
          <w:r>
            <w:instrText xml:space="preserve">HYPERLINK  \l  "_Toc697844357" </w:instrText>
          </w:r>
          <w:r>
            <w:fldChar w:fldCharType="separate"/>
          </w:r>
          <w:r w:rsidRPr="55A89075" w:rsidR="55A89075">
            <w:rPr>
              <w:rStyle w:val="Hyperlink"/>
            </w:rPr>
            <w:t>10. Stability &amp; Consistency</w:t>
          </w:r>
          <w:r>
            <w:tab/>
          </w:r>
          <w:r>
            <w:fldChar w:fldCharType="begin"/>
          </w:r>
          <w:r>
            <w:instrText>PAGEREF _Toc697844357 \h</w:instrText>
          </w:r>
          <w:r>
            <w:fldChar w:fldCharType="separate"/>
          </w:r>
          <w:r w:rsidRPr="55A89075" w:rsidR="55A89075">
            <w:rPr>
              <w:rStyle w:val="Hyperlink"/>
            </w:rPr>
            <w:t>46</w:t>
          </w:r>
          <w:r>
            <w:fldChar w:fldCharType="end"/>
          </w:r>
          <w:r>
            <w:fldChar w:fldCharType="end"/>
          </w:r>
        </w:p>
        <w:p w:rsidR="021C6639" w:rsidRDefault="021C6639" w14:paraId="7E58D36C" w14:textId="0A98D5FB">
          <w:pPr>
            <w:pStyle w:val="TOC2"/>
            <w:tabs>
              <w:tab w:val="right" w:leader="dot" w:pos="10080"/>
            </w:tabs>
            <w:pPrChange w:author="Chetan Arora" w:date="2026-08-10T03:37:00Z" w:id="90">
              <w:pPr/>
            </w:pPrChange>
          </w:pPr>
          <w:r>
            <w:fldChar w:fldCharType="begin"/>
          </w:r>
          <w:r>
            <w:instrText xml:space="preserve">HYPERLINK  \l  "_Toc772632110" </w:instrText>
          </w:r>
          <w:r>
            <w:fldChar w:fldCharType="separate"/>
          </w:r>
          <w:r w:rsidRPr="55A89075" w:rsidR="55A89075">
            <w:rPr>
              <w:rStyle w:val="Hyperlink"/>
            </w:rPr>
            <w:t>Reference Standards</w:t>
          </w:r>
          <w:r>
            <w:tab/>
          </w:r>
          <w:r>
            <w:fldChar w:fldCharType="begin"/>
          </w:r>
          <w:r>
            <w:instrText>PAGEREF _Toc772632110 \h</w:instrText>
          </w:r>
          <w:r>
            <w:fldChar w:fldCharType="separate"/>
          </w:r>
          <w:r w:rsidRPr="55A89075" w:rsidR="55A89075">
            <w:rPr>
              <w:rStyle w:val="Hyperlink"/>
            </w:rPr>
            <w:t>46</w:t>
          </w:r>
          <w:r>
            <w:fldChar w:fldCharType="end"/>
          </w:r>
          <w:r>
            <w:fldChar w:fldCharType="end"/>
          </w:r>
        </w:p>
        <w:p w:rsidR="021C6639" w:rsidRDefault="021C6639" w14:paraId="1B81928C" w14:textId="5D4678CE">
          <w:pPr>
            <w:pStyle w:val="TOC2"/>
            <w:tabs>
              <w:tab w:val="right" w:leader="dot" w:pos="10080"/>
            </w:tabs>
            <w:pPrChange w:author="Chetan Arora" w:date="2026-08-10T03:37:00Z" w:id="91">
              <w:pPr/>
            </w:pPrChange>
          </w:pPr>
          <w:r>
            <w:fldChar w:fldCharType="begin"/>
          </w:r>
          <w:r>
            <w:instrText xml:space="preserve">HYPERLINK  \l  "_Toc1413877098" </w:instrText>
          </w:r>
          <w:r>
            <w:fldChar w:fldCharType="separate"/>
          </w:r>
          <w:r w:rsidRPr="55A89075" w:rsidR="55A89075">
            <w:rPr>
              <w:rStyle w:val="Hyperlink"/>
            </w:rPr>
            <w:t>Non-Functional Acceptance and Verification</w:t>
          </w:r>
          <w:r>
            <w:tab/>
          </w:r>
          <w:r>
            <w:fldChar w:fldCharType="begin"/>
          </w:r>
          <w:r>
            <w:instrText>PAGEREF _Toc1413877098 \h</w:instrText>
          </w:r>
          <w:r>
            <w:fldChar w:fldCharType="separate"/>
          </w:r>
          <w:r w:rsidRPr="55A89075" w:rsidR="55A89075">
            <w:rPr>
              <w:rStyle w:val="Hyperlink"/>
            </w:rPr>
            <w:t>46</w:t>
          </w:r>
          <w:r>
            <w:fldChar w:fldCharType="end"/>
          </w:r>
          <w:r>
            <w:fldChar w:fldCharType="end"/>
          </w:r>
        </w:p>
        <w:p w:rsidR="021C6639" w:rsidRDefault="021C6639" w14:paraId="4848CA8B" w14:textId="4D6DBE21">
          <w:pPr>
            <w:pStyle w:val="TOC1"/>
            <w:tabs>
              <w:tab w:val="right" w:leader="dot" w:pos="10080"/>
            </w:tabs>
            <w:pPrChange w:author="Chetan Arora" w:date="2026-08-10T03:37:00Z" w:id="92">
              <w:pPr/>
            </w:pPrChange>
          </w:pPr>
          <w:r>
            <w:fldChar w:fldCharType="begin"/>
          </w:r>
          <w:r>
            <w:instrText xml:space="preserve">HYPERLINK  \l  "_Toc1488808550" </w:instrText>
          </w:r>
          <w:r>
            <w:fldChar w:fldCharType="separate"/>
          </w:r>
          <w:r w:rsidRPr="55A89075" w:rsidR="55A89075">
            <w:rPr>
              <w:rStyle w:val="Hyperlink"/>
            </w:rPr>
            <w:t>Tech Stack</w:t>
          </w:r>
          <w:r>
            <w:tab/>
          </w:r>
          <w:r>
            <w:fldChar w:fldCharType="begin"/>
          </w:r>
          <w:r>
            <w:instrText>PAGEREF _Toc1488808550 \h</w:instrText>
          </w:r>
          <w:r>
            <w:fldChar w:fldCharType="separate"/>
          </w:r>
          <w:r w:rsidRPr="55A89075" w:rsidR="55A89075">
            <w:rPr>
              <w:rStyle w:val="Hyperlink"/>
            </w:rPr>
            <w:t>47</w:t>
          </w:r>
          <w:r>
            <w:fldChar w:fldCharType="end"/>
          </w:r>
          <w:r>
            <w:fldChar w:fldCharType="end"/>
          </w:r>
        </w:p>
        <w:p w:rsidR="021C6639" w:rsidRDefault="021C6639" w14:paraId="261E60DE" w14:textId="48593BC3">
          <w:pPr>
            <w:pStyle w:val="TOC1"/>
            <w:tabs>
              <w:tab w:val="right" w:leader="dot" w:pos="10080"/>
            </w:tabs>
            <w:pPrChange w:author="Chetan Arora" w:date="2026-08-10T03:37:00Z" w:id="93">
              <w:pPr/>
            </w:pPrChange>
          </w:pPr>
          <w:r>
            <w:fldChar w:fldCharType="begin"/>
          </w:r>
          <w:r>
            <w:instrText xml:space="preserve">HYPERLINK  \l  "_Toc89906084" </w:instrText>
          </w:r>
          <w:r>
            <w:fldChar w:fldCharType="separate"/>
          </w:r>
          <w:r w:rsidRPr="55A89075" w:rsidR="55A89075">
            <w:rPr>
              <w:rStyle w:val="Hyperlink"/>
            </w:rPr>
            <w:t>Provider Evaluation</w:t>
          </w:r>
          <w:r>
            <w:tab/>
          </w:r>
          <w:r>
            <w:fldChar w:fldCharType="begin"/>
          </w:r>
          <w:r>
            <w:instrText>PAGEREF _Toc89906084 \h</w:instrText>
          </w:r>
          <w:r>
            <w:fldChar w:fldCharType="separate"/>
          </w:r>
          <w:r w:rsidRPr="55A89075" w:rsidR="55A89075">
            <w:rPr>
              <w:rStyle w:val="Hyperlink"/>
            </w:rPr>
            <w:t>47</w:t>
          </w:r>
          <w:r>
            <w:fldChar w:fldCharType="end"/>
          </w:r>
          <w:r>
            <w:fldChar w:fldCharType="end"/>
          </w:r>
        </w:p>
        <w:p w:rsidR="021C6639" w:rsidRDefault="021C6639" w14:paraId="78236323" w14:textId="1C67452C">
          <w:pPr>
            <w:pStyle w:val="TOC2"/>
            <w:tabs>
              <w:tab w:val="right" w:leader="dot" w:pos="10080"/>
            </w:tabs>
            <w:pPrChange w:author="Chetan Arora" w:date="2026-08-10T03:37:00Z" w:id="94">
              <w:pPr/>
            </w:pPrChange>
          </w:pPr>
          <w:r>
            <w:fldChar w:fldCharType="begin"/>
          </w:r>
          <w:r>
            <w:instrText xml:space="preserve">HYPERLINK  \l  "_Toc1216211662" </w:instrText>
          </w:r>
          <w:r>
            <w:fldChar w:fldCharType="separate"/>
          </w:r>
          <w:r w:rsidRPr="55A89075" w:rsidR="55A89075">
            <w:rPr>
              <w:rStyle w:val="Hyperlink"/>
            </w:rPr>
            <w:t>Provider Qualifications</w:t>
          </w:r>
          <w:r>
            <w:tab/>
          </w:r>
          <w:r>
            <w:fldChar w:fldCharType="begin"/>
          </w:r>
          <w:r>
            <w:instrText>PAGEREF _Toc1216211662 \h</w:instrText>
          </w:r>
          <w:r>
            <w:fldChar w:fldCharType="separate"/>
          </w:r>
          <w:r w:rsidRPr="55A89075" w:rsidR="55A89075">
            <w:rPr>
              <w:rStyle w:val="Hyperlink"/>
            </w:rPr>
            <w:t>48</w:t>
          </w:r>
          <w:r>
            <w:fldChar w:fldCharType="end"/>
          </w:r>
          <w:r>
            <w:fldChar w:fldCharType="end"/>
          </w:r>
        </w:p>
        <w:p w:rsidR="021C6639" w:rsidRDefault="021C6639" w14:paraId="7D91FD32" w14:textId="49B740E9">
          <w:pPr>
            <w:pStyle w:val="TOC2"/>
            <w:tabs>
              <w:tab w:val="right" w:leader="dot" w:pos="10080"/>
            </w:tabs>
            <w:pPrChange w:author="Chetan Arora" w:date="2026-08-10T03:37:00Z" w:id="95">
              <w:pPr/>
            </w:pPrChange>
          </w:pPr>
          <w:r>
            <w:fldChar w:fldCharType="begin"/>
          </w:r>
          <w:r>
            <w:instrText xml:space="preserve">HYPERLINK  \l  "_Toc456469515" </w:instrText>
          </w:r>
          <w:r>
            <w:fldChar w:fldCharType="separate"/>
          </w:r>
          <w:r w:rsidRPr="55A89075" w:rsidR="55A89075">
            <w:rPr>
              <w:rStyle w:val="Hyperlink"/>
            </w:rPr>
            <w:t>Evaluation Criteria</w:t>
          </w:r>
          <w:r>
            <w:tab/>
          </w:r>
          <w:r>
            <w:fldChar w:fldCharType="begin"/>
          </w:r>
          <w:r>
            <w:instrText>PAGEREF _Toc456469515 \h</w:instrText>
          </w:r>
          <w:r>
            <w:fldChar w:fldCharType="separate"/>
          </w:r>
          <w:r w:rsidRPr="55A89075" w:rsidR="55A89075">
            <w:rPr>
              <w:rStyle w:val="Hyperlink"/>
            </w:rPr>
            <w:t>48</w:t>
          </w:r>
          <w:r>
            <w:fldChar w:fldCharType="end"/>
          </w:r>
          <w:r>
            <w:fldChar w:fldCharType="end"/>
          </w:r>
        </w:p>
        <w:p w:rsidR="021C6639" w:rsidRDefault="021C6639" w14:paraId="21842227" w14:textId="6D2F0718">
          <w:pPr>
            <w:pStyle w:val="TOC1"/>
            <w:tabs>
              <w:tab w:val="right" w:leader="dot" w:pos="10080"/>
            </w:tabs>
            <w:pPrChange w:author="Chetan Arora" w:date="2026-08-10T03:37:00Z" w:id="96">
              <w:pPr/>
            </w:pPrChange>
          </w:pPr>
          <w:r>
            <w:fldChar w:fldCharType="begin"/>
          </w:r>
          <w:r>
            <w:instrText xml:space="preserve">HYPERLINK  \l  "_Toc709499661" </w:instrText>
          </w:r>
          <w:r>
            <w:fldChar w:fldCharType="separate"/>
          </w:r>
          <w:r w:rsidRPr="55A89075" w:rsidR="55A89075">
            <w:rPr>
              <w:rStyle w:val="Hyperlink"/>
            </w:rPr>
            <w:t>Request for Proposal Process</w:t>
          </w:r>
          <w:r>
            <w:tab/>
          </w:r>
          <w:r>
            <w:fldChar w:fldCharType="begin"/>
          </w:r>
          <w:r>
            <w:instrText>PAGEREF _Toc709499661 \h</w:instrText>
          </w:r>
          <w:r>
            <w:fldChar w:fldCharType="separate"/>
          </w:r>
          <w:r w:rsidRPr="55A89075" w:rsidR="55A89075">
            <w:rPr>
              <w:rStyle w:val="Hyperlink"/>
            </w:rPr>
            <w:t>49</w:t>
          </w:r>
          <w:r>
            <w:fldChar w:fldCharType="end"/>
          </w:r>
          <w:r>
            <w:fldChar w:fldCharType="end"/>
          </w:r>
        </w:p>
        <w:p w:rsidR="021C6639" w:rsidRDefault="021C6639" w14:paraId="7EDD5E15" w14:textId="33923355">
          <w:pPr>
            <w:pStyle w:val="TOC2"/>
            <w:tabs>
              <w:tab w:val="right" w:leader="dot" w:pos="10080"/>
            </w:tabs>
            <w:pPrChange w:author="Chetan Arora" w:date="2026-08-10T03:37:00Z" w:id="97">
              <w:pPr/>
            </w:pPrChange>
          </w:pPr>
          <w:r>
            <w:fldChar w:fldCharType="begin"/>
          </w:r>
          <w:r>
            <w:instrText xml:space="preserve">HYPERLINK  \l  "_Toc1508877271" </w:instrText>
          </w:r>
          <w:r>
            <w:fldChar w:fldCharType="separate"/>
          </w:r>
          <w:r w:rsidRPr="55A89075" w:rsidR="55A89075">
            <w:rPr>
              <w:rStyle w:val="Hyperlink"/>
            </w:rPr>
            <w:t>Process</w:t>
          </w:r>
          <w:r>
            <w:tab/>
          </w:r>
          <w:r>
            <w:fldChar w:fldCharType="begin"/>
          </w:r>
          <w:r>
            <w:instrText>PAGEREF _Toc1508877271 \h</w:instrText>
          </w:r>
          <w:r>
            <w:fldChar w:fldCharType="separate"/>
          </w:r>
          <w:r w:rsidRPr="55A89075" w:rsidR="55A89075">
            <w:rPr>
              <w:rStyle w:val="Hyperlink"/>
            </w:rPr>
            <w:t>50</w:t>
          </w:r>
          <w:r>
            <w:fldChar w:fldCharType="end"/>
          </w:r>
          <w:r>
            <w:fldChar w:fldCharType="end"/>
          </w:r>
        </w:p>
        <w:p w:rsidR="021C6639" w:rsidRDefault="021C6639" w14:paraId="796E7812" w14:textId="37B5DEED">
          <w:pPr>
            <w:pStyle w:val="TOC3"/>
            <w:tabs>
              <w:tab w:val="right" w:leader="dot" w:pos="10080"/>
            </w:tabs>
            <w:pPrChange w:author="Chetan Arora" w:date="2026-08-10T03:37:00Z" w:id="98">
              <w:pPr/>
            </w:pPrChange>
          </w:pPr>
          <w:r>
            <w:fldChar w:fldCharType="begin"/>
          </w:r>
          <w:r>
            <w:instrText xml:space="preserve">HYPERLINK  \l  "_Toc1169308983" </w:instrText>
          </w:r>
          <w:r>
            <w:fldChar w:fldCharType="separate"/>
          </w:r>
          <w:r w:rsidRPr="55A89075" w:rsidR="55A89075">
            <w:rPr>
              <w:rStyle w:val="Hyperlink"/>
            </w:rPr>
            <w:t>First Round</w:t>
          </w:r>
          <w:r>
            <w:tab/>
          </w:r>
          <w:r>
            <w:fldChar w:fldCharType="begin"/>
          </w:r>
          <w:r>
            <w:instrText>PAGEREF _Toc1169308983 \h</w:instrText>
          </w:r>
          <w:r>
            <w:fldChar w:fldCharType="separate"/>
          </w:r>
          <w:r w:rsidRPr="55A89075" w:rsidR="55A89075">
            <w:rPr>
              <w:rStyle w:val="Hyperlink"/>
            </w:rPr>
            <w:t>50</w:t>
          </w:r>
          <w:r>
            <w:fldChar w:fldCharType="end"/>
          </w:r>
          <w:r>
            <w:fldChar w:fldCharType="end"/>
          </w:r>
        </w:p>
        <w:p w:rsidR="021C6639" w:rsidRDefault="021C6639" w14:paraId="3DB939C6" w14:textId="6782299D">
          <w:pPr>
            <w:pStyle w:val="TOC3"/>
            <w:tabs>
              <w:tab w:val="right" w:leader="dot" w:pos="10080"/>
            </w:tabs>
            <w:pPrChange w:author="Chetan Arora" w:date="2026-08-10T03:37:00Z" w:id="99">
              <w:pPr/>
            </w:pPrChange>
          </w:pPr>
          <w:r>
            <w:fldChar w:fldCharType="begin"/>
          </w:r>
          <w:r>
            <w:instrText xml:space="preserve">HYPERLINK  \l  "_Toc1966348880" </w:instrText>
          </w:r>
          <w:r>
            <w:fldChar w:fldCharType="separate"/>
          </w:r>
          <w:r w:rsidRPr="55A89075" w:rsidR="55A89075">
            <w:rPr>
              <w:rStyle w:val="Hyperlink"/>
            </w:rPr>
            <w:t>Second Round</w:t>
          </w:r>
          <w:r>
            <w:tab/>
          </w:r>
          <w:r>
            <w:fldChar w:fldCharType="begin"/>
          </w:r>
          <w:r>
            <w:instrText>PAGEREF _Toc1966348880 \h</w:instrText>
          </w:r>
          <w:r>
            <w:fldChar w:fldCharType="separate"/>
          </w:r>
          <w:r w:rsidRPr="55A89075" w:rsidR="55A89075">
            <w:rPr>
              <w:rStyle w:val="Hyperlink"/>
            </w:rPr>
            <w:t>50</w:t>
          </w:r>
          <w:r>
            <w:fldChar w:fldCharType="end"/>
          </w:r>
          <w:r>
            <w:fldChar w:fldCharType="end"/>
          </w:r>
        </w:p>
        <w:p w:rsidR="021C6639" w:rsidRDefault="021C6639" w14:paraId="03EEA51C" w14:textId="65779C91">
          <w:pPr>
            <w:pStyle w:val="TOC3"/>
            <w:tabs>
              <w:tab w:val="right" w:leader="dot" w:pos="10080"/>
            </w:tabs>
            <w:pPrChange w:author="Chetan Arora" w:date="2026-08-10T03:37:00Z" w:id="100">
              <w:pPr/>
            </w:pPrChange>
          </w:pPr>
          <w:r>
            <w:fldChar w:fldCharType="begin"/>
          </w:r>
          <w:r>
            <w:instrText xml:space="preserve">HYPERLINK  \l  "_Toc1334816776" </w:instrText>
          </w:r>
          <w:r>
            <w:fldChar w:fldCharType="separate"/>
          </w:r>
          <w:r w:rsidRPr="55A89075" w:rsidR="55A89075">
            <w:rPr>
              <w:rStyle w:val="Hyperlink"/>
            </w:rPr>
            <w:t>Award</w:t>
          </w:r>
          <w:r>
            <w:tab/>
          </w:r>
          <w:r>
            <w:fldChar w:fldCharType="begin"/>
          </w:r>
          <w:r>
            <w:instrText>PAGEREF _Toc1334816776 \h</w:instrText>
          </w:r>
          <w:r>
            <w:fldChar w:fldCharType="separate"/>
          </w:r>
          <w:r w:rsidRPr="55A89075" w:rsidR="55A89075">
            <w:rPr>
              <w:rStyle w:val="Hyperlink"/>
            </w:rPr>
            <w:t>50</w:t>
          </w:r>
          <w:r>
            <w:fldChar w:fldCharType="end"/>
          </w:r>
          <w:r>
            <w:fldChar w:fldCharType="end"/>
          </w:r>
        </w:p>
        <w:p w:rsidR="021C6639" w:rsidRDefault="021C6639" w14:paraId="13C4028E" w14:textId="40A4D143">
          <w:pPr>
            <w:pStyle w:val="TOC1"/>
            <w:tabs>
              <w:tab w:val="right" w:leader="dot" w:pos="10080"/>
            </w:tabs>
            <w:pPrChange w:author="Chetan Arora" w:date="2026-08-10T03:37:00Z" w:id="101">
              <w:pPr/>
            </w:pPrChange>
          </w:pPr>
          <w:r>
            <w:fldChar w:fldCharType="begin"/>
          </w:r>
          <w:r>
            <w:instrText xml:space="preserve">HYPERLINK  \l  "_Toc994195967" </w:instrText>
          </w:r>
          <w:r>
            <w:fldChar w:fldCharType="separate"/>
          </w:r>
          <w:r w:rsidRPr="55A89075" w:rsidR="55A89075">
            <w:rPr>
              <w:rStyle w:val="Hyperlink"/>
            </w:rPr>
            <w:t>Request for Proposal Requirements</w:t>
          </w:r>
          <w:r>
            <w:tab/>
          </w:r>
          <w:r>
            <w:fldChar w:fldCharType="begin"/>
          </w:r>
          <w:r>
            <w:instrText>PAGEREF _Toc994195967 \h</w:instrText>
          </w:r>
          <w:r>
            <w:fldChar w:fldCharType="separate"/>
          </w:r>
          <w:r w:rsidRPr="55A89075" w:rsidR="55A89075">
            <w:rPr>
              <w:rStyle w:val="Hyperlink"/>
            </w:rPr>
            <w:t>50</w:t>
          </w:r>
          <w:r>
            <w:fldChar w:fldCharType="end"/>
          </w:r>
          <w:r>
            <w:fldChar w:fldCharType="end"/>
          </w:r>
        </w:p>
        <w:p w:rsidR="021C6639" w:rsidRDefault="021C6639" w14:paraId="6F516F44" w14:textId="50BFD8DD">
          <w:pPr>
            <w:pStyle w:val="TOC2"/>
            <w:tabs>
              <w:tab w:val="right" w:leader="dot" w:pos="10080"/>
            </w:tabs>
            <w:pPrChange w:author="Chetan Arora" w:date="2026-08-10T03:37:00Z" w:id="102">
              <w:pPr/>
            </w:pPrChange>
          </w:pPr>
          <w:r>
            <w:fldChar w:fldCharType="begin"/>
          </w:r>
          <w:r>
            <w:instrText xml:space="preserve">HYPERLINK  \l  "_Toc1836201435" </w:instrText>
          </w:r>
          <w:r>
            <w:fldChar w:fldCharType="separate"/>
          </w:r>
          <w:r w:rsidRPr="55A89075" w:rsidR="55A89075">
            <w:rPr>
              <w:rStyle w:val="Hyperlink"/>
            </w:rPr>
            <w:t>Proposal Requirements</w:t>
          </w:r>
          <w:r>
            <w:tab/>
          </w:r>
          <w:r>
            <w:fldChar w:fldCharType="begin"/>
          </w:r>
          <w:r>
            <w:instrText>PAGEREF _Toc1836201435 \h</w:instrText>
          </w:r>
          <w:r>
            <w:fldChar w:fldCharType="separate"/>
          </w:r>
          <w:r w:rsidRPr="55A89075" w:rsidR="55A89075">
            <w:rPr>
              <w:rStyle w:val="Hyperlink"/>
            </w:rPr>
            <w:t>51</w:t>
          </w:r>
          <w:r>
            <w:fldChar w:fldCharType="end"/>
          </w:r>
          <w:r>
            <w:fldChar w:fldCharType="end"/>
          </w:r>
        </w:p>
        <w:p w:rsidR="021C6639" w:rsidRDefault="021C6639" w14:paraId="123EA1ED" w14:textId="7D891E97">
          <w:pPr>
            <w:pStyle w:val="TOC3"/>
            <w:tabs>
              <w:tab w:val="right" w:leader="dot" w:pos="10080"/>
            </w:tabs>
            <w:pPrChange w:author="Chetan Arora" w:date="2026-08-10T03:37:00Z" w:id="103">
              <w:pPr/>
            </w:pPrChange>
          </w:pPr>
          <w:r>
            <w:fldChar w:fldCharType="begin"/>
          </w:r>
          <w:r>
            <w:instrText xml:space="preserve">HYPERLINK  \l  "_Toc2096679947" </w:instrText>
          </w:r>
          <w:r>
            <w:fldChar w:fldCharType="separate"/>
          </w:r>
          <w:r w:rsidRPr="55A89075" w:rsidR="55A89075">
            <w:rPr>
              <w:rStyle w:val="Hyperlink"/>
            </w:rPr>
            <w:t>Provider Information</w:t>
          </w:r>
          <w:r>
            <w:tab/>
          </w:r>
          <w:r>
            <w:fldChar w:fldCharType="begin"/>
          </w:r>
          <w:r>
            <w:instrText>PAGEREF _Toc2096679947 \h</w:instrText>
          </w:r>
          <w:r>
            <w:fldChar w:fldCharType="separate"/>
          </w:r>
          <w:r w:rsidRPr="55A89075" w:rsidR="55A89075">
            <w:rPr>
              <w:rStyle w:val="Hyperlink"/>
            </w:rPr>
            <w:t>51</w:t>
          </w:r>
          <w:r>
            <w:fldChar w:fldCharType="end"/>
          </w:r>
          <w:r>
            <w:fldChar w:fldCharType="end"/>
          </w:r>
        </w:p>
        <w:p w:rsidR="021C6639" w:rsidRDefault="021C6639" w14:paraId="0E447072" w14:textId="3E9627C1">
          <w:pPr>
            <w:pStyle w:val="TOC3"/>
            <w:tabs>
              <w:tab w:val="right" w:leader="dot" w:pos="10080"/>
            </w:tabs>
            <w:pPrChange w:author="Chetan Arora" w:date="2026-08-10T03:37:00Z" w:id="104">
              <w:pPr/>
            </w:pPrChange>
          </w:pPr>
          <w:r>
            <w:fldChar w:fldCharType="begin"/>
          </w:r>
          <w:r>
            <w:instrText xml:space="preserve">HYPERLINK  \l  "_Toc409965501" </w:instrText>
          </w:r>
          <w:r>
            <w:fldChar w:fldCharType="separate"/>
          </w:r>
          <w:r w:rsidRPr="55A89075" w:rsidR="55A89075">
            <w:rPr>
              <w:rStyle w:val="Hyperlink"/>
            </w:rPr>
            <w:t>Delivery and Technical Information</w:t>
          </w:r>
          <w:r>
            <w:tab/>
          </w:r>
          <w:r>
            <w:fldChar w:fldCharType="begin"/>
          </w:r>
          <w:r>
            <w:instrText>PAGEREF _Toc409965501 \h</w:instrText>
          </w:r>
          <w:r>
            <w:fldChar w:fldCharType="separate"/>
          </w:r>
          <w:r w:rsidRPr="55A89075" w:rsidR="55A89075">
            <w:rPr>
              <w:rStyle w:val="Hyperlink"/>
            </w:rPr>
            <w:t>51</w:t>
          </w:r>
          <w:r>
            <w:fldChar w:fldCharType="end"/>
          </w:r>
          <w:r>
            <w:fldChar w:fldCharType="end"/>
          </w:r>
        </w:p>
        <w:p w:rsidR="021C6639" w:rsidRDefault="021C6639" w14:paraId="60E69727" w14:textId="46CEF341">
          <w:pPr>
            <w:pStyle w:val="TOC3"/>
            <w:tabs>
              <w:tab w:val="right" w:leader="dot" w:pos="10080"/>
            </w:tabs>
            <w:pPrChange w:author="Chetan Arora" w:date="2026-08-10T03:37:00Z" w:id="105">
              <w:pPr/>
            </w:pPrChange>
          </w:pPr>
          <w:r>
            <w:fldChar w:fldCharType="begin"/>
          </w:r>
          <w:r>
            <w:instrText xml:space="preserve">HYPERLINK  \l  "_Toc1224160440" </w:instrText>
          </w:r>
          <w:r>
            <w:fldChar w:fldCharType="separate"/>
          </w:r>
          <w:r w:rsidRPr="55A89075" w:rsidR="55A89075">
            <w:rPr>
              <w:rStyle w:val="Hyperlink"/>
            </w:rPr>
            <w:t>Capacity and Pricing Information</w:t>
          </w:r>
          <w:r>
            <w:tab/>
          </w:r>
          <w:r>
            <w:fldChar w:fldCharType="begin"/>
          </w:r>
          <w:r>
            <w:instrText>PAGEREF _Toc1224160440 \h</w:instrText>
          </w:r>
          <w:r>
            <w:fldChar w:fldCharType="separate"/>
          </w:r>
          <w:r w:rsidRPr="55A89075" w:rsidR="55A89075">
            <w:rPr>
              <w:rStyle w:val="Hyperlink"/>
            </w:rPr>
            <w:t>52</w:t>
          </w:r>
          <w:r>
            <w:fldChar w:fldCharType="end"/>
          </w:r>
          <w:r>
            <w:fldChar w:fldCharType="end"/>
          </w:r>
        </w:p>
        <w:p w:rsidR="021C6639" w:rsidRDefault="021C6639" w14:paraId="608AF6D5" w14:textId="04CF3D9A">
          <w:pPr>
            <w:pStyle w:val="TOC3"/>
            <w:tabs>
              <w:tab w:val="right" w:leader="dot" w:pos="10080"/>
            </w:tabs>
            <w:pPrChange w:author="Chetan Arora" w:date="2026-08-10T03:37:00Z" w:id="106">
              <w:pPr/>
            </w:pPrChange>
          </w:pPr>
          <w:r>
            <w:fldChar w:fldCharType="begin"/>
          </w:r>
          <w:r>
            <w:instrText xml:space="preserve">HYPERLINK  \l  "_Toc1397168947" </w:instrText>
          </w:r>
          <w:r>
            <w:fldChar w:fldCharType="separate"/>
          </w:r>
          <w:r w:rsidRPr="55A89075" w:rsidR="55A89075">
            <w:rPr>
              <w:rStyle w:val="Hyperlink"/>
            </w:rPr>
            <w:t>Value-Add and Improvement Information</w:t>
          </w:r>
          <w:r>
            <w:tab/>
          </w:r>
          <w:r>
            <w:fldChar w:fldCharType="begin"/>
          </w:r>
          <w:r>
            <w:instrText>PAGEREF _Toc1397168947 \h</w:instrText>
          </w:r>
          <w:r>
            <w:fldChar w:fldCharType="separate"/>
          </w:r>
          <w:r w:rsidRPr="55A89075" w:rsidR="55A89075">
            <w:rPr>
              <w:rStyle w:val="Hyperlink"/>
            </w:rPr>
            <w:t>53</w:t>
          </w:r>
          <w:r>
            <w:fldChar w:fldCharType="end"/>
          </w:r>
          <w:r>
            <w:fldChar w:fldCharType="end"/>
          </w:r>
        </w:p>
        <w:p w:rsidR="021C6639" w:rsidRDefault="021C6639" w14:paraId="1EA65616" w14:textId="5016616B">
          <w:pPr>
            <w:pStyle w:val="TOC2"/>
            <w:tabs>
              <w:tab w:val="right" w:leader="dot" w:pos="10080"/>
            </w:tabs>
            <w:pPrChange w:author="Chetan Arora" w:date="2026-08-10T03:37:00Z" w:id="107">
              <w:pPr/>
            </w:pPrChange>
          </w:pPr>
          <w:r>
            <w:fldChar w:fldCharType="begin"/>
          </w:r>
          <w:r>
            <w:instrText xml:space="preserve">HYPERLINK  \l  "_Toc21841208" </w:instrText>
          </w:r>
          <w:r>
            <w:fldChar w:fldCharType="separate"/>
          </w:r>
          <w:r w:rsidRPr="55A89075" w:rsidR="55A89075">
            <w:rPr>
              <w:rStyle w:val="Hyperlink"/>
            </w:rPr>
            <w:t>Form of Response</w:t>
          </w:r>
          <w:r>
            <w:tab/>
          </w:r>
          <w:r>
            <w:fldChar w:fldCharType="begin"/>
          </w:r>
          <w:r>
            <w:instrText>PAGEREF _Toc21841208 \h</w:instrText>
          </w:r>
          <w:r>
            <w:fldChar w:fldCharType="separate"/>
          </w:r>
          <w:r w:rsidRPr="55A89075" w:rsidR="55A89075">
            <w:rPr>
              <w:rStyle w:val="Hyperlink"/>
            </w:rPr>
            <w:t>53</w:t>
          </w:r>
          <w:r>
            <w:fldChar w:fldCharType="end"/>
          </w:r>
          <w:r>
            <w:fldChar w:fldCharType="end"/>
          </w:r>
        </w:p>
        <w:p w:rsidR="021C6639" w:rsidRDefault="021C6639" w14:paraId="5FDD0C00" w14:textId="6380FA67">
          <w:pPr>
            <w:pStyle w:val="TOC3"/>
            <w:tabs>
              <w:tab w:val="right" w:leader="dot" w:pos="10080"/>
            </w:tabs>
            <w:pPrChange w:author="Chetan Arora" w:date="2026-08-10T03:37:00Z" w:id="108">
              <w:pPr/>
            </w:pPrChange>
          </w:pPr>
          <w:r>
            <w:fldChar w:fldCharType="begin"/>
          </w:r>
          <w:r>
            <w:instrText xml:space="preserve">HYPERLINK  \l  "_Toc1127162676" </w:instrText>
          </w:r>
          <w:r>
            <w:fldChar w:fldCharType="separate"/>
          </w:r>
          <w:r w:rsidRPr="55A89075" w:rsidR="55A89075">
            <w:rPr>
              <w:rStyle w:val="Hyperlink"/>
            </w:rPr>
            <w:t>Proposal Form</w:t>
          </w:r>
          <w:r>
            <w:tab/>
          </w:r>
          <w:r>
            <w:fldChar w:fldCharType="begin"/>
          </w:r>
          <w:r>
            <w:instrText>PAGEREF _Toc1127162676 \h</w:instrText>
          </w:r>
          <w:r>
            <w:fldChar w:fldCharType="separate"/>
          </w:r>
          <w:r w:rsidRPr="55A89075" w:rsidR="55A89075">
            <w:rPr>
              <w:rStyle w:val="Hyperlink"/>
            </w:rPr>
            <w:t>53</w:t>
          </w:r>
          <w:r>
            <w:fldChar w:fldCharType="end"/>
          </w:r>
          <w:r>
            <w:fldChar w:fldCharType="end"/>
          </w:r>
        </w:p>
        <w:p w:rsidR="021C6639" w:rsidRDefault="021C6639" w14:paraId="269C3040" w14:textId="53F1083B">
          <w:pPr>
            <w:pStyle w:val="TOC3"/>
            <w:tabs>
              <w:tab w:val="right" w:leader="dot" w:pos="10080"/>
            </w:tabs>
            <w:pPrChange w:author="Chetan Arora" w:date="2026-08-10T03:37:00Z" w:id="109">
              <w:pPr/>
            </w:pPrChange>
          </w:pPr>
          <w:r>
            <w:fldChar w:fldCharType="begin"/>
          </w:r>
          <w:r>
            <w:instrText xml:space="preserve">HYPERLINK  \l  "_Toc727913760" </w:instrText>
          </w:r>
          <w:r>
            <w:fldChar w:fldCharType="separate"/>
          </w:r>
          <w:r w:rsidRPr="55A89075" w:rsidR="55A89075">
            <w:rPr>
              <w:rStyle w:val="Hyperlink"/>
            </w:rPr>
            <w:t>Pricing Form</w:t>
          </w:r>
          <w:r>
            <w:tab/>
          </w:r>
          <w:r>
            <w:fldChar w:fldCharType="begin"/>
          </w:r>
          <w:r>
            <w:instrText>PAGEREF _Toc727913760 \h</w:instrText>
          </w:r>
          <w:r>
            <w:fldChar w:fldCharType="separate"/>
          </w:r>
          <w:r w:rsidRPr="55A89075" w:rsidR="55A89075">
            <w:rPr>
              <w:rStyle w:val="Hyperlink"/>
            </w:rPr>
            <w:t>53</w:t>
          </w:r>
          <w:r>
            <w:fldChar w:fldCharType="end"/>
          </w:r>
          <w:r>
            <w:fldChar w:fldCharType="end"/>
          </w:r>
        </w:p>
        <w:p w:rsidR="021C6639" w:rsidRDefault="021C6639" w14:paraId="68CAAB2B" w14:textId="06438D73">
          <w:pPr>
            <w:pStyle w:val="TOC2"/>
            <w:tabs>
              <w:tab w:val="right" w:leader="dot" w:pos="10080"/>
            </w:tabs>
            <w:pPrChange w:author="Chetan Arora" w:date="2026-08-10T03:37:00Z" w:id="110">
              <w:pPr/>
            </w:pPrChange>
          </w:pPr>
          <w:r>
            <w:fldChar w:fldCharType="begin"/>
          </w:r>
          <w:r>
            <w:instrText xml:space="preserve">HYPERLINK  \l  "_Toc595423269" </w:instrText>
          </w:r>
          <w:r>
            <w:fldChar w:fldCharType="separate"/>
          </w:r>
          <w:r w:rsidRPr="55A89075" w:rsidR="55A89075">
            <w:rPr>
              <w:rStyle w:val="Hyperlink"/>
            </w:rPr>
            <w:t>Estimated Timeline</w:t>
          </w:r>
          <w:r>
            <w:tab/>
          </w:r>
          <w:r>
            <w:fldChar w:fldCharType="begin"/>
          </w:r>
          <w:r>
            <w:instrText>PAGEREF _Toc595423269 \h</w:instrText>
          </w:r>
          <w:r>
            <w:fldChar w:fldCharType="separate"/>
          </w:r>
          <w:r w:rsidRPr="55A89075" w:rsidR="55A89075">
            <w:rPr>
              <w:rStyle w:val="Hyperlink"/>
            </w:rPr>
            <w:t>53</w:t>
          </w:r>
          <w:r>
            <w:fldChar w:fldCharType="end"/>
          </w:r>
          <w:r>
            <w:fldChar w:fldCharType="end"/>
          </w:r>
        </w:p>
        <w:p w:rsidR="021C6639" w:rsidRDefault="021C6639" w14:paraId="641CA213" w14:textId="611B9677">
          <w:pPr>
            <w:pStyle w:val="TOC1"/>
            <w:tabs>
              <w:tab w:val="right" w:leader="dot" w:pos="10080"/>
            </w:tabs>
            <w:pPrChange w:author="Chetan Arora" w:date="2026-08-10T03:37:00Z" w:id="111">
              <w:pPr/>
            </w:pPrChange>
          </w:pPr>
          <w:r>
            <w:fldChar w:fldCharType="begin"/>
          </w:r>
          <w:r>
            <w:instrText xml:space="preserve">HYPERLINK  \l  "_Toc10912679" </w:instrText>
          </w:r>
          <w:r>
            <w:fldChar w:fldCharType="separate"/>
          </w:r>
          <w:r w:rsidRPr="55A89075" w:rsidR="55A89075">
            <w:rPr>
              <w:rStyle w:val="Hyperlink"/>
            </w:rPr>
            <w:t>Closing</w:t>
          </w:r>
          <w:r>
            <w:tab/>
          </w:r>
          <w:r>
            <w:fldChar w:fldCharType="begin"/>
          </w:r>
          <w:r>
            <w:instrText>PAGEREF _Toc10912679 \h</w:instrText>
          </w:r>
          <w:r>
            <w:fldChar w:fldCharType="separate"/>
          </w:r>
          <w:r w:rsidRPr="55A89075" w:rsidR="55A89075">
            <w:rPr>
              <w:rStyle w:val="Hyperlink"/>
            </w:rPr>
            <w:t>54</w:t>
          </w:r>
          <w:r>
            <w:fldChar w:fldCharType="end"/>
          </w:r>
          <w:r>
            <w:fldChar w:fldCharType="end"/>
          </w:r>
        </w:p>
        <w:p w:rsidR="021C6639" w:rsidRDefault="021C6639" w14:paraId="3764AAAC" w14:textId="382F8796">
          <w:pPr>
            <w:pStyle w:val="TOC1"/>
            <w:tabs>
              <w:tab w:val="right" w:leader="dot" w:pos="10080"/>
            </w:tabs>
            <w:pPrChange w:author="Chetan Arora" w:date="2026-08-10T03:37:00Z" w:id="112">
              <w:pPr/>
            </w:pPrChange>
          </w:pPr>
          <w:r>
            <w:fldChar w:fldCharType="begin"/>
          </w:r>
          <w:r>
            <w:instrText xml:space="preserve">HYPERLINK  \l  "_Toc293166391" </w:instrText>
          </w:r>
          <w:r>
            <w:fldChar w:fldCharType="separate"/>
          </w:r>
          <w:r w:rsidRPr="55A89075" w:rsidR="55A89075">
            <w:rPr>
              <w:rStyle w:val="Hyperlink"/>
            </w:rPr>
            <w:t>Exhibit 1 – Tech Stack Specifications</w:t>
          </w:r>
          <w:r>
            <w:tab/>
          </w:r>
          <w:r>
            <w:fldChar w:fldCharType="begin"/>
          </w:r>
          <w:r>
            <w:instrText>PAGEREF _Toc293166391 \h</w:instrText>
          </w:r>
          <w:r>
            <w:fldChar w:fldCharType="separate"/>
          </w:r>
          <w:r w:rsidRPr="55A89075" w:rsidR="55A89075">
            <w:rPr>
              <w:rStyle w:val="Hyperlink"/>
            </w:rPr>
            <w:t>54</w:t>
          </w:r>
          <w:r>
            <w:fldChar w:fldCharType="end"/>
          </w:r>
          <w:r>
            <w:fldChar w:fldCharType="end"/>
          </w:r>
        </w:p>
        <w:p w:rsidR="021C6639" w:rsidRDefault="021C6639" w14:paraId="700CC0F8" w14:textId="0F163DBC">
          <w:pPr>
            <w:pStyle w:val="TOC3"/>
            <w:tabs>
              <w:tab w:val="right" w:leader="dot" w:pos="10080"/>
            </w:tabs>
            <w:pPrChange w:author="Chetan Arora" w:date="2026-08-10T03:37:00Z" w:id="113">
              <w:pPr/>
            </w:pPrChange>
          </w:pPr>
          <w:r>
            <w:fldChar w:fldCharType="begin"/>
          </w:r>
          <w:r>
            <w:instrText xml:space="preserve">HYPERLINK  \l  "_Toc1583990087" </w:instrText>
          </w:r>
          <w:r>
            <w:fldChar w:fldCharType="separate"/>
          </w:r>
          <w:r w:rsidRPr="55A89075" w:rsidR="55A89075">
            <w:rPr>
              <w:rStyle w:val="Hyperlink"/>
            </w:rPr>
            <w:t>Platform</w:t>
          </w:r>
          <w:r>
            <w:tab/>
          </w:r>
          <w:r>
            <w:fldChar w:fldCharType="begin"/>
          </w:r>
          <w:r>
            <w:instrText>PAGEREF _Toc1583990087 \h</w:instrText>
          </w:r>
          <w:r>
            <w:fldChar w:fldCharType="separate"/>
          </w:r>
          <w:r w:rsidRPr="55A89075" w:rsidR="55A89075">
            <w:rPr>
              <w:rStyle w:val="Hyperlink"/>
            </w:rPr>
            <w:t>55</w:t>
          </w:r>
          <w:r>
            <w:fldChar w:fldCharType="end"/>
          </w:r>
          <w:r>
            <w:fldChar w:fldCharType="end"/>
          </w:r>
        </w:p>
        <w:p w:rsidR="021C6639" w:rsidRDefault="021C6639" w14:paraId="248B5D54" w14:textId="130C3346">
          <w:pPr>
            <w:pStyle w:val="TOC3"/>
            <w:tabs>
              <w:tab w:val="right" w:leader="dot" w:pos="10080"/>
            </w:tabs>
            <w:pPrChange w:author="Chetan Arora" w:date="2026-08-10T03:37:00Z" w:id="114">
              <w:pPr/>
            </w:pPrChange>
          </w:pPr>
          <w:r>
            <w:fldChar w:fldCharType="begin"/>
          </w:r>
          <w:r>
            <w:instrText xml:space="preserve">HYPERLINK  \l  "_Toc185878457" </w:instrText>
          </w:r>
          <w:r>
            <w:fldChar w:fldCharType="separate"/>
          </w:r>
          <w:r w:rsidRPr="55A89075" w:rsidR="55A89075">
            <w:rPr>
              <w:rStyle w:val="Hyperlink"/>
            </w:rPr>
            <w:t>API</w:t>
          </w:r>
          <w:r>
            <w:tab/>
          </w:r>
          <w:r>
            <w:fldChar w:fldCharType="begin"/>
          </w:r>
          <w:r>
            <w:instrText>PAGEREF _Toc185878457 \h</w:instrText>
          </w:r>
          <w:r>
            <w:fldChar w:fldCharType="separate"/>
          </w:r>
          <w:r w:rsidRPr="55A89075" w:rsidR="55A89075">
            <w:rPr>
              <w:rStyle w:val="Hyperlink"/>
            </w:rPr>
            <w:t>55</w:t>
          </w:r>
          <w:r>
            <w:fldChar w:fldCharType="end"/>
          </w:r>
          <w:r>
            <w:fldChar w:fldCharType="end"/>
          </w:r>
        </w:p>
        <w:p w:rsidR="021C6639" w:rsidRDefault="021C6639" w14:paraId="4DB69E9B" w14:textId="43F999C2">
          <w:pPr>
            <w:pStyle w:val="TOC3"/>
            <w:tabs>
              <w:tab w:val="right" w:leader="dot" w:pos="10080"/>
            </w:tabs>
            <w:pPrChange w:author="Chetan Arora" w:date="2026-08-10T03:37:00Z" w:id="115">
              <w:pPr/>
            </w:pPrChange>
          </w:pPr>
          <w:r>
            <w:fldChar w:fldCharType="begin"/>
          </w:r>
          <w:r>
            <w:instrText xml:space="preserve">HYPERLINK  \l  "_Toc1090268901" </w:instrText>
          </w:r>
          <w:r>
            <w:fldChar w:fldCharType="separate"/>
          </w:r>
          <w:r w:rsidRPr="55A89075" w:rsidR="55A89075">
            <w:rPr>
              <w:rStyle w:val="Hyperlink"/>
            </w:rPr>
            <w:t>User Interface</w:t>
          </w:r>
          <w:r>
            <w:tab/>
          </w:r>
          <w:r>
            <w:fldChar w:fldCharType="begin"/>
          </w:r>
          <w:r>
            <w:instrText>PAGEREF _Toc1090268901 \h</w:instrText>
          </w:r>
          <w:r>
            <w:fldChar w:fldCharType="separate"/>
          </w:r>
          <w:r w:rsidRPr="55A89075" w:rsidR="55A89075">
            <w:rPr>
              <w:rStyle w:val="Hyperlink"/>
            </w:rPr>
            <w:t>55</w:t>
          </w:r>
          <w:r>
            <w:fldChar w:fldCharType="end"/>
          </w:r>
          <w:r>
            <w:fldChar w:fldCharType="end"/>
          </w:r>
        </w:p>
        <w:p w:rsidR="021C6639" w:rsidRDefault="021C6639" w14:paraId="0FE05B40" w14:textId="166A15B6">
          <w:pPr>
            <w:pStyle w:val="TOC3"/>
            <w:tabs>
              <w:tab w:val="right" w:leader="dot" w:pos="10080"/>
            </w:tabs>
            <w:pPrChange w:author="Chetan Arora" w:date="2026-08-10T03:37:00Z" w:id="116">
              <w:pPr/>
            </w:pPrChange>
          </w:pPr>
          <w:r>
            <w:fldChar w:fldCharType="begin"/>
          </w:r>
          <w:r>
            <w:instrText xml:space="preserve">HYPERLINK  \l  "_Toc1507480921" </w:instrText>
          </w:r>
          <w:r>
            <w:fldChar w:fldCharType="separate"/>
          </w:r>
          <w:r w:rsidRPr="55A89075" w:rsidR="55A89075">
            <w:rPr>
              <w:rStyle w:val="Hyperlink"/>
            </w:rPr>
            <w:t>Application Hosting</w:t>
          </w:r>
          <w:r>
            <w:tab/>
          </w:r>
          <w:r>
            <w:fldChar w:fldCharType="begin"/>
          </w:r>
          <w:r>
            <w:instrText>PAGEREF _Toc1507480921 \h</w:instrText>
          </w:r>
          <w:r>
            <w:fldChar w:fldCharType="separate"/>
          </w:r>
          <w:r w:rsidRPr="55A89075" w:rsidR="55A89075">
            <w:rPr>
              <w:rStyle w:val="Hyperlink"/>
            </w:rPr>
            <w:t>55</w:t>
          </w:r>
          <w:r>
            <w:fldChar w:fldCharType="end"/>
          </w:r>
          <w:r>
            <w:fldChar w:fldCharType="end"/>
          </w:r>
        </w:p>
        <w:p w:rsidR="021C6639" w:rsidRDefault="021C6639" w14:paraId="7180C49E" w14:textId="7E86B9AE">
          <w:pPr>
            <w:pStyle w:val="TOC3"/>
            <w:tabs>
              <w:tab w:val="right" w:leader="dot" w:pos="10080"/>
            </w:tabs>
            <w:pPrChange w:author="Chetan Arora" w:date="2026-08-10T03:37:00Z" w:id="117">
              <w:pPr/>
            </w:pPrChange>
          </w:pPr>
          <w:r>
            <w:fldChar w:fldCharType="begin"/>
          </w:r>
          <w:r>
            <w:instrText xml:space="preserve">HYPERLINK  \l  "_Toc1434864325" </w:instrText>
          </w:r>
          <w:r>
            <w:fldChar w:fldCharType="separate"/>
          </w:r>
          <w:r w:rsidRPr="55A89075" w:rsidR="55A89075">
            <w:rPr>
              <w:rStyle w:val="Hyperlink"/>
            </w:rPr>
            <w:t>Document Management</w:t>
          </w:r>
          <w:r>
            <w:tab/>
          </w:r>
          <w:r>
            <w:fldChar w:fldCharType="begin"/>
          </w:r>
          <w:r>
            <w:instrText>PAGEREF _Toc1434864325 \h</w:instrText>
          </w:r>
          <w:r>
            <w:fldChar w:fldCharType="separate"/>
          </w:r>
          <w:r w:rsidRPr="55A89075" w:rsidR="55A89075">
            <w:rPr>
              <w:rStyle w:val="Hyperlink"/>
            </w:rPr>
            <w:t>55</w:t>
          </w:r>
          <w:r>
            <w:fldChar w:fldCharType="end"/>
          </w:r>
          <w:r>
            <w:fldChar w:fldCharType="end"/>
          </w:r>
        </w:p>
        <w:p w:rsidR="021C6639" w:rsidRDefault="021C6639" w14:paraId="764A02D0" w14:textId="09937F0A">
          <w:pPr>
            <w:pStyle w:val="TOC3"/>
            <w:tabs>
              <w:tab w:val="right" w:leader="dot" w:pos="10080"/>
            </w:tabs>
            <w:pPrChange w:author="Chetan Arora" w:date="2026-08-10T03:37:00Z" w:id="118">
              <w:pPr/>
            </w:pPrChange>
          </w:pPr>
          <w:r>
            <w:fldChar w:fldCharType="begin"/>
          </w:r>
          <w:r>
            <w:instrText xml:space="preserve">HYPERLINK  \l  "_Toc554467543" </w:instrText>
          </w:r>
          <w:r>
            <w:fldChar w:fldCharType="separate"/>
          </w:r>
          <w:r w:rsidRPr="55A89075" w:rsidR="55A89075">
            <w:rPr>
              <w:rStyle w:val="Hyperlink"/>
            </w:rPr>
            <w:t>Programming Language</w:t>
          </w:r>
          <w:r>
            <w:tab/>
          </w:r>
          <w:r>
            <w:fldChar w:fldCharType="begin"/>
          </w:r>
          <w:r>
            <w:instrText>PAGEREF _Toc554467543 \h</w:instrText>
          </w:r>
          <w:r>
            <w:fldChar w:fldCharType="separate"/>
          </w:r>
          <w:r w:rsidRPr="55A89075" w:rsidR="55A89075">
            <w:rPr>
              <w:rStyle w:val="Hyperlink"/>
            </w:rPr>
            <w:t>56</w:t>
          </w:r>
          <w:r>
            <w:fldChar w:fldCharType="end"/>
          </w:r>
          <w:r>
            <w:fldChar w:fldCharType="end"/>
          </w:r>
        </w:p>
        <w:p w:rsidR="021C6639" w:rsidRDefault="021C6639" w14:paraId="64A8E70F" w14:textId="167CDC3E">
          <w:pPr>
            <w:pStyle w:val="TOC3"/>
            <w:tabs>
              <w:tab w:val="right" w:leader="dot" w:pos="10080"/>
            </w:tabs>
            <w:pPrChange w:author="Chetan Arora" w:date="2026-08-10T03:37:00Z" w:id="119">
              <w:pPr/>
            </w:pPrChange>
          </w:pPr>
          <w:r>
            <w:fldChar w:fldCharType="begin"/>
          </w:r>
          <w:r>
            <w:instrText xml:space="preserve">HYPERLINK  \l  "_Toc1134116330" </w:instrText>
          </w:r>
          <w:r>
            <w:fldChar w:fldCharType="separate"/>
          </w:r>
          <w:r w:rsidRPr="55A89075" w:rsidR="55A89075">
            <w:rPr>
              <w:rStyle w:val="Hyperlink"/>
            </w:rPr>
            <w:t>Asynchronous Messaging &amp; Process Orchestration</w:t>
          </w:r>
          <w:r>
            <w:tab/>
          </w:r>
          <w:r>
            <w:fldChar w:fldCharType="begin"/>
          </w:r>
          <w:r>
            <w:instrText>PAGEREF _Toc1134116330 \h</w:instrText>
          </w:r>
          <w:r>
            <w:fldChar w:fldCharType="separate"/>
          </w:r>
          <w:r w:rsidRPr="55A89075" w:rsidR="55A89075">
            <w:rPr>
              <w:rStyle w:val="Hyperlink"/>
            </w:rPr>
            <w:t>56</w:t>
          </w:r>
          <w:r>
            <w:fldChar w:fldCharType="end"/>
          </w:r>
          <w:r>
            <w:fldChar w:fldCharType="end"/>
          </w:r>
        </w:p>
        <w:p w:rsidR="021C6639" w:rsidRDefault="021C6639" w14:paraId="142DD791" w14:textId="1124116C">
          <w:pPr>
            <w:pStyle w:val="TOC3"/>
            <w:tabs>
              <w:tab w:val="right" w:leader="dot" w:pos="10080"/>
            </w:tabs>
            <w:pPrChange w:author="Chetan Arora" w:date="2026-08-10T03:37:00Z" w:id="120">
              <w:pPr/>
            </w:pPrChange>
          </w:pPr>
          <w:r>
            <w:fldChar w:fldCharType="begin"/>
          </w:r>
          <w:r>
            <w:instrText xml:space="preserve">HYPERLINK  \l  "_Toc815474495" </w:instrText>
          </w:r>
          <w:r>
            <w:fldChar w:fldCharType="separate"/>
          </w:r>
          <w:r w:rsidRPr="55A89075" w:rsidR="55A89075">
            <w:rPr>
              <w:rStyle w:val="Hyperlink"/>
            </w:rPr>
            <w:t>Events</w:t>
          </w:r>
          <w:r>
            <w:tab/>
          </w:r>
          <w:r>
            <w:fldChar w:fldCharType="begin"/>
          </w:r>
          <w:r>
            <w:instrText>PAGEREF _Toc815474495 \h</w:instrText>
          </w:r>
          <w:r>
            <w:fldChar w:fldCharType="separate"/>
          </w:r>
          <w:r w:rsidRPr="55A89075" w:rsidR="55A89075">
            <w:rPr>
              <w:rStyle w:val="Hyperlink"/>
            </w:rPr>
            <w:t>56</w:t>
          </w:r>
          <w:r>
            <w:fldChar w:fldCharType="end"/>
          </w:r>
          <w:r>
            <w:fldChar w:fldCharType="end"/>
          </w:r>
        </w:p>
        <w:p w:rsidR="021C6639" w:rsidRDefault="021C6639" w14:paraId="2EA01898" w14:textId="5925AC39">
          <w:pPr>
            <w:pStyle w:val="TOC3"/>
            <w:tabs>
              <w:tab w:val="right" w:leader="dot" w:pos="10080"/>
            </w:tabs>
            <w:pPrChange w:author="Chetan Arora" w:date="2026-08-10T03:37:00Z" w:id="121">
              <w:pPr/>
            </w:pPrChange>
          </w:pPr>
          <w:r>
            <w:fldChar w:fldCharType="begin"/>
          </w:r>
          <w:r>
            <w:instrText xml:space="preserve">HYPERLINK  \l  "_Toc1103575580" </w:instrText>
          </w:r>
          <w:r>
            <w:fldChar w:fldCharType="separate"/>
          </w:r>
          <w:r w:rsidRPr="55A89075" w:rsidR="55A89075">
            <w:rPr>
              <w:rStyle w:val="Hyperlink"/>
            </w:rPr>
            <w:t>Data Storage</w:t>
          </w:r>
          <w:r>
            <w:tab/>
          </w:r>
          <w:r>
            <w:fldChar w:fldCharType="begin"/>
          </w:r>
          <w:r>
            <w:instrText>PAGEREF _Toc1103575580 \h</w:instrText>
          </w:r>
          <w:r>
            <w:fldChar w:fldCharType="separate"/>
          </w:r>
          <w:r w:rsidRPr="55A89075" w:rsidR="55A89075">
            <w:rPr>
              <w:rStyle w:val="Hyperlink"/>
            </w:rPr>
            <w:t>56</w:t>
          </w:r>
          <w:r>
            <w:fldChar w:fldCharType="end"/>
          </w:r>
          <w:r>
            <w:fldChar w:fldCharType="end"/>
          </w:r>
        </w:p>
        <w:p w:rsidR="021C6639" w:rsidRDefault="021C6639" w14:paraId="5C9FA90F" w14:textId="79AEEAC3">
          <w:pPr>
            <w:pStyle w:val="TOC3"/>
            <w:tabs>
              <w:tab w:val="right" w:leader="dot" w:pos="10080"/>
            </w:tabs>
            <w:pPrChange w:author="Chetan Arora" w:date="2026-08-10T03:37:00Z" w:id="122">
              <w:pPr/>
            </w:pPrChange>
          </w:pPr>
          <w:r>
            <w:fldChar w:fldCharType="begin"/>
          </w:r>
          <w:r>
            <w:instrText xml:space="preserve">HYPERLINK  \l  "_Toc925000475" </w:instrText>
          </w:r>
          <w:r>
            <w:fldChar w:fldCharType="separate"/>
          </w:r>
          <w:r w:rsidRPr="55A89075" w:rsidR="55A89075">
            <w:rPr>
              <w:rStyle w:val="Hyperlink"/>
            </w:rPr>
            <w:t>File Transfer</w:t>
          </w:r>
          <w:r>
            <w:tab/>
          </w:r>
          <w:r>
            <w:fldChar w:fldCharType="begin"/>
          </w:r>
          <w:r>
            <w:instrText>PAGEREF _Toc925000475 \h</w:instrText>
          </w:r>
          <w:r>
            <w:fldChar w:fldCharType="separate"/>
          </w:r>
          <w:r w:rsidRPr="55A89075" w:rsidR="55A89075">
            <w:rPr>
              <w:rStyle w:val="Hyperlink"/>
            </w:rPr>
            <w:t>56</w:t>
          </w:r>
          <w:r>
            <w:fldChar w:fldCharType="end"/>
          </w:r>
          <w:r>
            <w:fldChar w:fldCharType="end"/>
          </w:r>
        </w:p>
        <w:p w:rsidR="021C6639" w:rsidRDefault="021C6639" w14:paraId="199C8370" w14:textId="632B1080">
          <w:pPr>
            <w:pStyle w:val="TOC3"/>
            <w:tabs>
              <w:tab w:val="right" w:leader="dot" w:pos="10080"/>
            </w:tabs>
            <w:pPrChange w:author="Chetan Arora" w:date="2026-08-10T03:37:00Z" w:id="123">
              <w:pPr/>
            </w:pPrChange>
          </w:pPr>
          <w:r>
            <w:fldChar w:fldCharType="begin"/>
          </w:r>
          <w:r>
            <w:instrText xml:space="preserve">HYPERLINK  \l  "_Toc27519780" </w:instrText>
          </w:r>
          <w:r>
            <w:fldChar w:fldCharType="separate"/>
          </w:r>
          <w:r w:rsidRPr="55A89075" w:rsidR="55A89075">
            <w:rPr>
              <w:rStyle w:val="Hyperlink"/>
            </w:rPr>
            <w:t>File Storage</w:t>
          </w:r>
          <w:r>
            <w:tab/>
          </w:r>
          <w:r>
            <w:fldChar w:fldCharType="begin"/>
          </w:r>
          <w:r>
            <w:instrText>PAGEREF _Toc27519780 \h</w:instrText>
          </w:r>
          <w:r>
            <w:fldChar w:fldCharType="separate"/>
          </w:r>
          <w:r w:rsidRPr="55A89075" w:rsidR="55A89075">
            <w:rPr>
              <w:rStyle w:val="Hyperlink"/>
            </w:rPr>
            <w:t>56</w:t>
          </w:r>
          <w:r>
            <w:fldChar w:fldCharType="end"/>
          </w:r>
          <w:r>
            <w:fldChar w:fldCharType="end"/>
          </w:r>
        </w:p>
        <w:p w:rsidR="021C6639" w:rsidRDefault="021C6639" w14:paraId="164A0185" w14:textId="06B7DC2B">
          <w:pPr>
            <w:pStyle w:val="TOC3"/>
            <w:tabs>
              <w:tab w:val="right" w:leader="dot" w:pos="10080"/>
            </w:tabs>
            <w:pPrChange w:author="Chetan Arora" w:date="2026-08-10T03:37:00Z" w:id="124">
              <w:pPr/>
            </w:pPrChange>
          </w:pPr>
          <w:r>
            <w:fldChar w:fldCharType="begin"/>
          </w:r>
          <w:r>
            <w:instrText xml:space="preserve">HYPERLINK  \l  "_Toc173444896" </w:instrText>
          </w:r>
          <w:r>
            <w:fldChar w:fldCharType="separate"/>
          </w:r>
          <w:r w:rsidRPr="55A89075" w:rsidR="55A89075">
            <w:rPr>
              <w:rStyle w:val="Hyperlink"/>
            </w:rPr>
            <w:t>Reporting and Visualizations</w:t>
          </w:r>
          <w:r>
            <w:tab/>
          </w:r>
          <w:r>
            <w:fldChar w:fldCharType="begin"/>
          </w:r>
          <w:r>
            <w:instrText>PAGEREF _Toc173444896 \h</w:instrText>
          </w:r>
          <w:r>
            <w:fldChar w:fldCharType="separate"/>
          </w:r>
          <w:r w:rsidRPr="55A89075" w:rsidR="55A89075">
            <w:rPr>
              <w:rStyle w:val="Hyperlink"/>
            </w:rPr>
            <w:t>56</w:t>
          </w:r>
          <w:r>
            <w:fldChar w:fldCharType="end"/>
          </w:r>
          <w:r>
            <w:fldChar w:fldCharType="end"/>
          </w:r>
        </w:p>
        <w:p w:rsidR="021C6639" w:rsidRDefault="021C6639" w14:paraId="2D1C2C32" w14:textId="4724782A">
          <w:pPr>
            <w:pStyle w:val="TOC3"/>
            <w:tabs>
              <w:tab w:val="right" w:leader="dot" w:pos="10080"/>
            </w:tabs>
            <w:pPrChange w:author="Chetan Arora" w:date="2026-08-10T03:37:00Z" w:id="125">
              <w:pPr/>
            </w:pPrChange>
          </w:pPr>
          <w:r>
            <w:fldChar w:fldCharType="begin"/>
          </w:r>
          <w:r>
            <w:instrText xml:space="preserve">HYPERLINK  \l  "_Toc1162465279" </w:instrText>
          </w:r>
          <w:r>
            <w:fldChar w:fldCharType="separate"/>
          </w:r>
          <w:r w:rsidRPr="55A89075" w:rsidR="55A89075">
            <w:rPr>
              <w:rStyle w:val="Hyperlink"/>
            </w:rPr>
            <w:t>Security</w:t>
          </w:r>
          <w:r>
            <w:tab/>
          </w:r>
          <w:r>
            <w:fldChar w:fldCharType="begin"/>
          </w:r>
          <w:r>
            <w:instrText>PAGEREF _Toc1162465279 \h</w:instrText>
          </w:r>
          <w:r>
            <w:fldChar w:fldCharType="separate"/>
          </w:r>
          <w:r w:rsidRPr="55A89075" w:rsidR="55A89075">
            <w:rPr>
              <w:rStyle w:val="Hyperlink"/>
            </w:rPr>
            <w:t>57</w:t>
          </w:r>
          <w:r>
            <w:fldChar w:fldCharType="end"/>
          </w:r>
          <w:r>
            <w:fldChar w:fldCharType="end"/>
          </w:r>
        </w:p>
        <w:p w:rsidR="021C6639" w:rsidRDefault="021C6639" w14:paraId="0B2862F7" w14:textId="63D0AABC">
          <w:pPr>
            <w:pStyle w:val="TOC3"/>
            <w:tabs>
              <w:tab w:val="right" w:leader="dot" w:pos="10080"/>
            </w:tabs>
            <w:pPrChange w:author="Chetan Arora" w:date="2026-08-10T03:37:00Z" w:id="126">
              <w:pPr/>
            </w:pPrChange>
          </w:pPr>
          <w:r>
            <w:fldChar w:fldCharType="begin"/>
          </w:r>
          <w:r>
            <w:instrText xml:space="preserve">HYPERLINK  \l  "_Toc431369738" </w:instrText>
          </w:r>
          <w:r>
            <w:fldChar w:fldCharType="separate"/>
          </w:r>
          <w:r w:rsidRPr="55A89075" w:rsidR="55A89075">
            <w:rPr>
              <w:rStyle w:val="Hyperlink"/>
            </w:rPr>
            <w:t>DevOps</w:t>
          </w:r>
          <w:r>
            <w:tab/>
          </w:r>
          <w:r>
            <w:fldChar w:fldCharType="begin"/>
          </w:r>
          <w:r>
            <w:instrText>PAGEREF _Toc431369738 \h</w:instrText>
          </w:r>
          <w:r>
            <w:fldChar w:fldCharType="separate"/>
          </w:r>
          <w:r w:rsidRPr="55A89075" w:rsidR="55A89075">
            <w:rPr>
              <w:rStyle w:val="Hyperlink"/>
            </w:rPr>
            <w:t>57</w:t>
          </w:r>
          <w:r>
            <w:fldChar w:fldCharType="end"/>
          </w:r>
          <w:r>
            <w:fldChar w:fldCharType="end"/>
          </w:r>
        </w:p>
        <w:p w:rsidR="021C6639" w:rsidRDefault="021C6639" w14:paraId="00BE6F01" w14:textId="07BCF7D4">
          <w:pPr>
            <w:pStyle w:val="TOC3"/>
            <w:tabs>
              <w:tab w:val="right" w:leader="dot" w:pos="10080"/>
            </w:tabs>
            <w:pPrChange w:author="Chetan Arora" w:date="2026-08-10T03:37:00Z" w:id="127">
              <w:pPr/>
            </w:pPrChange>
          </w:pPr>
          <w:r>
            <w:fldChar w:fldCharType="begin"/>
          </w:r>
          <w:r>
            <w:instrText xml:space="preserve">HYPERLINK  \l  "_Toc2091460617" </w:instrText>
          </w:r>
          <w:r>
            <w:fldChar w:fldCharType="separate"/>
          </w:r>
          <w:r w:rsidRPr="55A89075" w:rsidR="55A89075">
            <w:rPr>
              <w:rStyle w:val="Hyperlink"/>
            </w:rPr>
            <w:t>Telemetry and Logging</w:t>
          </w:r>
          <w:r>
            <w:tab/>
          </w:r>
          <w:r>
            <w:fldChar w:fldCharType="begin"/>
          </w:r>
          <w:r>
            <w:instrText>PAGEREF _Toc2091460617 \h</w:instrText>
          </w:r>
          <w:r>
            <w:fldChar w:fldCharType="separate"/>
          </w:r>
          <w:r w:rsidRPr="55A89075" w:rsidR="55A89075">
            <w:rPr>
              <w:rStyle w:val="Hyperlink"/>
            </w:rPr>
            <w:t>57</w:t>
          </w:r>
          <w:r>
            <w:fldChar w:fldCharType="end"/>
          </w:r>
          <w:r>
            <w:fldChar w:fldCharType="end"/>
          </w:r>
        </w:p>
        <w:p w:rsidR="021C6639" w:rsidRDefault="021C6639" w14:paraId="6CFFCB4B" w14:textId="49CBABC2">
          <w:pPr>
            <w:pStyle w:val="TOC3"/>
            <w:tabs>
              <w:tab w:val="right" w:leader="dot" w:pos="10080"/>
            </w:tabs>
            <w:pPrChange w:author="Chetan Arora" w:date="2026-08-10T03:37:00Z" w:id="128">
              <w:pPr/>
            </w:pPrChange>
          </w:pPr>
          <w:r>
            <w:fldChar w:fldCharType="begin"/>
          </w:r>
          <w:r>
            <w:instrText xml:space="preserve">HYPERLINK  \l  "_Toc65599449" </w:instrText>
          </w:r>
          <w:r>
            <w:fldChar w:fldCharType="separate"/>
          </w:r>
          <w:r w:rsidRPr="55A89075" w:rsidR="55A89075">
            <w:rPr>
              <w:rStyle w:val="Hyperlink"/>
            </w:rPr>
            <w:t>IDE</w:t>
          </w:r>
          <w:r>
            <w:tab/>
          </w:r>
          <w:r>
            <w:fldChar w:fldCharType="begin"/>
          </w:r>
          <w:r>
            <w:instrText>PAGEREF _Toc65599449 \h</w:instrText>
          </w:r>
          <w:r>
            <w:fldChar w:fldCharType="separate"/>
          </w:r>
          <w:r w:rsidRPr="55A89075" w:rsidR="55A89075">
            <w:rPr>
              <w:rStyle w:val="Hyperlink"/>
            </w:rPr>
            <w:t>57</w:t>
          </w:r>
          <w:r>
            <w:fldChar w:fldCharType="end"/>
          </w:r>
          <w:r>
            <w:fldChar w:fldCharType="end"/>
          </w:r>
        </w:p>
        <w:p w:rsidR="021C6639" w:rsidRDefault="021C6639" w14:paraId="3A0EC160" w14:textId="31F41BD0">
          <w:pPr>
            <w:pStyle w:val="TOC3"/>
            <w:tabs>
              <w:tab w:val="right" w:leader="dot" w:pos="10080"/>
            </w:tabs>
            <w:pPrChange w:author="Chetan Arora" w:date="2026-08-10T03:37:00Z" w:id="129">
              <w:pPr/>
            </w:pPrChange>
          </w:pPr>
          <w:r>
            <w:fldChar w:fldCharType="begin"/>
          </w:r>
          <w:r>
            <w:instrText xml:space="preserve">HYPERLINK  \l  "_Toc408888077" </w:instrText>
          </w:r>
          <w:r>
            <w:fldChar w:fldCharType="separate"/>
          </w:r>
          <w:r w:rsidRPr="55A89075" w:rsidR="55A89075">
            <w:rPr>
              <w:rStyle w:val="Hyperlink"/>
            </w:rPr>
            <w:t>Scheduling</w:t>
          </w:r>
          <w:r>
            <w:tab/>
          </w:r>
          <w:r>
            <w:fldChar w:fldCharType="begin"/>
          </w:r>
          <w:r>
            <w:instrText>PAGEREF _Toc408888077 \h</w:instrText>
          </w:r>
          <w:r>
            <w:fldChar w:fldCharType="separate"/>
          </w:r>
          <w:r w:rsidRPr="55A89075" w:rsidR="55A89075">
            <w:rPr>
              <w:rStyle w:val="Hyperlink"/>
            </w:rPr>
            <w:t>57</w:t>
          </w:r>
          <w:r>
            <w:fldChar w:fldCharType="end"/>
          </w:r>
          <w:r>
            <w:fldChar w:fldCharType="end"/>
          </w:r>
        </w:p>
        <w:p w:rsidR="021C6639" w:rsidRDefault="021C6639" w14:paraId="6CFC4D82" w14:textId="485D0DF1">
          <w:pPr>
            <w:pStyle w:val="TOC3"/>
            <w:tabs>
              <w:tab w:val="right" w:leader="dot" w:pos="10080"/>
            </w:tabs>
            <w:pPrChange w:author="Chetan Arora" w:date="2026-08-10T03:37:00Z" w:id="130">
              <w:pPr/>
            </w:pPrChange>
          </w:pPr>
          <w:r>
            <w:fldChar w:fldCharType="begin"/>
          </w:r>
          <w:r>
            <w:instrText xml:space="preserve">HYPERLINK  \l  "_Toc292489073" </w:instrText>
          </w:r>
          <w:r>
            <w:fldChar w:fldCharType="separate"/>
          </w:r>
          <w:r w:rsidRPr="55A89075" w:rsidR="55A89075">
            <w:rPr>
              <w:rStyle w:val="Hyperlink"/>
            </w:rPr>
            <w:t>Testing Automation</w:t>
          </w:r>
          <w:r>
            <w:tab/>
          </w:r>
          <w:r>
            <w:fldChar w:fldCharType="begin"/>
          </w:r>
          <w:r>
            <w:instrText>PAGEREF _Toc292489073 \h</w:instrText>
          </w:r>
          <w:r>
            <w:fldChar w:fldCharType="separate"/>
          </w:r>
          <w:r w:rsidRPr="55A89075" w:rsidR="55A89075">
            <w:rPr>
              <w:rStyle w:val="Hyperlink"/>
            </w:rPr>
            <w:t>57</w:t>
          </w:r>
          <w:r>
            <w:fldChar w:fldCharType="end"/>
          </w:r>
          <w:r>
            <w:fldChar w:fldCharType="end"/>
          </w:r>
        </w:p>
        <w:p w:rsidR="021C6639" w:rsidRDefault="021C6639" w14:paraId="59AC6861" w14:textId="2FAA3A97">
          <w:pPr>
            <w:pStyle w:val="TOC3"/>
            <w:tabs>
              <w:tab w:val="right" w:leader="dot" w:pos="10080"/>
            </w:tabs>
            <w:pPrChange w:author="Chetan Arora" w:date="2026-08-10T03:37:00Z" w:id="131">
              <w:pPr/>
            </w:pPrChange>
          </w:pPr>
          <w:r>
            <w:fldChar w:fldCharType="begin"/>
          </w:r>
          <w:r>
            <w:instrText xml:space="preserve">HYPERLINK  \l  "_Toc1391712833" </w:instrText>
          </w:r>
          <w:r>
            <w:fldChar w:fldCharType="separate"/>
          </w:r>
          <w:r w:rsidRPr="55A89075" w:rsidR="55A89075">
            <w:rPr>
              <w:rStyle w:val="Hyperlink"/>
            </w:rPr>
            <w:t>Integration / ESB / ETL / Connectors</w:t>
          </w:r>
          <w:r>
            <w:tab/>
          </w:r>
          <w:r>
            <w:fldChar w:fldCharType="begin"/>
          </w:r>
          <w:r>
            <w:instrText>PAGEREF _Toc1391712833 \h</w:instrText>
          </w:r>
          <w:r>
            <w:fldChar w:fldCharType="separate"/>
          </w:r>
          <w:r w:rsidRPr="55A89075" w:rsidR="55A89075">
            <w:rPr>
              <w:rStyle w:val="Hyperlink"/>
            </w:rPr>
            <w:t>58</w:t>
          </w:r>
          <w:r>
            <w:fldChar w:fldCharType="end"/>
          </w:r>
          <w:r>
            <w:fldChar w:fldCharType="end"/>
          </w:r>
        </w:p>
        <w:p w:rsidR="021C6639" w:rsidRDefault="021C6639" w14:paraId="628EEA53" w14:textId="3DF7C237">
          <w:pPr>
            <w:pStyle w:val="TOC3"/>
            <w:tabs>
              <w:tab w:val="right" w:leader="dot" w:pos="10080"/>
            </w:tabs>
            <w:pPrChange w:author="Chetan Arora" w:date="2026-08-10T03:37:00Z" w:id="132">
              <w:pPr/>
            </w:pPrChange>
          </w:pPr>
          <w:r>
            <w:fldChar w:fldCharType="begin"/>
          </w:r>
          <w:r>
            <w:instrText xml:space="preserve">HYPERLINK  \l  "_Toc1685369460" </w:instrText>
          </w:r>
          <w:r>
            <w:fldChar w:fldCharType="separate"/>
          </w:r>
          <w:r w:rsidRPr="55A89075" w:rsidR="55A89075">
            <w:rPr>
              <w:rStyle w:val="Hyperlink"/>
            </w:rPr>
            <w:t>Data Analytics</w:t>
          </w:r>
          <w:r>
            <w:tab/>
          </w:r>
          <w:r>
            <w:fldChar w:fldCharType="begin"/>
          </w:r>
          <w:r>
            <w:instrText>PAGEREF _Toc1685369460 \h</w:instrText>
          </w:r>
          <w:r>
            <w:fldChar w:fldCharType="separate"/>
          </w:r>
          <w:r w:rsidRPr="55A89075" w:rsidR="55A89075">
            <w:rPr>
              <w:rStyle w:val="Hyperlink"/>
            </w:rPr>
            <w:t>58</w:t>
          </w:r>
          <w:r>
            <w:fldChar w:fldCharType="end"/>
          </w:r>
          <w:r>
            <w:fldChar w:fldCharType="end"/>
          </w:r>
        </w:p>
        <w:p w:rsidR="021C6639" w:rsidRDefault="021C6639" w14:paraId="38569F51" w14:textId="60D6A14B">
          <w:pPr>
            <w:pStyle w:val="TOC1"/>
            <w:tabs>
              <w:tab w:val="right" w:leader="dot" w:pos="10080"/>
            </w:tabs>
            <w:pPrChange w:author="Chetan Arora" w:date="2026-08-10T03:37:00Z" w:id="133">
              <w:pPr/>
            </w:pPrChange>
          </w:pPr>
          <w:r>
            <w:fldChar w:fldCharType="begin"/>
          </w:r>
          <w:r>
            <w:instrText xml:space="preserve">HYPERLINK  \l  "_Toc1426527745" </w:instrText>
          </w:r>
          <w:r>
            <w:fldChar w:fldCharType="separate"/>
          </w:r>
          <w:r w:rsidRPr="55A89075" w:rsidR="55A89075">
            <w:rPr>
              <w:rStyle w:val="Hyperlink"/>
            </w:rPr>
            <w:t>Exhibit 2 – Expected Performance</w:t>
          </w:r>
          <w:r>
            <w:tab/>
          </w:r>
          <w:r>
            <w:fldChar w:fldCharType="begin"/>
          </w:r>
          <w:r>
            <w:instrText>PAGEREF _Toc1426527745 \h</w:instrText>
          </w:r>
          <w:r>
            <w:fldChar w:fldCharType="separate"/>
          </w:r>
          <w:r w:rsidRPr="55A89075" w:rsidR="55A89075">
            <w:rPr>
              <w:rStyle w:val="Hyperlink"/>
            </w:rPr>
            <w:t>58</w:t>
          </w:r>
          <w:r>
            <w:fldChar w:fldCharType="end"/>
          </w:r>
          <w:r>
            <w:fldChar w:fldCharType="end"/>
          </w:r>
        </w:p>
        <w:p w:rsidR="021C6639" w:rsidRDefault="021C6639" w14:paraId="3984CA7E" w14:textId="699FB3F2">
          <w:pPr>
            <w:pStyle w:val="TOC2"/>
            <w:tabs>
              <w:tab w:val="right" w:leader="dot" w:pos="10080"/>
            </w:tabs>
            <w:pPrChange w:author="Chetan Arora" w:date="2026-08-10T03:37:00Z" w:id="134">
              <w:pPr/>
            </w:pPrChange>
          </w:pPr>
          <w:r>
            <w:fldChar w:fldCharType="begin"/>
          </w:r>
          <w:r>
            <w:instrText xml:space="preserve">HYPERLINK  \l  "_Toc1582707655" </w:instrText>
          </w:r>
          <w:r>
            <w:fldChar w:fldCharType="separate"/>
          </w:r>
          <w:r w:rsidRPr="55A89075" w:rsidR="55A89075">
            <w:rPr>
              <w:rStyle w:val="Hyperlink"/>
            </w:rPr>
            <w:t>Measurement and Values</w:t>
          </w:r>
          <w:r>
            <w:tab/>
          </w:r>
          <w:r>
            <w:fldChar w:fldCharType="begin"/>
          </w:r>
          <w:r>
            <w:instrText>PAGEREF _Toc1582707655 \h</w:instrText>
          </w:r>
          <w:r>
            <w:fldChar w:fldCharType="separate"/>
          </w:r>
          <w:r w:rsidRPr="55A89075" w:rsidR="55A89075">
            <w:rPr>
              <w:rStyle w:val="Hyperlink"/>
            </w:rPr>
            <w:t>59</w:t>
          </w:r>
          <w:r>
            <w:fldChar w:fldCharType="end"/>
          </w:r>
          <w:r>
            <w:fldChar w:fldCharType="end"/>
          </w:r>
        </w:p>
        <w:p w:rsidR="021C6639" w:rsidRDefault="021C6639" w14:paraId="3CACEBFD" w14:textId="4091DFC2">
          <w:pPr>
            <w:pStyle w:val="TOC4"/>
            <w:tabs>
              <w:tab w:val="right" w:leader="dot" w:pos="10080"/>
            </w:tabs>
            <w:pPrChange w:author="Chetan Arora" w:date="2026-08-10T03:37:00Z" w:id="135">
              <w:pPr/>
            </w:pPrChange>
          </w:pPr>
          <w:r>
            <w:fldChar w:fldCharType="begin"/>
          </w:r>
          <w:r>
            <w:instrText xml:space="preserve">HYPERLINK  \l  "_Toc1582795491" </w:instrText>
          </w:r>
          <w:r>
            <w:fldChar w:fldCharType="separate"/>
          </w:r>
          <w:r w:rsidRPr="55A89075" w:rsidR="55A89075">
            <w:rPr>
              <w:rStyle w:val="Hyperlink"/>
            </w:rPr>
            <w:t>Story Point Measurement</w:t>
          </w:r>
          <w:r>
            <w:tab/>
          </w:r>
          <w:r>
            <w:fldChar w:fldCharType="begin"/>
          </w:r>
          <w:r>
            <w:instrText>PAGEREF _Toc1582795491 \h</w:instrText>
          </w:r>
          <w:r>
            <w:fldChar w:fldCharType="separate"/>
          </w:r>
          <w:r w:rsidRPr="55A89075" w:rsidR="55A89075">
            <w:rPr>
              <w:rStyle w:val="Hyperlink"/>
            </w:rPr>
            <w:t>59</w:t>
          </w:r>
          <w:r>
            <w:fldChar w:fldCharType="end"/>
          </w:r>
          <w:r>
            <w:fldChar w:fldCharType="end"/>
          </w:r>
        </w:p>
        <w:p w:rsidR="021C6639" w:rsidRDefault="021C6639" w14:paraId="1CAFE7F5" w14:textId="6EBB0FE2">
          <w:pPr>
            <w:pStyle w:val="TOC4"/>
            <w:tabs>
              <w:tab w:val="right" w:leader="dot" w:pos="10080"/>
            </w:tabs>
            <w:pPrChange w:author="Chetan Arora" w:date="2026-08-10T03:37:00Z" w:id="136">
              <w:pPr/>
            </w:pPrChange>
          </w:pPr>
          <w:r>
            <w:fldChar w:fldCharType="begin"/>
          </w:r>
          <w:r>
            <w:instrText xml:space="preserve">HYPERLINK  \l  "_Toc1336680391" </w:instrText>
          </w:r>
          <w:r>
            <w:fldChar w:fldCharType="separate"/>
          </w:r>
          <w:r w:rsidRPr="55A89075" w:rsidR="55A89075">
            <w:rPr>
              <w:rStyle w:val="Hyperlink"/>
            </w:rPr>
            <w:t>Sprint Length</w:t>
          </w:r>
          <w:r>
            <w:tab/>
          </w:r>
          <w:r>
            <w:fldChar w:fldCharType="begin"/>
          </w:r>
          <w:r>
            <w:instrText>PAGEREF _Toc1336680391 \h</w:instrText>
          </w:r>
          <w:r>
            <w:fldChar w:fldCharType="separate"/>
          </w:r>
          <w:r w:rsidRPr="55A89075" w:rsidR="55A89075">
            <w:rPr>
              <w:rStyle w:val="Hyperlink"/>
            </w:rPr>
            <w:t>59</w:t>
          </w:r>
          <w:r>
            <w:fldChar w:fldCharType="end"/>
          </w:r>
          <w:r>
            <w:fldChar w:fldCharType="end"/>
          </w:r>
        </w:p>
        <w:p w:rsidR="021C6639" w:rsidRDefault="021C6639" w14:paraId="2AE2480F" w14:textId="37215AA8">
          <w:pPr>
            <w:pStyle w:val="TOC4"/>
            <w:tabs>
              <w:tab w:val="right" w:leader="dot" w:pos="10080"/>
            </w:tabs>
            <w:pPrChange w:author="Chetan Arora" w:date="2026-08-10T03:37:00Z" w:id="137">
              <w:pPr/>
            </w:pPrChange>
          </w:pPr>
          <w:r>
            <w:fldChar w:fldCharType="begin"/>
          </w:r>
          <w:r>
            <w:instrText xml:space="preserve">HYPERLINK  \l  "_Toc340583989" </w:instrText>
          </w:r>
          <w:r>
            <w:fldChar w:fldCharType="separate"/>
          </w:r>
          <w:r w:rsidRPr="55A89075" w:rsidR="55A89075">
            <w:rPr>
              <w:rStyle w:val="Hyperlink"/>
            </w:rPr>
            <w:t>Golden Value Setting</w:t>
          </w:r>
          <w:r>
            <w:tab/>
          </w:r>
          <w:r>
            <w:fldChar w:fldCharType="begin"/>
          </w:r>
          <w:r>
            <w:instrText>PAGEREF _Toc340583989 \h</w:instrText>
          </w:r>
          <w:r>
            <w:fldChar w:fldCharType="separate"/>
          </w:r>
          <w:r w:rsidRPr="55A89075" w:rsidR="55A89075">
            <w:rPr>
              <w:rStyle w:val="Hyperlink"/>
            </w:rPr>
            <w:t>59</w:t>
          </w:r>
          <w:r>
            <w:fldChar w:fldCharType="end"/>
          </w:r>
          <w:r>
            <w:fldChar w:fldCharType="end"/>
          </w:r>
        </w:p>
        <w:p w:rsidR="021C6639" w:rsidRDefault="021C6639" w14:paraId="3B38C68F" w14:textId="5FA83B56">
          <w:pPr>
            <w:pStyle w:val="TOC2"/>
            <w:tabs>
              <w:tab w:val="right" w:leader="dot" w:pos="10080"/>
            </w:tabs>
            <w:pPrChange w:author="Chetan Arora" w:date="2026-08-10T03:37:00Z" w:id="138">
              <w:pPr/>
            </w:pPrChange>
          </w:pPr>
          <w:r>
            <w:fldChar w:fldCharType="begin"/>
          </w:r>
          <w:r>
            <w:instrText xml:space="preserve">HYPERLINK  \l  "_Toc26715459" </w:instrText>
          </w:r>
          <w:r>
            <w:fldChar w:fldCharType="separate"/>
          </w:r>
          <w:r w:rsidRPr="55A89075" w:rsidR="55A89075">
            <w:rPr>
              <w:rStyle w:val="Hyperlink"/>
            </w:rPr>
            <w:t>KPIs and/or SLAs by Delivery Area</w:t>
          </w:r>
          <w:r>
            <w:tab/>
          </w:r>
          <w:r>
            <w:fldChar w:fldCharType="begin"/>
          </w:r>
          <w:r>
            <w:instrText>PAGEREF _Toc26715459 \h</w:instrText>
          </w:r>
          <w:r>
            <w:fldChar w:fldCharType="separate"/>
          </w:r>
          <w:r w:rsidRPr="55A89075" w:rsidR="55A89075">
            <w:rPr>
              <w:rStyle w:val="Hyperlink"/>
            </w:rPr>
            <w:t>59</w:t>
          </w:r>
          <w:r>
            <w:fldChar w:fldCharType="end"/>
          </w:r>
          <w:r>
            <w:fldChar w:fldCharType="end"/>
          </w:r>
        </w:p>
        <w:p w:rsidR="021C6639" w:rsidRDefault="021C6639" w14:paraId="1A88FF56" w14:textId="2FBA63AE">
          <w:pPr>
            <w:pStyle w:val="TOC2"/>
            <w:tabs>
              <w:tab w:val="right" w:leader="dot" w:pos="10080"/>
            </w:tabs>
            <w:pPrChange w:author="Chetan Arora" w:date="2026-08-10T03:37:00Z" w:id="139">
              <w:pPr/>
            </w:pPrChange>
          </w:pPr>
          <w:r>
            <w:fldChar w:fldCharType="begin"/>
          </w:r>
          <w:r>
            <w:instrText xml:space="preserve">HYPERLINK  \l  "_Toc684646873" </w:instrText>
          </w:r>
          <w:r>
            <w:fldChar w:fldCharType="separate"/>
          </w:r>
          <w:r w:rsidRPr="55A89075" w:rsidR="55A89075">
            <w:rPr>
              <w:rStyle w:val="Hyperlink"/>
            </w:rPr>
            <w:t>Error Classifications</w:t>
          </w:r>
          <w:r>
            <w:tab/>
          </w:r>
          <w:r>
            <w:fldChar w:fldCharType="begin"/>
          </w:r>
          <w:r>
            <w:instrText>PAGEREF _Toc684646873 \h</w:instrText>
          </w:r>
          <w:r>
            <w:fldChar w:fldCharType="separate"/>
          </w:r>
          <w:r w:rsidRPr="55A89075" w:rsidR="55A89075">
            <w:rPr>
              <w:rStyle w:val="Hyperlink"/>
            </w:rPr>
            <w:t>60</w:t>
          </w:r>
          <w:r>
            <w:fldChar w:fldCharType="end"/>
          </w:r>
          <w:r>
            <w:fldChar w:fldCharType="end"/>
          </w:r>
        </w:p>
        <w:p w:rsidR="021C6639" w:rsidRDefault="021C6639" w14:paraId="59C7CB1D" w14:textId="0626DDF7">
          <w:pPr>
            <w:pStyle w:val="TOC1"/>
            <w:tabs>
              <w:tab w:val="right" w:leader="dot" w:pos="10080"/>
            </w:tabs>
            <w:pPrChange w:author="Chetan Arora" w:date="2026-08-10T03:37:00Z" w:id="140">
              <w:pPr/>
            </w:pPrChange>
          </w:pPr>
          <w:r>
            <w:fldChar w:fldCharType="begin"/>
          </w:r>
          <w:r>
            <w:instrText xml:space="preserve">HYPERLINK  \l  "_Toc783434702" </w:instrText>
          </w:r>
          <w:r>
            <w:fldChar w:fldCharType="separate"/>
          </w:r>
          <w:r w:rsidRPr="55A89075" w:rsidR="55A89075">
            <w:rPr>
              <w:rStyle w:val="Hyperlink"/>
            </w:rPr>
            <w:t>Exhibit 3 – Functional Requirements Backlog</w:t>
          </w:r>
          <w:r>
            <w:tab/>
          </w:r>
          <w:r>
            <w:fldChar w:fldCharType="begin"/>
          </w:r>
          <w:r>
            <w:instrText>PAGEREF _Toc783434702 \h</w:instrText>
          </w:r>
          <w:r>
            <w:fldChar w:fldCharType="separate"/>
          </w:r>
          <w:r w:rsidRPr="55A89075" w:rsidR="55A89075">
            <w:rPr>
              <w:rStyle w:val="Hyperlink"/>
            </w:rPr>
            <w:t>60</w:t>
          </w:r>
          <w:r>
            <w:fldChar w:fldCharType="end"/>
          </w:r>
          <w:r>
            <w:fldChar w:fldCharType="end"/>
          </w:r>
        </w:p>
        <w:p w:rsidR="021C6639" w:rsidRDefault="021C6639" w14:paraId="48877A8E" w14:textId="38F0FDFA">
          <w:pPr>
            <w:pStyle w:val="TOC3"/>
            <w:tabs>
              <w:tab w:val="right" w:leader="dot" w:pos="10080"/>
            </w:tabs>
            <w:pPrChange w:author="Chetan Arora" w:date="2026-08-10T03:37:00Z" w:id="141">
              <w:pPr/>
            </w:pPrChange>
          </w:pPr>
          <w:r>
            <w:fldChar w:fldCharType="begin"/>
          </w:r>
          <w:r>
            <w:instrText xml:space="preserve">HYPERLINK  \l  "_Toc935223919" </w:instrText>
          </w:r>
          <w:r>
            <w:fldChar w:fldCharType="separate"/>
          </w:r>
          <w:r w:rsidRPr="55A89075" w:rsidR="55A89075">
            <w:rPr>
              <w:rStyle w:val="Hyperlink"/>
            </w:rPr>
            <w:t>Epic 1: Client Landing &amp; Home Experience</w:t>
          </w:r>
          <w:r>
            <w:tab/>
          </w:r>
          <w:r>
            <w:fldChar w:fldCharType="begin"/>
          </w:r>
          <w:r>
            <w:instrText>PAGEREF _Toc935223919 \h</w:instrText>
          </w:r>
          <w:r>
            <w:fldChar w:fldCharType="separate"/>
          </w:r>
          <w:r w:rsidRPr="55A89075" w:rsidR="55A89075">
            <w:rPr>
              <w:rStyle w:val="Hyperlink"/>
            </w:rPr>
            <w:t>61</w:t>
          </w:r>
          <w:r>
            <w:fldChar w:fldCharType="end"/>
          </w:r>
          <w:r>
            <w:fldChar w:fldCharType="end"/>
          </w:r>
        </w:p>
        <w:p w:rsidR="021C6639" w:rsidRDefault="021C6639" w14:paraId="61773A9A" w14:textId="17DBEE23">
          <w:pPr>
            <w:pStyle w:val="TOC3"/>
            <w:tabs>
              <w:tab w:val="right" w:leader="dot" w:pos="10080"/>
            </w:tabs>
            <w:pPrChange w:author="Chetan Arora" w:date="2026-08-10T03:37:00Z" w:id="142">
              <w:pPr/>
            </w:pPrChange>
          </w:pPr>
          <w:r>
            <w:fldChar w:fldCharType="begin"/>
          </w:r>
          <w:r>
            <w:instrText xml:space="preserve">HYPERLINK  \l  "_Toc2007739474" </w:instrText>
          </w:r>
          <w:r>
            <w:fldChar w:fldCharType="separate"/>
          </w:r>
          <w:r w:rsidRPr="55A89075" w:rsidR="55A89075">
            <w:rPr>
              <w:rStyle w:val="Hyperlink"/>
            </w:rPr>
            <w:t>Epic 2: First Notice of Loss (FNOL) Digital Intake</w:t>
          </w:r>
          <w:r>
            <w:tab/>
          </w:r>
          <w:r>
            <w:fldChar w:fldCharType="begin"/>
          </w:r>
          <w:r>
            <w:instrText>PAGEREF _Toc2007739474 \h</w:instrText>
          </w:r>
          <w:r>
            <w:fldChar w:fldCharType="separate"/>
          </w:r>
          <w:r w:rsidRPr="55A89075" w:rsidR="55A89075">
            <w:rPr>
              <w:rStyle w:val="Hyperlink"/>
            </w:rPr>
            <w:t>61</w:t>
          </w:r>
          <w:r>
            <w:fldChar w:fldCharType="end"/>
          </w:r>
          <w:r>
            <w:fldChar w:fldCharType="end"/>
          </w:r>
        </w:p>
        <w:p w:rsidR="021C6639" w:rsidRDefault="021C6639" w14:paraId="212E893F" w14:textId="4FFF8DA8">
          <w:pPr>
            <w:pStyle w:val="TOC3"/>
            <w:tabs>
              <w:tab w:val="right" w:leader="dot" w:pos="10080"/>
            </w:tabs>
            <w:pPrChange w:author="Chetan Arora" w:date="2026-08-10T03:37:00Z" w:id="143">
              <w:pPr/>
            </w:pPrChange>
          </w:pPr>
          <w:r>
            <w:fldChar w:fldCharType="begin"/>
          </w:r>
          <w:r>
            <w:instrText xml:space="preserve">HYPERLINK  \l  "_Toc991977767" </w:instrText>
          </w:r>
          <w:r>
            <w:fldChar w:fldCharType="separate"/>
          </w:r>
          <w:r w:rsidRPr="55A89075" w:rsidR="55A89075">
            <w:rPr>
              <w:rStyle w:val="Hyperlink"/>
            </w:rPr>
            <w:t>Epic 3: Claims Portfolio Management</w:t>
          </w:r>
          <w:r>
            <w:tab/>
          </w:r>
          <w:r>
            <w:fldChar w:fldCharType="begin"/>
          </w:r>
          <w:r>
            <w:instrText>PAGEREF _Toc991977767 \h</w:instrText>
          </w:r>
          <w:r>
            <w:fldChar w:fldCharType="separate"/>
          </w:r>
          <w:r w:rsidRPr="55A89075" w:rsidR="55A89075">
            <w:rPr>
              <w:rStyle w:val="Hyperlink"/>
            </w:rPr>
            <w:t>62</w:t>
          </w:r>
          <w:r>
            <w:fldChar w:fldCharType="end"/>
          </w:r>
          <w:r>
            <w:fldChar w:fldCharType="end"/>
          </w:r>
        </w:p>
        <w:p w:rsidR="021C6639" w:rsidRDefault="021C6639" w14:paraId="70F25CAC" w14:textId="7554E53D">
          <w:pPr>
            <w:pStyle w:val="TOC3"/>
            <w:tabs>
              <w:tab w:val="right" w:leader="dot" w:pos="10080"/>
            </w:tabs>
            <w:pPrChange w:author="Chetan Arora" w:date="2026-08-10T03:37:00Z" w:id="144">
              <w:pPr/>
            </w:pPrChange>
          </w:pPr>
          <w:r>
            <w:fldChar w:fldCharType="begin"/>
          </w:r>
          <w:r>
            <w:instrText xml:space="preserve">HYPERLINK  \l  "_Toc657041762" </w:instrText>
          </w:r>
          <w:r>
            <w:fldChar w:fldCharType="separate"/>
          </w:r>
          <w:r w:rsidRPr="55A89075" w:rsidR="55A89075">
            <w:rPr>
              <w:rStyle w:val="Hyperlink"/>
            </w:rPr>
            <w:t>Epic 4: Actionable Claims Analytics &amp; Insights</w:t>
          </w:r>
          <w:r>
            <w:tab/>
          </w:r>
          <w:r>
            <w:fldChar w:fldCharType="begin"/>
          </w:r>
          <w:r>
            <w:instrText>PAGEREF _Toc657041762 \h</w:instrText>
          </w:r>
          <w:r>
            <w:fldChar w:fldCharType="separate"/>
          </w:r>
          <w:r w:rsidRPr="55A89075" w:rsidR="55A89075">
            <w:rPr>
              <w:rStyle w:val="Hyperlink"/>
            </w:rPr>
            <w:t>62</w:t>
          </w:r>
          <w:r>
            <w:fldChar w:fldCharType="end"/>
          </w:r>
          <w:r>
            <w:fldChar w:fldCharType="end"/>
          </w:r>
        </w:p>
        <w:p w:rsidR="021C6639" w:rsidRDefault="021C6639" w14:paraId="7267F2C2" w14:textId="07ADA412">
          <w:pPr>
            <w:pStyle w:val="TOC3"/>
            <w:tabs>
              <w:tab w:val="right" w:leader="dot" w:pos="10080"/>
            </w:tabs>
            <w:pPrChange w:author="Chetan Arora" w:date="2026-08-10T03:37:00Z" w:id="145">
              <w:pPr/>
            </w:pPrChange>
          </w:pPr>
          <w:r>
            <w:fldChar w:fldCharType="begin"/>
          </w:r>
          <w:r>
            <w:instrText xml:space="preserve">HYPERLINK  \l  "_Toc29917991" </w:instrText>
          </w:r>
          <w:r>
            <w:fldChar w:fldCharType="separate"/>
          </w:r>
          <w:r w:rsidRPr="55A89075" w:rsidR="55A89075">
            <w:rPr>
              <w:rStyle w:val="Hyperlink"/>
            </w:rPr>
            <w:t>Epic 5: Responsive Web &amp; Mobile Experience</w:t>
          </w:r>
          <w:r>
            <w:tab/>
          </w:r>
          <w:r>
            <w:fldChar w:fldCharType="begin"/>
          </w:r>
          <w:r>
            <w:instrText>PAGEREF _Toc29917991 \h</w:instrText>
          </w:r>
          <w:r>
            <w:fldChar w:fldCharType="separate"/>
          </w:r>
          <w:r w:rsidRPr="55A89075" w:rsidR="55A89075">
            <w:rPr>
              <w:rStyle w:val="Hyperlink"/>
            </w:rPr>
            <w:t>63</w:t>
          </w:r>
          <w:r>
            <w:fldChar w:fldCharType="end"/>
          </w:r>
          <w:r>
            <w:fldChar w:fldCharType="end"/>
          </w:r>
        </w:p>
        <w:p w:rsidR="021C6639" w:rsidRDefault="021C6639" w14:paraId="1AB1ED10" w14:textId="53DD4EA8">
          <w:pPr>
            <w:pStyle w:val="TOC3"/>
            <w:tabs>
              <w:tab w:val="right" w:leader="dot" w:pos="10080"/>
            </w:tabs>
            <w:pPrChange w:author="Chetan Arora" w:date="2026-08-10T03:37:00Z" w:id="146">
              <w:pPr/>
            </w:pPrChange>
          </w:pPr>
          <w:r>
            <w:fldChar w:fldCharType="begin"/>
          </w:r>
          <w:r>
            <w:instrText xml:space="preserve">HYPERLINK  \l  "_Toc510671146" </w:instrText>
          </w:r>
          <w:r>
            <w:fldChar w:fldCharType="separate"/>
          </w:r>
          <w:r w:rsidRPr="55A89075" w:rsidR="55A89075">
            <w:rPr>
              <w:rStyle w:val="Hyperlink"/>
            </w:rPr>
            <w:t>Epic 6: Global Localization &amp; Multi-Country Configuration</w:t>
          </w:r>
          <w:r>
            <w:tab/>
          </w:r>
          <w:r>
            <w:fldChar w:fldCharType="begin"/>
          </w:r>
          <w:r>
            <w:instrText>PAGEREF _Toc510671146 \h</w:instrText>
          </w:r>
          <w:r>
            <w:fldChar w:fldCharType="separate"/>
          </w:r>
          <w:r w:rsidRPr="55A89075" w:rsidR="55A89075">
            <w:rPr>
              <w:rStyle w:val="Hyperlink"/>
            </w:rPr>
            <w:t>63</w:t>
          </w:r>
          <w:r>
            <w:fldChar w:fldCharType="end"/>
          </w:r>
          <w:r>
            <w:fldChar w:fldCharType="end"/>
          </w:r>
        </w:p>
        <w:p w:rsidR="021C6639" w:rsidRDefault="021C6639" w14:paraId="6CA3303A" w14:textId="13D0F651">
          <w:pPr>
            <w:pStyle w:val="TOC3"/>
            <w:tabs>
              <w:tab w:val="right" w:leader="dot" w:pos="10080"/>
            </w:tabs>
            <w:pPrChange w:author="Chetan Arora" w:date="2026-08-10T03:37:00Z" w:id="147">
              <w:pPr/>
            </w:pPrChange>
          </w:pPr>
          <w:r>
            <w:fldChar w:fldCharType="begin"/>
          </w:r>
          <w:r>
            <w:instrText xml:space="preserve">HYPERLINK  \l  "_Toc798588241" </w:instrText>
          </w:r>
          <w:r>
            <w:fldChar w:fldCharType="separate"/>
          </w:r>
          <w:r w:rsidRPr="55A89075" w:rsidR="55A89075">
            <w:rPr>
              <w:rStyle w:val="Hyperlink"/>
            </w:rPr>
            <w:t>Epic 7: Identity, Access &amp; Security</w:t>
          </w:r>
          <w:r>
            <w:tab/>
          </w:r>
          <w:r>
            <w:fldChar w:fldCharType="begin"/>
          </w:r>
          <w:r>
            <w:instrText>PAGEREF _Toc798588241 \h</w:instrText>
          </w:r>
          <w:r>
            <w:fldChar w:fldCharType="separate"/>
          </w:r>
          <w:r w:rsidRPr="55A89075" w:rsidR="55A89075">
            <w:rPr>
              <w:rStyle w:val="Hyperlink"/>
            </w:rPr>
            <w:t>63</w:t>
          </w:r>
          <w:r>
            <w:fldChar w:fldCharType="end"/>
          </w:r>
          <w:r>
            <w:fldChar w:fldCharType="end"/>
          </w:r>
        </w:p>
        <w:p w:rsidR="021C6639" w:rsidRDefault="021C6639" w14:paraId="436149DB" w14:textId="5F7AF58E">
          <w:pPr>
            <w:pStyle w:val="TOC3"/>
            <w:tabs>
              <w:tab w:val="right" w:leader="dot" w:pos="10080"/>
            </w:tabs>
            <w:pPrChange w:author="Chetan Arora" w:date="2026-08-10T03:37:00Z" w:id="148">
              <w:pPr/>
            </w:pPrChange>
          </w:pPr>
          <w:r>
            <w:fldChar w:fldCharType="begin"/>
          </w:r>
          <w:r>
            <w:instrText xml:space="preserve">HYPERLINK  \l  "_Toc626029261" </w:instrText>
          </w:r>
          <w:r>
            <w:fldChar w:fldCharType="separate"/>
          </w:r>
          <w:r w:rsidRPr="55A89075" w:rsidR="55A89075">
            <w:rPr>
              <w:rStyle w:val="Hyperlink"/>
            </w:rPr>
            <w:t>Epic 8: Notifications &amp; Client Communications</w:t>
          </w:r>
          <w:r>
            <w:tab/>
          </w:r>
          <w:r>
            <w:fldChar w:fldCharType="begin"/>
          </w:r>
          <w:r>
            <w:instrText>PAGEREF _Toc626029261 \h</w:instrText>
          </w:r>
          <w:r>
            <w:fldChar w:fldCharType="separate"/>
          </w:r>
          <w:r w:rsidRPr="55A89075" w:rsidR="55A89075">
            <w:rPr>
              <w:rStyle w:val="Hyperlink"/>
            </w:rPr>
            <w:t>64</w:t>
          </w:r>
          <w:r>
            <w:fldChar w:fldCharType="end"/>
          </w:r>
          <w:r>
            <w:fldChar w:fldCharType="end"/>
          </w:r>
        </w:p>
        <w:p w:rsidR="021C6639" w:rsidRDefault="021C6639" w14:paraId="3A8EBD07" w14:textId="74360190">
          <w:pPr>
            <w:pStyle w:val="TOC1"/>
            <w:tabs>
              <w:tab w:val="right" w:leader="dot" w:pos="10080"/>
            </w:tabs>
            <w:pPrChange w:author="Chetan Arora" w:date="2026-08-10T03:37:00Z" w:id="149">
              <w:pPr/>
            </w:pPrChange>
          </w:pPr>
          <w:r>
            <w:fldChar w:fldCharType="begin"/>
          </w:r>
          <w:r>
            <w:instrText xml:space="preserve">HYPERLINK  \l  "_Toc1910951618" </w:instrText>
          </w:r>
          <w:r>
            <w:fldChar w:fldCharType="separate"/>
          </w:r>
          <w:r w:rsidRPr="55A89075" w:rsidR="55A89075">
            <w:rPr>
              <w:rStyle w:val="Hyperlink"/>
            </w:rPr>
            <w:t>Exhibit 4 – FNOL Field Inventory (To be Finalized)</w:t>
          </w:r>
          <w:r>
            <w:tab/>
          </w:r>
          <w:r>
            <w:fldChar w:fldCharType="begin"/>
          </w:r>
          <w:r>
            <w:instrText>PAGEREF _Toc1910951618 \h</w:instrText>
          </w:r>
          <w:r>
            <w:fldChar w:fldCharType="separate"/>
          </w:r>
          <w:r w:rsidRPr="55A89075" w:rsidR="55A89075">
            <w:rPr>
              <w:rStyle w:val="Hyperlink"/>
            </w:rPr>
            <w:t>64</w:t>
          </w:r>
          <w:r>
            <w:fldChar w:fldCharType="end"/>
          </w:r>
          <w:r>
            <w:fldChar w:fldCharType="end"/>
          </w:r>
        </w:p>
        <w:p w:rsidR="021C6639" w:rsidRDefault="021C6639" w14:paraId="2A2C6FBF" w14:textId="27387FB3">
          <w:pPr>
            <w:pStyle w:val="TOC2"/>
            <w:tabs>
              <w:tab w:val="right" w:leader="dot" w:pos="10080"/>
            </w:tabs>
            <w:pPrChange w:author="Chetan Arora" w:date="2026-08-10T03:37:00Z" w:id="150">
              <w:pPr/>
            </w:pPrChange>
          </w:pPr>
          <w:r>
            <w:fldChar w:fldCharType="begin"/>
          </w:r>
          <w:r>
            <w:instrText xml:space="preserve">HYPERLINK  \l  "_Toc924800924" </w:instrText>
          </w:r>
          <w:r>
            <w:fldChar w:fldCharType="separate"/>
          </w:r>
          <w:r w:rsidRPr="55A89075" w:rsidR="55A89075">
            <w:rPr>
              <w:rStyle w:val="Hyperlink"/>
            </w:rPr>
            <w:t>Core Intake Fields</w:t>
          </w:r>
          <w:r>
            <w:tab/>
          </w:r>
          <w:r>
            <w:fldChar w:fldCharType="begin"/>
          </w:r>
          <w:r>
            <w:instrText>PAGEREF _Toc924800924 \h</w:instrText>
          </w:r>
          <w:r>
            <w:fldChar w:fldCharType="separate"/>
          </w:r>
          <w:r w:rsidRPr="55A89075" w:rsidR="55A89075">
            <w:rPr>
              <w:rStyle w:val="Hyperlink"/>
            </w:rPr>
            <w:t>65</w:t>
          </w:r>
          <w:r>
            <w:fldChar w:fldCharType="end"/>
          </w:r>
          <w:r>
            <w:fldChar w:fldCharType="end"/>
          </w:r>
        </w:p>
        <w:p w:rsidR="021C6639" w:rsidRDefault="021C6639" w14:paraId="5ABE8D1D" w14:textId="3C8EA69D">
          <w:pPr>
            <w:pStyle w:val="TOC3"/>
            <w:tabs>
              <w:tab w:val="right" w:leader="dot" w:pos="10080"/>
            </w:tabs>
            <w:pPrChange w:author="Chetan Arora" w:date="2026-08-10T03:37:00Z" w:id="151">
              <w:pPr/>
            </w:pPrChange>
          </w:pPr>
          <w:r>
            <w:fldChar w:fldCharType="begin"/>
          </w:r>
          <w:r>
            <w:instrText xml:space="preserve">HYPERLINK  \l  "_Toc1898823056" </w:instrText>
          </w:r>
          <w:r>
            <w:fldChar w:fldCharType="separate"/>
          </w:r>
          <w:r w:rsidRPr="55A89075" w:rsidR="55A89075">
            <w:rPr>
              <w:rStyle w:val="Hyperlink"/>
            </w:rPr>
            <w:t>Step 1 — Incident Details</w:t>
          </w:r>
          <w:r>
            <w:tab/>
          </w:r>
          <w:r>
            <w:fldChar w:fldCharType="begin"/>
          </w:r>
          <w:r>
            <w:instrText>PAGEREF _Toc1898823056 \h</w:instrText>
          </w:r>
          <w:r>
            <w:fldChar w:fldCharType="separate"/>
          </w:r>
          <w:r w:rsidRPr="55A89075" w:rsidR="55A89075">
            <w:rPr>
              <w:rStyle w:val="Hyperlink"/>
            </w:rPr>
            <w:t>65</w:t>
          </w:r>
          <w:r>
            <w:fldChar w:fldCharType="end"/>
          </w:r>
          <w:r>
            <w:fldChar w:fldCharType="end"/>
          </w:r>
        </w:p>
        <w:p w:rsidR="021C6639" w:rsidRDefault="021C6639" w14:paraId="54A3A420" w14:textId="7596E09B">
          <w:pPr>
            <w:pStyle w:val="TOC3"/>
            <w:tabs>
              <w:tab w:val="right" w:leader="dot" w:pos="10080"/>
            </w:tabs>
            <w:pPrChange w:author="Chetan Arora" w:date="2026-08-10T03:37:00Z" w:id="152">
              <w:pPr/>
            </w:pPrChange>
          </w:pPr>
          <w:r>
            <w:fldChar w:fldCharType="begin"/>
          </w:r>
          <w:r>
            <w:instrText xml:space="preserve">HYPERLINK  \l  "_Toc2084277601" </w:instrText>
          </w:r>
          <w:r>
            <w:fldChar w:fldCharType="separate"/>
          </w:r>
          <w:r w:rsidRPr="55A89075" w:rsidR="55A89075">
            <w:rPr>
              <w:rStyle w:val="Hyperlink"/>
            </w:rPr>
            <w:t>Step 2 — Policy Selection (read-only, sourced from ODS / CCP)</w:t>
          </w:r>
          <w:r>
            <w:tab/>
          </w:r>
          <w:r>
            <w:fldChar w:fldCharType="begin"/>
          </w:r>
          <w:r>
            <w:instrText>PAGEREF _Toc2084277601 \h</w:instrText>
          </w:r>
          <w:r>
            <w:fldChar w:fldCharType="separate"/>
          </w:r>
          <w:r w:rsidRPr="55A89075" w:rsidR="55A89075">
            <w:rPr>
              <w:rStyle w:val="Hyperlink"/>
            </w:rPr>
            <w:t>65</w:t>
          </w:r>
          <w:r>
            <w:fldChar w:fldCharType="end"/>
          </w:r>
          <w:r>
            <w:fldChar w:fldCharType="end"/>
          </w:r>
        </w:p>
        <w:p w:rsidR="021C6639" w:rsidRDefault="021C6639" w14:paraId="1E3E630E" w14:textId="1E49A620">
          <w:pPr>
            <w:pStyle w:val="TOC3"/>
            <w:tabs>
              <w:tab w:val="right" w:leader="dot" w:pos="10080"/>
            </w:tabs>
            <w:pPrChange w:author="Chetan Arora" w:date="2026-08-10T03:37:00Z" w:id="153">
              <w:pPr/>
            </w:pPrChange>
          </w:pPr>
          <w:r>
            <w:fldChar w:fldCharType="begin"/>
          </w:r>
          <w:r>
            <w:instrText xml:space="preserve">HYPERLINK  \l  "_Toc588978876" </w:instrText>
          </w:r>
          <w:r>
            <w:fldChar w:fldCharType="separate"/>
          </w:r>
          <w:r w:rsidRPr="55A89075" w:rsidR="55A89075">
            <w:rPr>
              <w:rStyle w:val="Hyperlink"/>
            </w:rPr>
            <w:t>Step 3 — Loss Details</w:t>
          </w:r>
          <w:r>
            <w:tab/>
          </w:r>
          <w:r>
            <w:fldChar w:fldCharType="begin"/>
          </w:r>
          <w:r>
            <w:instrText>PAGEREF _Toc588978876 \h</w:instrText>
          </w:r>
          <w:r>
            <w:fldChar w:fldCharType="separate"/>
          </w:r>
          <w:r w:rsidRPr="55A89075" w:rsidR="55A89075">
            <w:rPr>
              <w:rStyle w:val="Hyperlink"/>
            </w:rPr>
            <w:t>65</w:t>
          </w:r>
          <w:r>
            <w:fldChar w:fldCharType="end"/>
          </w:r>
          <w:r>
            <w:fldChar w:fldCharType="end"/>
          </w:r>
        </w:p>
        <w:p w:rsidR="021C6639" w:rsidRDefault="021C6639" w14:paraId="1188C38B" w14:textId="0340A056">
          <w:pPr>
            <w:pStyle w:val="TOC3"/>
            <w:tabs>
              <w:tab w:val="right" w:leader="dot" w:pos="10080"/>
            </w:tabs>
            <w:pPrChange w:author="Chetan Arora" w:date="2026-08-10T03:37:00Z" w:id="154">
              <w:pPr/>
            </w:pPrChange>
          </w:pPr>
          <w:r>
            <w:fldChar w:fldCharType="begin"/>
          </w:r>
          <w:r>
            <w:instrText xml:space="preserve">HYPERLINK  \l  "_Toc2044406879" </w:instrText>
          </w:r>
          <w:r>
            <w:fldChar w:fldCharType="separate"/>
          </w:r>
          <w:r w:rsidRPr="55A89075" w:rsidR="55A89075">
            <w:rPr>
              <w:rStyle w:val="Hyperlink"/>
            </w:rPr>
            <w:t>Step 4a — Document Upload</w:t>
          </w:r>
          <w:r>
            <w:tab/>
          </w:r>
          <w:r>
            <w:fldChar w:fldCharType="begin"/>
          </w:r>
          <w:r>
            <w:instrText>PAGEREF _Toc2044406879 \h</w:instrText>
          </w:r>
          <w:r>
            <w:fldChar w:fldCharType="separate"/>
          </w:r>
          <w:r w:rsidRPr="55A89075" w:rsidR="55A89075">
            <w:rPr>
              <w:rStyle w:val="Hyperlink"/>
            </w:rPr>
            <w:t>66</w:t>
          </w:r>
          <w:r>
            <w:fldChar w:fldCharType="end"/>
          </w:r>
          <w:r>
            <w:fldChar w:fldCharType="end"/>
          </w:r>
        </w:p>
        <w:p w:rsidR="021C6639" w:rsidRDefault="021C6639" w14:paraId="7909738B" w14:textId="59C8AA7C">
          <w:pPr>
            <w:pStyle w:val="TOC3"/>
            <w:tabs>
              <w:tab w:val="right" w:leader="dot" w:pos="10080"/>
            </w:tabs>
            <w:pPrChange w:author="Chetan Arora" w:date="2026-08-10T03:37:00Z" w:id="155">
              <w:pPr/>
            </w:pPrChange>
          </w:pPr>
          <w:r>
            <w:fldChar w:fldCharType="begin"/>
          </w:r>
          <w:r>
            <w:instrText xml:space="preserve">HYPERLINK  \l  "_Toc186525821" </w:instrText>
          </w:r>
          <w:r>
            <w:fldChar w:fldCharType="separate"/>
          </w:r>
          <w:r w:rsidRPr="55A89075" w:rsidR="55A89075">
            <w:rPr>
              <w:rStyle w:val="Hyperlink"/>
            </w:rPr>
            <w:t>Step 4b — Contacts</w:t>
          </w:r>
          <w:r>
            <w:tab/>
          </w:r>
          <w:r>
            <w:fldChar w:fldCharType="begin"/>
          </w:r>
          <w:r>
            <w:instrText>PAGEREF _Toc186525821 \h</w:instrText>
          </w:r>
          <w:r>
            <w:fldChar w:fldCharType="separate"/>
          </w:r>
          <w:r w:rsidRPr="55A89075" w:rsidR="55A89075">
            <w:rPr>
              <w:rStyle w:val="Hyperlink"/>
            </w:rPr>
            <w:t>66</w:t>
          </w:r>
          <w:r>
            <w:fldChar w:fldCharType="end"/>
          </w:r>
          <w:r>
            <w:fldChar w:fldCharType="end"/>
          </w:r>
        </w:p>
        <w:p w:rsidR="021C6639" w:rsidRDefault="021C6639" w14:paraId="37B286A4" w14:textId="35FE7B0C">
          <w:pPr>
            <w:pStyle w:val="TOC2"/>
            <w:tabs>
              <w:tab w:val="right" w:leader="dot" w:pos="10080"/>
            </w:tabs>
            <w:pPrChange w:author="Chetan Arora" w:date="2026-08-10T03:37:00Z" w:id="156">
              <w:pPr/>
            </w:pPrChange>
          </w:pPr>
          <w:r>
            <w:fldChar w:fldCharType="begin"/>
          </w:r>
          <w:r>
            <w:instrText xml:space="preserve">HYPERLINK  \l  "_Toc1192436523" </w:instrText>
          </w:r>
          <w:r>
            <w:fldChar w:fldCharType="separate"/>
          </w:r>
          <w:r w:rsidRPr="55A89075" w:rsidR="55A89075">
            <w:rPr>
              <w:rStyle w:val="Hyperlink"/>
            </w:rPr>
            <w:t>Product-Specific Field Groups (conditionally displayed) - To  be finalized</w:t>
          </w:r>
          <w:r>
            <w:tab/>
          </w:r>
          <w:r>
            <w:fldChar w:fldCharType="begin"/>
          </w:r>
          <w:r>
            <w:instrText>PAGEREF _Toc1192436523 \h</w:instrText>
          </w:r>
          <w:r>
            <w:fldChar w:fldCharType="separate"/>
          </w:r>
          <w:r w:rsidRPr="55A89075" w:rsidR="55A89075">
            <w:rPr>
              <w:rStyle w:val="Hyperlink"/>
            </w:rPr>
            <w:t>66</w:t>
          </w:r>
          <w:r>
            <w:fldChar w:fldCharType="end"/>
          </w:r>
          <w:r>
            <w:fldChar w:fldCharType="end"/>
          </w:r>
        </w:p>
        <w:p w:rsidR="021C6639" w:rsidRDefault="021C6639" w14:paraId="774A2992" w14:textId="7FB60EF3">
          <w:pPr>
            <w:pStyle w:val="TOC1"/>
            <w:tabs>
              <w:tab w:val="right" w:leader="dot" w:pos="10080"/>
            </w:tabs>
            <w:pPrChange w:author="Chetan Arora" w:date="2026-08-10T03:37:00Z" w:id="157">
              <w:pPr/>
            </w:pPrChange>
          </w:pPr>
          <w:r>
            <w:fldChar w:fldCharType="begin"/>
          </w:r>
          <w:r>
            <w:instrText xml:space="preserve">HYPERLINK  \l  "_Toc2027234369" </w:instrText>
          </w:r>
          <w:r>
            <w:fldChar w:fldCharType="separate"/>
          </w:r>
          <w:r w:rsidRPr="55A89075" w:rsidR="55A89075">
            <w:rPr>
              <w:rStyle w:val="Hyperlink"/>
            </w:rPr>
            <w:t>Exhibit 5 – Claims List, Claim Record and RBAC Reference</w:t>
          </w:r>
          <w:r>
            <w:tab/>
          </w:r>
          <w:r>
            <w:fldChar w:fldCharType="begin"/>
          </w:r>
          <w:r>
            <w:instrText>PAGEREF _Toc2027234369 \h</w:instrText>
          </w:r>
          <w:r>
            <w:fldChar w:fldCharType="separate"/>
          </w:r>
          <w:r w:rsidRPr="55A89075" w:rsidR="55A89075">
            <w:rPr>
              <w:rStyle w:val="Hyperlink"/>
            </w:rPr>
            <w:t>67</w:t>
          </w:r>
          <w:r>
            <w:fldChar w:fldCharType="end"/>
          </w:r>
          <w:r>
            <w:fldChar w:fldCharType="end"/>
          </w:r>
        </w:p>
        <w:p w:rsidR="021C6639" w:rsidRDefault="021C6639" w14:paraId="41368D95" w14:textId="076DD950">
          <w:pPr>
            <w:pStyle w:val="TOC2"/>
            <w:tabs>
              <w:tab w:val="right" w:leader="dot" w:pos="10080"/>
            </w:tabs>
            <w:pPrChange w:author="Chetan Arora" w:date="2026-08-10T03:37:00Z" w:id="158">
              <w:pPr/>
            </w:pPrChange>
          </w:pPr>
          <w:r>
            <w:fldChar w:fldCharType="begin"/>
          </w:r>
          <w:r>
            <w:instrText xml:space="preserve">HYPERLINK  \l  "_Toc505282453" </w:instrText>
          </w:r>
          <w:r>
            <w:fldChar w:fldCharType="separate"/>
          </w:r>
          <w:r w:rsidRPr="55A89075" w:rsidR="55A89075">
            <w:rPr>
              <w:rStyle w:val="Hyperlink"/>
            </w:rPr>
            <w:t>Claims List and Claim Record Field Model</w:t>
          </w:r>
          <w:r>
            <w:tab/>
          </w:r>
          <w:r>
            <w:fldChar w:fldCharType="begin"/>
          </w:r>
          <w:r>
            <w:instrText>PAGEREF _Toc505282453 \h</w:instrText>
          </w:r>
          <w:r>
            <w:fldChar w:fldCharType="separate"/>
          </w:r>
          <w:r w:rsidRPr="55A89075" w:rsidR="55A89075">
            <w:rPr>
              <w:rStyle w:val="Hyperlink"/>
            </w:rPr>
            <w:t>68</w:t>
          </w:r>
          <w:r>
            <w:fldChar w:fldCharType="end"/>
          </w:r>
          <w:r>
            <w:fldChar w:fldCharType="end"/>
          </w:r>
        </w:p>
        <w:p w:rsidR="021C6639" w:rsidRDefault="021C6639" w14:paraId="5F8E7E33" w14:textId="1FA22678">
          <w:pPr>
            <w:pStyle w:val="TOC3"/>
            <w:tabs>
              <w:tab w:val="right" w:leader="dot" w:pos="10080"/>
            </w:tabs>
            <w:pPrChange w:author="Chetan Arora" w:date="2026-08-10T03:37:00Z" w:id="159">
              <w:pPr/>
            </w:pPrChange>
          </w:pPr>
          <w:r>
            <w:fldChar w:fldCharType="begin"/>
          </w:r>
          <w:r>
            <w:instrText xml:space="preserve">HYPERLINK  \l  "_Toc347836437" </w:instrText>
          </w:r>
          <w:r>
            <w:fldChar w:fldCharType="separate"/>
          </w:r>
          <w:r w:rsidRPr="55A89075" w:rsidR="55A89075">
            <w:rPr>
              <w:rStyle w:val="Hyperlink"/>
            </w:rPr>
            <w:t>Core Claim Fields (representative)</w:t>
          </w:r>
          <w:r>
            <w:tab/>
          </w:r>
          <w:r>
            <w:fldChar w:fldCharType="begin"/>
          </w:r>
          <w:r>
            <w:instrText>PAGEREF _Toc347836437 \h</w:instrText>
          </w:r>
          <w:r>
            <w:fldChar w:fldCharType="separate"/>
          </w:r>
          <w:r w:rsidRPr="55A89075" w:rsidR="55A89075">
            <w:rPr>
              <w:rStyle w:val="Hyperlink"/>
            </w:rPr>
            <w:t>68</w:t>
          </w:r>
          <w:r>
            <w:fldChar w:fldCharType="end"/>
          </w:r>
          <w:r>
            <w:fldChar w:fldCharType="end"/>
          </w:r>
        </w:p>
        <w:p w:rsidR="021C6639" w:rsidRDefault="021C6639" w14:paraId="19249F65" w14:textId="5062E7AC">
          <w:pPr>
            <w:pStyle w:val="TOC2"/>
            <w:tabs>
              <w:tab w:val="right" w:leader="dot" w:pos="10080"/>
            </w:tabs>
            <w:pPrChange w:author="Chetan Arora" w:date="2026-08-10T03:37:00Z" w:id="160">
              <w:pPr/>
            </w:pPrChange>
          </w:pPr>
          <w:r>
            <w:fldChar w:fldCharType="begin"/>
          </w:r>
          <w:r>
            <w:instrText xml:space="preserve">HYPERLINK  \l  "_Toc1102939461" </w:instrText>
          </w:r>
          <w:r>
            <w:fldChar w:fldCharType="separate"/>
          </w:r>
          <w:r w:rsidRPr="55A89075" w:rsidR="55A89075">
            <w:rPr>
              <w:rStyle w:val="Hyperlink"/>
            </w:rPr>
            <w:t>RBAC Access Levels and Personas</w:t>
          </w:r>
          <w:r>
            <w:tab/>
          </w:r>
          <w:r>
            <w:fldChar w:fldCharType="begin"/>
          </w:r>
          <w:r>
            <w:instrText>PAGEREF _Toc1102939461 \h</w:instrText>
          </w:r>
          <w:r>
            <w:fldChar w:fldCharType="separate"/>
          </w:r>
          <w:r w:rsidRPr="55A89075" w:rsidR="55A89075">
            <w:rPr>
              <w:rStyle w:val="Hyperlink"/>
            </w:rPr>
            <w:t>68</w:t>
          </w:r>
          <w:r>
            <w:fldChar w:fldCharType="end"/>
          </w:r>
          <w:r>
            <w:fldChar w:fldCharType="end"/>
          </w:r>
        </w:p>
        <w:p w:rsidR="143B3B75" w:rsidRDefault="021C6639" w14:paraId="76F2A8FD" w14:textId="6C345190">
          <w:r>
            <w:fldChar w:fldCharType="end"/>
          </w:r>
        </w:p>
      </w:sdtContent>
    </w:sdt>
    <w:p w:rsidR="54487447" w:rsidRDefault="54487447" w14:paraId="2F159F59" w14:textId="55AC1D8B"/>
    <w:p w:rsidR="272B9D45" w:rsidRDefault="272B9D45" w14:paraId="75AA95BD" w14:textId="547EE40F">
      <w:pPr>
        <w:rPr>
          <w:del w:author="Chetan Arora" w:date="2026-08-07T22:33:00Z" w16du:dateUtc="2026-08-07T22:33:53Z" w:id="161"/>
        </w:rPr>
      </w:pPr>
    </w:p>
    <w:p w:rsidR="54487447" w:rsidRDefault="54487447" w14:paraId="177F5B1E" w14:textId="726B42AA">
      <w:pPr>
        <w:rPr>
          <w:del w:author="Chetan Arora" w:date="2026-08-07T22:33:00Z" w16du:dateUtc="2026-08-07T22:33:53Z" w:id="162"/>
        </w:rPr>
      </w:pPr>
    </w:p>
    <w:p w:rsidR="272B9D45" w:rsidRDefault="002F65F3" w14:paraId="4089AB6C" w14:textId="173EA540">
      <w:pPr>
        <w:rPr>
          <w:del w:author="Chetan Arora" w:date="2026-08-07T22:33:00Z" w16du:dateUtc="2026-08-07T22:33:53Z" w:id="163"/>
        </w:rPr>
      </w:pPr>
      <w:del w:author="Chetan Arora" w:date="2026-08-07T22:33:00Z" w16du:dateUtc="2026-08-07T22:33:53Z" w:id="164">
        <w:r>
          <w:delText xml:space="preserve">     </w:delText>
        </w:r>
      </w:del>
    </w:p>
    <w:p w:rsidR="0046729B" w:rsidRDefault="00767123" w14:paraId="260EE1B4" w14:textId="32B422AE">
      <w:pPr>
        <w:pStyle w:val="Heading1"/>
        <w:pageBreakBefore/>
        <w:spacing w:before="0"/>
      </w:pPr>
      <w:bookmarkStart w:name="_Toc736759609" w:id="165"/>
      <w:r>
        <w:t>Introduction</w:t>
      </w:r>
      <w:bookmarkEnd w:id="165"/>
    </w:p>
    <w:p w:rsidR="0046729B" w:rsidRDefault="00767123" w14:paraId="23F58717" w14:textId="77777777">
      <w:r>
        <w:t>Welcome to the Request for Proposal ("RFP") issued by Aon Global Spend Management (GSM) on behalf of Aon Service Corporation ("Aon"), the services arm of Aon plc. Aon plc (NYSE: AON) exists to shape decisions for the better — to protect and enrich the lives of people around the world. Through actionable analytic insight, globally integrated Risk Capital and Human Capital expertise, and locally relevant solutions, Aon plc colleagues in over 120 countries provide clients with the clarity and confidence to make better risk and people decisions that protect and grow their businesses.</w:t>
      </w:r>
    </w:p>
    <w:p w:rsidR="0046729B" w:rsidRDefault="00767123" w14:paraId="1D4C48E3" w14:textId="61382D19">
      <w:r>
        <w:t xml:space="preserve">In pursuit of enhancing Aon's technological capabilities, we are initiating an initiative to deliver a new client-facing claims experience for Commercial Risk, surfaced through Meridian — Aon's unified client portal — and powered by Claims Copilot as the underlying transaction and data engine. Today, Claims Copilot is a colleague-facing claims tool with no client-facing scope; clients engage claims registration and status enquiries through out-of-band channels, AonLine and DASP microsites. This initiative closes that gap by delivering a </w:t>
      </w:r>
      <w:r w:rsidR="000A0CA8">
        <w:t>localized</w:t>
      </w:r>
      <w:r>
        <w:t xml:space="preserve"> claims landing page, a dynamic First Notice of Loss (FNOL) capability across web and mobile</w:t>
      </w:r>
      <w:r w:rsidR="009F168A">
        <w:t xml:space="preserve"> (</w:t>
      </w:r>
      <w:r w:rsidR="007651A2">
        <w:t>Apple and Android a</w:t>
      </w:r>
      <w:r w:rsidR="009F168A">
        <w:t>pplication and browser enabled)</w:t>
      </w:r>
      <w:r>
        <w:t>, interactive claims insights and analytics</w:t>
      </w:r>
      <w:r w:rsidR="007C5A56">
        <w:t xml:space="preserve"> (being delivered by Aon team)</w:t>
      </w:r>
      <w:r>
        <w:t>, service team contact information and supporting documents — all within a single, entitlement-aware digital front door.</w:t>
      </w:r>
    </w:p>
    <w:p w:rsidR="0046729B" w:rsidRDefault="00767123" w14:paraId="1294E38A" w14:textId="56FA0AD0">
      <w:r>
        <w:t xml:space="preserve">To achieve this, Aon GSM is seeking proposals from qualified suppliers who can deliver the Meridian Claims Copilot Client Experience initiative as an end-to-end project. The selected Provider will be accountable for the implementation of the client-facing claims experience as a Micro-Frontend within the Meridian shell, the integration of Claims Copilot with Meridian across identity, document management and portal presentation, the data and carrier connectivity components that underpin the experience, and the </w:t>
      </w:r>
      <w:r w:rsidR="000A0CA8">
        <w:t>localization</w:t>
      </w:r>
      <w:r>
        <w:t xml:space="preserve"> and rollout readiness required to launch across ten countries and approximately 100 clients.</w:t>
      </w:r>
    </w:p>
    <w:p w:rsidR="0046729B" w:rsidRDefault="00767123" w14:paraId="74E9EC03" w14:textId="52EADCAA">
      <w:r>
        <w:t xml:space="preserve">The target solution must be built to scale. The initial scope of ten countries and approximately 100 clients is explicitly a foundation for a wider global rollout, and the solution must be configurable rather than bespoke so that additional countries and clients can be </w:t>
      </w:r>
      <w:r w:rsidR="000A0CA8">
        <w:t>onboard</w:t>
      </w:r>
      <w:r>
        <w:t xml:space="preserve"> without further engineering.</w:t>
      </w:r>
    </w:p>
    <w:p w:rsidR="0046729B" w:rsidRDefault="00767123" w14:paraId="4D1028D9" w14:textId="77777777">
      <w:r>
        <w:t>The enclosed RFP is designed to help Aon evaluate current and potential providers and select the most capable of providing the best-fit solution for this initiative. Your organization has been selected for participation in this RFP, and we invite you to submit your proposal and join us in our endeavor to drive innovation and excellence at Aon.</w:t>
      </w:r>
    </w:p>
    <w:p w:rsidR="0046729B" w:rsidRDefault="00767123" w14:paraId="7EC45B08" w14:textId="4D837C4C">
      <w:pPr>
        <w:pStyle w:val="Heading1"/>
        <w:pageBreakBefore/>
        <w:spacing w:before="0"/>
      </w:pPr>
      <w:bookmarkStart w:name="_Toc1726761559" w:id="166"/>
      <w:r>
        <w:t>Confidentiality of Information</w:t>
      </w:r>
      <w:bookmarkEnd w:id="166"/>
    </w:p>
    <w:p w:rsidR="0046729B" w:rsidRDefault="00767123" w14:paraId="4DE53884" w14:textId="77777777">
      <w:r>
        <w:t>This RFP and all information provided to your firm ("Provider") in connection herewith is Aon's confidential and proprietary information and is subject to the nondisclosure agreement or other contractual confidentiality provisions executed by the Provider prior to receiving this RFP. Provider may not duplicate, distribute, or otherwise disclose (verbally, electronically, or otherwise) this RFP, that Provider has received this RFP, the substance of this RFP, the underlying project initiative (including any information or materials relating to the business and process of Aon or its affiliates), any Aon decision with respect to the Provider's proposal, any information that Aon may disclose to the Provider to assist the Provider in developing a proposal, or any information that may be revealed to Provider as a result of participation in any part of the RFP processes (the "Information"), to any internal person without the need to know or any third party without the prior written approval of Aon. The Provider may use such Information solely for the purpose of responding to this RFP.</w:t>
      </w:r>
    </w:p>
    <w:p w:rsidR="0046729B" w:rsidRDefault="00767123" w14:paraId="6DB60E78" w14:textId="77777777">
      <w:r>
        <w:t>The Provider will maintain accurate records of the names of persons who have received Information and, upon Aon's request, will identify all such persons to Aon. All Information disclosed to the Provider shall be treated as part of this document and is subject to this Confidentiality provision.</w:t>
      </w:r>
    </w:p>
    <w:p w:rsidR="0046729B" w:rsidRDefault="00767123" w14:paraId="7C560EB8" w14:textId="77777777">
      <w:r>
        <w:t>The Provider's proposal shall become the sole and exclusive property of Aon. Aon reserves the right to modify, reject or use without limitation any or all of the ideas from the proposals. Aon will not disclose the Provider's confidential information, provided it is clearly marked as such, to any party other than its attorneys, representatives, regulators, or consultants in connection with the conduct of this RFP and the evaluation of such proposal. In the event any information supplied to Aon is confidential, please note such confidentiality in a separate letter.</w:t>
      </w:r>
    </w:p>
    <w:p w:rsidR="0046729B" w:rsidRDefault="00767123" w14:paraId="0C7FB63D" w14:textId="77777777">
      <w:r>
        <w:rPr>
          <w:b/>
          <w:bCs/>
        </w:rPr>
        <w:t>This RFP contains client-identifiable context, architecture detail and personal data handling requirements relating to external client users. Providers must treat all client organisation examples, hierarchy models and persona definitions contained in this document and its exhibits as Highly Confidential.</w:t>
      </w:r>
    </w:p>
    <w:p w:rsidR="0046729B" w:rsidRDefault="00767123" w14:paraId="1A7EEC59" w14:textId="5529632E">
      <w:pPr>
        <w:pStyle w:val="Heading1"/>
        <w:pageBreakBefore/>
        <w:spacing w:before="0"/>
      </w:pPr>
      <w:bookmarkStart w:name="_Toc1918714068" w:id="167"/>
      <w:r>
        <w:t>Communication Protocol</w:t>
      </w:r>
      <w:bookmarkEnd w:id="167"/>
    </w:p>
    <w:p w:rsidR="0046729B" w:rsidRDefault="00767123" w14:paraId="123DCFED" w14:textId="77777777">
      <w:r>
        <w:t>All communications related to this RFP must be directed exclusively to the designated RFP Sourcing Manager and RFP Project Manager listed below. Any attempt to contact personnel outside of the RFP Sourcing Manager in order to obtain information, create a favorable impression, sell, exert influence, or circumvent the sourcing process is prohibited and may lead to disqualification from award consideration.</w:t>
      </w:r>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2600"/>
        <w:gridCol w:w="3200"/>
        <w:gridCol w:w="4280"/>
      </w:tblGrid>
      <w:tr w:rsidR="0046729B" w14:paraId="678AA882" w14:textId="77777777">
        <w:trPr>
          <w:tblHeader/>
        </w:trPr>
        <w:tc>
          <w:tcPr>
            <w:tcW w:w="2600" w:type="dxa"/>
            <w:shd w:val="clear" w:color="auto" w:fill="1B2A47"/>
            <w:tcMar>
              <w:top w:w="60" w:type="dxa"/>
              <w:left w:w="90" w:type="dxa"/>
              <w:bottom w:w="60" w:type="dxa"/>
              <w:right w:w="90" w:type="dxa"/>
            </w:tcMar>
          </w:tcPr>
          <w:p w:rsidR="0046729B" w:rsidRDefault="00767123" w14:paraId="685E7669" w14:textId="77777777">
            <w:pPr>
              <w:spacing w:after="0"/>
            </w:pPr>
            <w:r>
              <w:rPr>
                <w:b/>
                <w:bCs/>
                <w:color w:val="FFFFFF"/>
                <w:sz w:val="18"/>
                <w:szCs w:val="18"/>
              </w:rPr>
              <w:t>Role</w:t>
            </w:r>
          </w:p>
        </w:tc>
        <w:tc>
          <w:tcPr>
            <w:tcW w:w="3200" w:type="dxa"/>
            <w:shd w:val="clear" w:color="auto" w:fill="1B2A47"/>
            <w:tcMar>
              <w:top w:w="60" w:type="dxa"/>
              <w:left w:w="90" w:type="dxa"/>
              <w:bottom w:w="60" w:type="dxa"/>
              <w:right w:w="90" w:type="dxa"/>
            </w:tcMar>
          </w:tcPr>
          <w:p w:rsidR="0046729B" w:rsidRDefault="00767123" w14:paraId="0AF186A5" w14:textId="77777777">
            <w:pPr>
              <w:spacing w:after="0"/>
            </w:pPr>
            <w:r>
              <w:rPr>
                <w:b/>
                <w:bCs/>
                <w:color w:val="FFFFFF"/>
                <w:sz w:val="18"/>
                <w:szCs w:val="18"/>
              </w:rPr>
              <w:t>Name</w:t>
            </w:r>
          </w:p>
        </w:tc>
        <w:tc>
          <w:tcPr>
            <w:tcW w:w="4280" w:type="dxa"/>
            <w:shd w:val="clear" w:color="auto" w:fill="1B2A47"/>
            <w:tcMar>
              <w:top w:w="60" w:type="dxa"/>
              <w:left w:w="90" w:type="dxa"/>
              <w:bottom w:w="60" w:type="dxa"/>
              <w:right w:w="90" w:type="dxa"/>
            </w:tcMar>
          </w:tcPr>
          <w:p w:rsidR="0046729B" w:rsidRDefault="00767123" w14:paraId="6EC71C04" w14:textId="77777777">
            <w:pPr>
              <w:spacing w:after="0"/>
            </w:pPr>
            <w:r>
              <w:rPr>
                <w:b/>
                <w:bCs/>
                <w:color w:val="FFFFFF"/>
                <w:sz w:val="18"/>
                <w:szCs w:val="18"/>
              </w:rPr>
              <w:t>Email</w:t>
            </w:r>
          </w:p>
        </w:tc>
      </w:tr>
      <w:tr w:rsidR="0046729B" w14:paraId="3B57A2B9" w14:textId="77777777">
        <w:trPr>
          <w:cantSplit/>
        </w:trPr>
        <w:tc>
          <w:tcPr>
            <w:tcW w:w="2600" w:type="dxa"/>
            <w:tcMar>
              <w:top w:w="60" w:type="dxa"/>
              <w:left w:w="90" w:type="dxa"/>
              <w:bottom w:w="60" w:type="dxa"/>
              <w:right w:w="90" w:type="dxa"/>
            </w:tcMar>
          </w:tcPr>
          <w:p w:rsidR="0046729B" w:rsidRDefault="00767123" w14:paraId="4D6F6229" w14:textId="77777777">
            <w:pPr>
              <w:spacing w:after="0"/>
            </w:pPr>
            <w:r>
              <w:rPr>
                <w:sz w:val="18"/>
                <w:szCs w:val="18"/>
              </w:rPr>
              <w:t>RFP Sourcing Manager</w:t>
            </w:r>
          </w:p>
        </w:tc>
        <w:tc>
          <w:tcPr>
            <w:tcW w:w="3200" w:type="dxa"/>
            <w:tcMar>
              <w:top w:w="60" w:type="dxa"/>
              <w:left w:w="90" w:type="dxa"/>
              <w:bottom w:w="60" w:type="dxa"/>
              <w:right w:w="90" w:type="dxa"/>
            </w:tcMar>
          </w:tcPr>
          <w:p w:rsidR="0046729B" w:rsidRDefault="00767123" w14:paraId="45159E0E" w14:textId="77777777">
            <w:pPr>
              <w:spacing w:after="0"/>
            </w:pPr>
            <w:r>
              <w:rPr>
                <w:sz w:val="18"/>
                <w:szCs w:val="18"/>
              </w:rPr>
              <w:t>Mathew Gugliuzza</w:t>
            </w:r>
          </w:p>
        </w:tc>
        <w:tc>
          <w:tcPr>
            <w:tcW w:w="4280" w:type="dxa"/>
            <w:tcMar>
              <w:top w:w="60" w:type="dxa"/>
              <w:left w:w="90" w:type="dxa"/>
              <w:bottom w:w="60" w:type="dxa"/>
              <w:right w:w="90" w:type="dxa"/>
            </w:tcMar>
          </w:tcPr>
          <w:p w:rsidR="0046729B" w:rsidRDefault="00767123" w14:paraId="695D4CC9" w14:textId="77777777">
            <w:pPr>
              <w:spacing w:after="0"/>
            </w:pPr>
            <w:r>
              <w:rPr>
                <w:sz w:val="18"/>
                <w:szCs w:val="18"/>
              </w:rPr>
              <w:t>mathew.gugliuzza@aon.com</w:t>
            </w:r>
          </w:p>
        </w:tc>
      </w:tr>
      <w:tr w:rsidR="0046729B" w14:paraId="4374FD92" w14:textId="77777777">
        <w:trPr>
          <w:cantSplit/>
        </w:trPr>
        <w:tc>
          <w:tcPr>
            <w:tcW w:w="2600" w:type="dxa"/>
            <w:shd w:val="clear" w:color="auto" w:fill="F2F4F6"/>
            <w:tcMar>
              <w:top w:w="60" w:type="dxa"/>
              <w:left w:w="90" w:type="dxa"/>
              <w:bottom w:w="60" w:type="dxa"/>
              <w:right w:w="90" w:type="dxa"/>
            </w:tcMar>
          </w:tcPr>
          <w:p w:rsidR="0046729B" w:rsidRDefault="00767123" w14:paraId="2C0A55AC" w14:textId="1D52A9E1">
            <w:pPr>
              <w:spacing w:after="0"/>
            </w:pPr>
            <w:r>
              <w:rPr>
                <w:sz w:val="18"/>
                <w:szCs w:val="18"/>
              </w:rPr>
              <w:t xml:space="preserve">RFP Project </w:t>
            </w:r>
            <w:r w:rsidRPr="195D092A" w:rsidR="58D3C1C9">
              <w:rPr>
                <w:sz w:val="18"/>
                <w:szCs w:val="18"/>
              </w:rPr>
              <w:t>Leader</w:t>
            </w:r>
          </w:p>
        </w:tc>
        <w:tc>
          <w:tcPr>
            <w:tcW w:w="3200" w:type="dxa"/>
            <w:shd w:val="clear" w:color="auto" w:fill="F2F4F6"/>
            <w:tcMar>
              <w:top w:w="60" w:type="dxa"/>
              <w:left w:w="90" w:type="dxa"/>
              <w:bottom w:w="60" w:type="dxa"/>
              <w:right w:w="90" w:type="dxa"/>
            </w:tcMar>
          </w:tcPr>
          <w:p w:rsidR="0046729B" w:rsidRDefault="00767123" w14:paraId="23855F62" w14:textId="77777777">
            <w:pPr>
              <w:spacing w:after="0"/>
            </w:pPr>
            <w:r>
              <w:rPr>
                <w:sz w:val="18"/>
                <w:szCs w:val="18"/>
              </w:rPr>
              <w:t>Karl Heery</w:t>
            </w:r>
          </w:p>
        </w:tc>
        <w:tc>
          <w:tcPr>
            <w:tcW w:w="4280" w:type="dxa"/>
            <w:shd w:val="clear" w:color="auto" w:fill="F2F4F6"/>
            <w:tcMar>
              <w:top w:w="60" w:type="dxa"/>
              <w:left w:w="90" w:type="dxa"/>
              <w:bottom w:w="60" w:type="dxa"/>
              <w:right w:w="90" w:type="dxa"/>
            </w:tcMar>
          </w:tcPr>
          <w:p w:rsidR="0046729B" w:rsidRDefault="00767123" w14:paraId="4EA8F969" w14:textId="77777777">
            <w:pPr>
              <w:spacing w:after="0"/>
            </w:pPr>
            <w:r>
              <w:rPr>
                <w:sz w:val="18"/>
                <w:szCs w:val="18"/>
              </w:rPr>
              <w:t>karl.heery@aon.com</w:t>
            </w:r>
          </w:p>
        </w:tc>
      </w:tr>
      <w:tr w:rsidR="195D092A" w:rsidTr="195D092A" w14:paraId="7ED0EF80" w14:textId="77777777">
        <w:trPr>
          <w:cantSplit/>
          <w:trHeight w:val="300"/>
        </w:trPr>
        <w:tc>
          <w:tcPr>
            <w:tcW w:w="2600" w:type="dxa"/>
            <w:shd w:val="clear" w:color="auto" w:fill="F2F4F6"/>
            <w:tcMar>
              <w:top w:w="60" w:type="dxa"/>
              <w:left w:w="90" w:type="dxa"/>
              <w:bottom w:w="60" w:type="dxa"/>
              <w:right w:w="90" w:type="dxa"/>
            </w:tcMar>
          </w:tcPr>
          <w:p w:rsidR="298C1132" w:rsidP="195D092A" w:rsidRDefault="298C1132" w14:paraId="6985A8B4" w14:textId="70E6F571">
            <w:r w:rsidRPr="195D092A">
              <w:rPr>
                <w:sz w:val="18"/>
                <w:szCs w:val="18"/>
              </w:rPr>
              <w:t xml:space="preserve">RFP Project </w:t>
            </w:r>
            <w:r w:rsidRPr="195D092A" w:rsidR="2C185BBA">
              <w:rPr>
                <w:sz w:val="18"/>
                <w:szCs w:val="18"/>
              </w:rPr>
              <w:t>Manager</w:t>
            </w:r>
          </w:p>
        </w:tc>
        <w:tc>
          <w:tcPr>
            <w:tcW w:w="3200" w:type="dxa"/>
            <w:shd w:val="clear" w:color="auto" w:fill="F2F4F6"/>
            <w:tcMar>
              <w:top w:w="60" w:type="dxa"/>
              <w:left w:w="90" w:type="dxa"/>
              <w:bottom w:w="60" w:type="dxa"/>
              <w:right w:w="90" w:type="dxa"/>
            </w:tcMar>
          </w:tcPr>
          <w:p w:rsidR="2C185BBA" w:rsidP="195D092A" w:rsidRDefault="2C185BBA" w14:paraId="46B89CA9" w14:textId="392D039B">
            <w:r w:rsidRPr="195D092A">
              <w:rPr>
                <w:sz w:val="18"/>
                <w:szCs w:val="18"/>
              </w:rPr>
              <w:t>Chetan Arora</w:t>
            </w:r>
          </w:p>
        </w:tc>
        <w:tc>
          <w:tcPr>
            <w:tcW w:w="4280" w:type="dxa"/>
            <w:shd w:val="clear" w:color="auto" w:fill="F2F4F6"/>
            <w:tcMar>
              <w:top w:w="60" w:type="dxa"/>
              <w:left w:w="90" w:type="dxa"/>
              <w:bottom w:w="60" w:type="dxa"/>
              <w:right w:w="90" w:type="dxa"/>
            </w:tcMar>
          </w:tcPr>
          <w:p w:rsidR="2C185BBA" w:rsidP="195D092A" w:rsidRDefault="2C185BBA" w14:paraId="10A2EEB4" w14:textId="0DB07B5F">
            <w:r w:rsidRPr="06D415ED">
              <w:rPr>
                <w:sz w:val="18"/>
                <w:szCs w:val="18"/>
              </w:rPr>
              <w:t>Chetan.arora@aon.com</w:t>
            </w:r>
          </w:p>
        </w:tc>
      </w:tr>
    </w:tbl>
    <w:p w:rsidR="0046729B" w:rsidRDefault="00767123" w14:paraId="7A30AE5D" w14:textId="77777777">
      <w:pPr>
        <w:spacing w:before="160"/>
      </w:pPr>
      <w:r>
        <w:t>The RFP Managers will:</w:t>
      </w:r>
    </w:p>
    <w:p w:rsidR="0046729B" w:rsidRDefault="00767123" w14:paraId="389E2E4E" w14:textId="77777777">
      <w:pPr>
        <w:pStyle w:val="ListParagraph"/>
        <w:numPr>
          <w:ilvl w:val="0"/>
          <w:numId w:val="2"/>
        </w:numPr>
        <w:spacing w:after="60"/>
      </w:pPr>
      <w:r>
        <w:t>Serve as the single point of contact for all proposal-related communications</w:t>
      </w:r>
    </w:p>
    <w:p w:rsidR="0046729B" w:rsidRDefault="00767123" w14:paraId="27633E61" w14:textId="77777777">
      <w:pPr>
        <w:pStyle w:val="ListParagraph"/>
        <w:numPr>
          <w:ilvl w:val="0"/>
          <w:numId w:val="2"/>
        </w:numPr>
        <w:spacing w:after="60"/>
      </w:pPr>
      <w:r>
        <w:t>Coordinate the RFP process, schedule clarification sessions, and collect and distribute documentation</w:t>
      </w:r>
    </w:p>
    <w:p w:rsidR="0046729B" w:rsidRDefault="00767123" w14:paraId="255CD320" w14:textId="77777777">
      <w:pPr>
        <w:pStyle w:val="ListParagraph"/>
        <w:numPr>
          <w:ilvl w:val="0"/>
          <w:numId w:val="2"/>
        </w:numPr>
        <w:spacing w:after="60"/>
      </w:pPr>
      <w:r>
        <w:t>Coordinate the Q&amp;A process and distribute consolidated, anonymised answers to all participating providers</w:t>
      </w:r>
    </w:p>
    <w:p w:rsidR="0046729B" w:rsidRDefault="00767123" w14:paraId="751C3BD4" w14:textId="77777777">
      <w:pPr>
        <w:pStyle w:val="ListParagraph"/>
        <w:numPr>
          <w:ilvl w:val="0"/>
          <w:numId w:val="2"/>
        </w:numPr>
        <w:spacing w:after="60"/>
      </w:pPr>
      <w:r>
        <w:t>Communicate the sourcing decisions</w:t>
      </w:r>
    </w:p>
    <w:p w:rsidR="0046729B" w:rsidRDefault="00767123" w14:paraId="57301F9D" w14:textId="77777777">
      <w:pPr>
        <w:spacing w:before="120"/>
      </w:pPr>
      <w:r>
        <w:t>Communication necessary to enable performance of existing business with Aon should continue with the Provider's business-as-usual Aon contact(s).</w:t>
      </w:r>
    </w:p>
    <w:p w:rsidR="0046729B" w:rsidRDefault="00767123" w14:paraId="6C399D94" w14:textId="21432227">
      <w:pPr>
        <w:pStyle w:val="Heading1"/>
        <w:pageBreakBefore/>
        <w:spacing w:before="0"/>
      </w:pPr>
      <w:bookmarkStart w:name="_Toc156536483" w:id="168"/>
      <w:r>
        <w:t>Award &amp; Contracting</w:t>
      </w:r>
      <w:bookmarkEnd w:id="168"/>
    </w:p>
    <w:p w:rsidR="0046729B" w:rsidRDefault="00767123" w14:paraId="795F24E8" w14:textId="77777777">
      <w:r>
        <w:t>This RFP is not intended to be a binding contract and / or to create any legal relationship. Aon reserves the right to modify or discontinue the evaluation process at any time without notice, and makes no commitments, implied or otherwise, that this process will result in a business transaction with any respondent. Aon makes no promise, either expressed or implied, that it will accept or approve in whole or in part any proposal submitted in response to this RFP, regardless of whether it includes the lowest cost bid or meets the criteria set out in the RFP. This RFP does not bind Aon to provide any explanation or reason for its decision to accept or reject any proposal.</w:t>
      </w:r>
    </w:p>
    <w:p w:rsidR="0046729B" w:rsidRDefault="00767123" w14:paraId="5217D915" w14:textId="77777777">
      <w:r>
        <w:t>Any commitment of Aon must appear in a valid, fully executed contract in order to be binding as against Aon. Aon reserves the right, at its sole discretion, to discontinue the project or program at any time. Aon reserves its right, at its sole discretion, to make amendments to any documentation provided in this RFP or request modification of any or all proposals at any stage prior to the execution of the relevant contract.</w:t>
      </w:r>
    </w:p>
    <w:p w:rsidR="0046729B" w:rsidRDefault="00767123" w14:paraId="77EFDDC2" w14:textId="77777777">
      <w:r>
        <w:t>Should there be an existing master agreement in place between the awarded provider and Aon, that existing master agreement shall apply to any business awarded hereunder except as specifically identified and set forth in the provider's bid and agreed to by Aon in such contract or by an amendment to such master agreement. If there is no existing agreement between an awarded provider and Aon, Aon's standard master agreement shall apply to any awarded business hereunder (including Aon's standard payment terms of ninety (90) days from the date of a valid invoice) and the provider must identify any required changes to Aon's standard master agreement as part of their response.</w:t>
      </w:r>
    </w:p>
    <w:p w:rsidR="0046729B" w:rsidRDefault="00767123" w14:paraId="481B413B" w14:textId="037D75F6">
      <w:pPr>
        <w:pStyle w:val="Heading1"/>
      </w:pPr>
      <w:bookmarkStart w:name="_Toc221768288" w:id="169"/>
      <w:r>
        <w:t>Cost of Proposal</w:t>
      </w:r>
      <w:bookmarkEnd w:id="169"/>
    </w:p>
    <w:p w:rsidR="0046729B" w:rsidRDefault="00767123" w14:paraId="58A241AF" w14:textId="77777777">
      <w:r>
        <w:t>All costs for preparing and submitting responses to this RFP are to be borne by the Provider. Aon will not and is under no obligation to reimburse any provider for any costs associated with preparing and/or submitting a proposal whether or not the provider is ultimately selected.</w:t>
      </w:r>
    </w:p>
    <w:p w:rsidR="0046729B" w:rsidRDefault="00767123" w14:paraId="63BEBAD4" w14:textId="15AD5921">
      <w:pPr>
        <w:pStyle w:val="Heading1"/>
      </w:pPr>
      <w:bookmarkStart w:name="_Toc1229850295" w:id="170"/>
      <w:r>
        <w:t>Authority</w:t>
      </w:r>
      <w:bookmarkEnd w:id="170"/>
    </w:p>
    <w:p w:rsidR="0046729B" w:rsidRDefault="00767123" w14:paraId="27123235" w14:textId="77777777">
      <w:r>
        <w:t>Provider and submitter have the full power and authority to enter into an agreement based upon the bid and proposal thereto; and the person submitting this proposal on behalf of the Provider has been properly authorized and empowered to do so. Provider further acknowledges that it has read the bid, understands it, and agrees to be bound by it.</w:t>
      </w:r>
    </w:p>
    <w:p w:rsidR="0046729B" w:rsidRDefault="00767123" w14:paraId="001CD0E8" w14:textId="5473317C">
      <w:pPr>
        <w:pStyle w:val="Heading1"/>
        <w:pageBreakBefore/>
        <w:spacing w:before="0"/>
      </w:pPr>
      <w:bookmarkStart w:name="_Toc1518831889" w:id="171"/>
      <w:r>
        <w:t>Request Overview</w:t>
      </w:r>
      <w:bookmarkEnd w:id="171"/>
    </w:p>
    <w:p w:rsidR="0046729B" w:rsidRDefault="00767123" w14:paraId="6C8709DA" w14:textId="78BD115E">
      <w:pPr>
        <w:pStyle w:val="Heading2"/>
      </w:pPr>
      <w:bookmarkStart w:name="_Toc1629313141" w:id="172"/>
      <w:r>
        <w:t>Background</w:t>
      </w:r>
      <w:bookmarkEnd w:id="172"/>
    </w:p>
    <w:p w:rsidR="0046729B" w:rsidRDefault="00767123" w14:paraId="1391EB88" w14:textId="77777777">
      <w:r>
        <w:t>Aon does not today provide its Commercial Risk clients with a single, entitlement-aware digital experience for claims. Claims Copilot — Aon's unified Commercial Risk Claims Management system and the system of record for all Commercial Risk claims — is a colleague-facing platform only. It provides FNOL intake, claims lifecycle management, a Claims Administrator workbench built on Appian, and document management through ECM / FileNet, and it is deployed across 24 countries. It has no client-facing scope.</w:t>
      </w:r>
    </w:p>
    <w:p w:rsidR="0046729B" w:rsidRDefault="00767123" w14:paraId="60058184" w14:textId="77777777">
      <w:r>
        <w:t>As a result, clients experience claims through a fragmented set of channels. FNOL and claims analytics are surfaced today through AonLine and DASP microsites. Claim registration frequently occurs out-of-band by email or telephone. Status enquiries route through the Aon Claims Administrator rather than self-service. Clients with multi-entity structures have no reliable way to see claims scoped to their own position in the organisation, and no consistent way to delegate or restrict access to their own colleagues. Document access is inconsistent, and there is no single place where a client can see claim status, financials, activities, analytics and documents together.</w:t>
      </w:r>
    </w:p>
    <w:p w:rsidR="0046729B" w:rsidRDefault="00767123" w14:paraId="4E469F3C" w14:textId="77777777">
      <w:r>
        <w:t>Meridian is Aon's unified client portal — a ReactJS single-page application providing central client onboarding, Client User RBAC, a common user interface channel and document management via S-DMS. Meridian is the platform through which Aon publishes a consistent client experience across solution lines, and it is governed by the Meridian Pattern reference architecture described in the Architecture &amp; Technology section. Capabilities must meet defined Meridian standards — covering client experience, master data, access management, document custody, privacy approvals and operational readiness — before they can be surfaced to clients.</w:t>
      </w:r>
    </w:p>
    <w:p w:rsidR="0046729B" w:rsidRDefault="00767123" w14:paraId="0657AB6C" w14:textId="77777777">
      <w:r>
        <w:t>The current state therefore presents both an experience gap and a control gap. Direct client access raises the bar for data quality, completeness and privacy well above the level required for a colleague-only tool. Client organisation hierarchies must be mastered so that a user aligned to one subsidiary can never see claims belonging to a peer subsidiary or the parent entity. Document provenance must be enforced so that client-provided policy documents are never inadvertently surfaced to Aon Brokers. Analytics must honour the same scope boundary as the underlying claim records.</w:t>
      </w:r>
    </w:p>
    <w:p w:rsidR="0046729B" w:rsidRDefault="00767123" w14:paraId="6C5813EA" w14:textId="1D98C7D3">
      <w:r w:rsidR="344B7F01">
        <w:rPr/>
        <w:t>In response, Aon has defined a target-state architecture in which Meridian becomes the client-facing front door for claims and Claims Copilot serves as the underlying transaction and data engine, integrated through three design pillars — DMS Alignment, RBAC Integration</w:t>
      </w:r>
      <w:r w:rsidR="7D891D2E">
        <w:rPr/>
        <w:t>, Source List Integration (CCP lists &amp; MDM)</w:t>
      </w:r>
      <w:r w:rsidR="344B7F01">
        <w:rPr/>
        <w:t xml:space="preserve"> and User Portal </w:t>
      </w:r>
      <w:r w:rsidR="10ED7E4B">
        <w:rPr/>
        <w:t>Integration</w:t>
      </w:r>
      <w:r w:rsidR="344B7F01">
        <w:rPr/>
        <w:t xml:space="preserve">. Aon is seeking an implementation provider who can deliver that target state end to end: build the client experience, integrate it into Meridian, enable the underlying data, and land it across ten countries and approximately 100 clients in time for a </w:t>
      </w:r>
      <w:r w:rsidR="5DF35C74">
        <w:rPr/>
        <w:t>January</w:t>
      </w:r>
      <w:r w:rsidR="344B7F01">
        <w:rPr/>
        <w:t xml:space="preserve"> 2027 launch.</w:t>
      </w:r>
    </w:p>
    <w:p w:rsidR="0046729B" w:rsidRDefault="00767123" w14:paraId="0A00F55E" w14:textId="542DFA77">
      <w:pPr>
        <w:pStyle w:val="Heading2"/>
      </w:pPr>
      <w:bookmarkStart w:name="_Toc1370580737" w:id="176"/>
      <w:r>
        <w:t>Objective</w:t>
      </w:r>
      <w:bookmarkEnd w:id="176"/>
    </w:p>
    <w:p w:rsidR="0046729B" w:rsidRDefault="00767123" w14:paraId="61D1C647" w14:textId="14D7C1BD">
      <w:r>
        <w:t xml:space="preserve">The objective of this initiative is to deliver a client-facing Commercial Risk claims experience on Meridian, powered by Claims Copilot, that is secure, scoped, localised and scalable. Aon is seeking to evaluate a provider who can deliver the Meridian Claims Copilot Client Experience initiative in full, including the enhancement of Claims Copilot </w:t>
      </w:r>
      <w:r w:rsidR="00FB6925">
        <w:t xml:space="preserve">(Appian) </w:t>
      </w:r>
      <w:r>
        <w:t>capabilities required to support client-facing use and their deployment across the initial rollout countries.</w:t>
      </w:r>
    </w:p>
    <w:p w:rsidR="0046729B" w:rsidRDefault="00767123" w14:paraId="47B0754C" w14:textId="77777777">
      <w:pPr>
        <w:spacing w:before="120"/>
      </w:pPr>
      <w:r>
        <w:t>Expectations of an implementation provider include delivery across the following workstreams:</w:t>
      </w:r>
    </w:p>
    <w:p w:rsidR="0046729B" w:rsidRDefault="00767123" w14:paraId="5790C6D7" w14:textId="204DD888">
      <w:pPr>
        <w:pStyle w:val="ListParagraph"/>
        <w:numPr>
          <w:ilvl w:val="0"/>
          <w:numId w:val="2"/>
        </w:numPr>
        <w:spacing w:after="60"/>
        <w:rPr/>
      </w:pPr>
      <w:r w:rsidRPr="19EEAAC3" w:rsidR="1A663067">
        <w:rPr>
          <w:b w:val="1"/>
          <w:bCs w:val="1"/>
        </w:rPr>
        <w:t xml:space="preserve">Workstream 1 – Client Experience Build: </w:t>
      </w:r>
      <w:r w:rsidR="1A663067">
        <w:rPr/>
        <w:t>Deliver the client-facing experience as a React Micro-Frontend built on the United UI control set — the landing page, claims list, Claim detail, contact card and document surface; the dynamic FNOL wizard and forms engine across web and mobile; claims insights and analytic</w:t>
      </w:r>
      <w:ins w:author="Chetan Arora" w:date="2026-08-07T21:33:00Z" w16du:dateUtc="2026-08-07T21:33:06Z" w:id="236228776">
        <w:r w:rsidR="1A663067">
          <w:t>s</w:t>
        </w:r>
        <w:r w:rsidR="39A1BB00">
          <w:t>(</w:t>
        </w:r>
      </w:ins>
      <w:del w:author="Chetan Arora" w:date="2026-08-07T21:33:00Z" w16du:dateUtc="2026-08-07T21:33:03Z" w:id="1312279750">
        <w:r w:rsidDel="0A20DB48">
          <w:delText>s;</w:delText>
        </w:r>
      </w:del>
      <w:r w:rsidR="4A17657C">
        <w:rPr/>
        <w:t>Out of Scope — delivered by ACIA</w:t>
      </w:r>
      <w:r w:rsidR="6AB848E6">
        <w:rPr/>
        <w:t>)</w:t>
      </w:r>
      <w:r w:rsidR="4A17657C">
        <w:rPr/>
        <w:t xml:space="preserve"> </w:t>
      </w:r>
      <w:r w:rsidR="1A663067">
        <w:rPr/>
        <w:t xml:space="preserve"> the notification </w:t>
      </w:r>
      <w:r w:rsidR="1A663067">
        <w:rPr/>
        <w:t>centre</w:t>
      </w:r>
      <w:r w:rsidR="1A663067">
        <w:rPr/>
        <w:t xml:space="preserve">; </w:t>
      </w:r>
      <w:r w:rsidR="1A663067">
        <w:rPr/>
        <w:t>localisation</w:t>
      </w:r>
      <w:r w:rsidR="1A663067">
        <w:rPr/>
        <w:t xml:space="preserve"> across all </w:t>
      </w:r>
      <w:r w:rsidR="1A663067">
        <w:rPr/>
        <w:t>main global languages</w:t>
      </w:r>
      <w:r w:rsidR="1A663067">
        <w:rPr/>
        <w:t xml:space="preserve">; a single responsive design that works on desktop, tablet and </w:t>
      </w:r>
      <w:r w:rsidR="1A663067">
        <w:rPr/>
        <w:t>mobile including iOS and Android phones</w:t>
      </w:r>
      <w:ins w:author="Chetan Arora" w:date="2026-08-14T21:52:59.371Z" w16du:dateUtc="2026-08-14T21:52:59.371Z" w:id="875115011">
        <w:r w:rsidR="4A11D301">
          <w:t xml:space="preserve"> as well </w:t>
        </w:r>
      </w:ins>
      <w:ins w:author="Chetan Arora" w:date="2026-08-14T21:53:16.181Z" w16du:dateUtc="2026-08-14T21:53:16.181Z" w:id="817107136">
        <w:r w:rsidR="4A11D301">
          <w:t>as a separate IOS &amp; Android native application</w:t>
        </w:r>
      </w:ins>
      <w:r w:rsidR="1A663067">
        <w:rPr/>
        <w:t>; and WCAG 2.2 Level AA accessibility.</w:t>
      </w:r>
    </w:p>
    <w:p w:rsidR="0046729B" w:rsidRDefault="00767123" w14:paraId="682904F6" w14:textId="0264EB85">
      <w:pPr>
        <w:pStyle w:val="ListParagraph"/>
        <w:numPr>
          <w:ilvl w:val="0"/>
          <w:numId w:val="2"/>
        </w:numPr>
        <w:spacing w:after="60"/>
      </w:pPr>
      <w:r>
        <w:rPr>
          <w:b/>
          <w:bCs/>
        </w:rPr>
        <w:t xml:space="preserve">Workstream 2 – Integration and APIs: </w:t>
      </w:r>
      <w:r>
        <w:t xml:space="preserve">Deliver the platform integration and service layer that sits behind the interface — Micro-Frontend injection into the Meridian shell (Pillar 3); identity, RBAC and MDM scope enforcement through Okta (Pillar 2); document access through the S-DMS proxy over ECM/FileNet (Pillar 1); consumption of ODS, CCP, MDM and Claims Analytics data; ACORD carrier messaging through CCS; and </w:t>
      </w:r>
      <w:r w:rsidR="35DBCA39">
        <w:t>allowing synchronous bi-directional API integration</w:t>
      </w:r>
      <w:r>
        <w:t>, resilient submission path and notification logging that connect them.</w:t>
      </w:r>
    </w:p>
    <w:p w:rsidR="0046729B" w:rsidRDefault="00767123" w14:paraId="08B04FED" w14:textId="77777777">
      <w:pPr>
        <w:pStyle w:val="ListParagraph"/>
        <w:numPr>
          <w:ilvl w:val="0"/>
          <w:numId w:val="2"/>
        </w:numPr>
        <w:spacing w:after="60"/>
      </w:pPr>
      <w:r>
        <w:rPr>
          <w:b/>
          <w:bCs/>
        </w:rPr>
        <w:t xml:space="preserve">Workstream 3 – Test, Deployment and Launch Readiness: </w:t>
      </w:r>
      <w:r>
        <w:t>Deliver assurance and release across both build workstreams — functional testing in-sprint with a minimum 70% automated regression coverage, system integration and end-to-end testing, scope enforcement negative testing, performance and load testing, penetration test support and remediation, accessibility audit, UAT support, environment and CI/CD configuration, training and enablement, go-live and hypercare.</w:t>
      </w:r>
    </w:p>
    <w:p w:rsidR="0046729B" w:rsidRDefault="00767123" w14:paraId="6EF6E28E" w14:textId="77777777">
      <w:pPr>
        <w:spacing w:before="140"/>
      </w:pPr>
      <w:r>
        <w:t>In addition to these workstreams, the selected provider will be expected to:</w:t>
      </w:r>
    </w:p>
    <w:p w:rsidR="0046729B" w:rsidRDefault="00767123" w14:paraId="105E48EA" w14:textId="77777777">
      <w:pPr>
        <w:pStyle w:val="ListParagraph"/>
        <w:numPr>
          <w:ilvl w:val="0"/>
          <w:numId w:val="2"/>
        </w:numPr>
        <w:spacing w:after="60"/>
      </w:pPr>
      <w:r>
        <w:t>Deliver a solution that is configurable rather than bespoke, so that new clients, countries, product lines and hierarchies can be onboarded without custom development.</w:t>
      </w:r>
    </w:p>
    <w:p w:rsidR="0046729B" w:rsidRDefault="00767123" w14:paraId="0C1FFF12" w14:textId="77777777">
      <w:pPr>
        <w:pStyle w:val="ListParagraph"/>
        <w:numPr>
          <w:ilvl w:val="0"/>
          <w:numId w:val="2"/>
        </w:numPr>
        <w:spacing w:after="60"/>
      </w:pPr>
      <w:r>
        <w:t>Design and build to the Meridian Pattern reference architecture, including the United UI (UUI) design system, Okta-delegated authentication, centrally managed Meridian RBAC and the Databricks data layer.</w:t>
      </w:r>
    </w:p>
    <w:p w:rsidR="0046729B" w:rsidRDefault="00767123" w14:paraId="428902A5" w14:textId="77777777">
      <w:pPr>
        <w:pStyle w:val="ListParagraph"/>
        <w:numPr>
          <w:ilvl w:val="0"/>
          <w:numId w:val="2"/>
        </w:numPr>
        <w:spacing w:after="60"/>
      </w:pPr>
      <w:r>
        <w:t>Meet Aon's non-functional requirements in full from the outset, as set out in the Non-Functional Requirements section of this RFP — these are treated as acceptance criteria, not aspirations. This includes conformance to WCAG 2.2 Level AA, the Aon accessibility standard for client-facing websites.</w:t>
      </w:r>
    </w:p>
    <w:p w:rsidR="0046729B" w:rsidRDefault="00767123" w14:paraId="1D375B1F" w14:textId="77777777">
      <w:pPr>
        <w:pStyle w:val="ListParagraph"/>
        <w:numPr>
          <w:ilvl w:val="0"/>
          <w:numId w:val="2"/>
        </w:numPr>
        <w:spacing w:after="60"/>
      </w:pPr>
      <w:r>
        <w:t>Work within Aon's Meridian release governance and the readiness gate that governs go-live.</w:t>
      </w:r>
    </w:p>
    <w:p w:rsidR="0046729B" w:rsidRDefault="00767123" w14:paraId="6FAF6C4E" w14:textId="77777777">
      <w:pPr>
        <w:pStyle w:val="ListParagraph"/>
        <w:numPr>
          <w:ilvl w:val="0"/>
          <w:numId w:val="2"/>
        </w:numPr>
        <w:spacing w:after="60"/>
      </w:pPr>
      <w:r>
        <w:t>Support Aon in completing the Privacy Impact Assessment, Legal review and Product Oversight &amp; Governance approvals required before any capability is surfaced to clients.</w:t>
      </w:r>
    </w:p>
    <w:p w:rsidR="0046729B" w:rsidRDefault="00767123" w14:paraId="37DAE772" w14:textId="77777777">
      <w:pPr>
        <w:pStyle w:val="ListParagraph"/>
        <w:numPr>
          <w:ilvl w:val="0"/>
          <w:numId w:val="2"/>
        </w:numPr>
        <w:spacing w:after="60"/>
      </w:pPr>
      <w:r>
        <w:t>Establish a scalable foundation that supports the 2027 global rollout without reintroducing localised, bespoke solutions.</w:t>
      </w:r>
    </w:p>
    <w:p w:rsidR="0046729B" w:rsidRDefault="00767123" w14:paraId="63EDC4AC" w14:textId="64A28AAE">
      <w:pPr>
        <w:pStyle w:val="Heading2"/>
      </w:pPr>
      <w:bookmarkStart w:name="_Toc1732517648" w:id="188"/>
      <w:r>
        <w:t>Delivery and Technical Approach</w:t>
      </w:r>
      <w:bookmarkEnd w:id="188"/>
    </w:p>
    <w:p w:rsidR="0046729B" w:rsidRDefault="00767123" w14:paraId="339EE688" w14:textId="77777777">
      <w:r>
        <w:t>As further described in the Delivery and Technical Requirements section, delivery of the Meridian Claims Copilot Client Experience initiative will be structured as a workstream-based project delivered under a fixed-outcome, fixed-fee, deliverables-based engagement model, with clearly defined scope, deliverables and acceptance criteria aligned to the three workstreams.</w:t>
      </w:r>
    </w:p>
    <w:p w:rsidR="0046729B" w:rsidRDefault="00767123" w14:paraId="71FEC665" w14:textId="1968D392">
      <w:r w:rsidR="344B7F01">
        <w:rPr/>
        <w:t xml:space="preserve">The solution will be delivered by predominantly </w:t>
      </w:r>
      <w:r w:rsidR="5A79DF6E">
        <w:rPr/>
        <w:t>I vendor team</w:t>
      </w:r>
      <w:r w:rsidR="506CEF76">
        <w:rPr/>
        <w:t xml:space="preserve"> </w:t>
      </w:r>
      <w:r w:rsidR="344B7F01">
        <w:rPr/>
        <w:t>u</w:t>
      </w:r>
      <w:r w:rsidR="3E123BD7">
        <w:rPr/>
        <w:t xml:space="preserve"> Aon operates an agile delivery model and expects vendors to align with iterative sprint-based delivery</w:t>
      </w:r>
      <w:r w:rsidR="344B7F01">
        <w:rPr/>
        <w:t>, working in close alignment with Aon's Claims Copilot product team, the Meridian platform team, Aon Architecture and the pilot country teams</w:t>
      </w:r>
      <w:r w:rsidR="344B7F01">
        <w:rPr/>
        <w:t xml:space="preserve">. </w:t>
      </w:r>
      <w:del w:author="Chetan Arora" w:date="2026-08-14T22:06:15.868Z" w16du:dateUtc="2026-08-14T22:06:15.868Z" w:id="712392563">
        <w:r w:rsidDel="344B7F01">
          <w:delText>.</w:delText>
        </w:r>
      </w:del>
    </w:p>
    <w:p w:rsidR="0046729B" w:rsidRDefault="00767123" w14:paraId="560E0C79" w14:textId="77777777">
      <w:pPr>
        <w:spacing w:before="120"/>
      </w:pPr>
      <w:r>
        <w:t>The approach will be based on:</w:t>
      </w:r>
    </w:p>
    <w:p w:rsidR="0046729B" w:rsidRDefault="00767123" w14:paraId="74015A7E" w14:textId="77977DD1">
      <w:pPr>
        <w:pStyle w:val="ListParagraph"/>
        <w:numPr>
          <w:ilvl w:val="0"/>
          <w:numId w:val="2"/>
        </w:numPr>
        <w:spacing w:after="60"/>
        <w:rPr/>
      </w:pPr>
      <w:r w:rsidR="1A663067">
        <w:rPr/>
        <w:t xml:space="preserve">An existing requirements </w:t>
      </w:r>
      <w:r w:rsidR="7E62A88F">
        <w:rPr/>
        <w:t xml:space="preserve">starting point </w:t>
      </w:r>
      <w:r w:rsidR="2B5364F4">
        <w:rPr/>
        <w:t>maintained</w:t>
      </w:r>
      <w:r w:rsidR="1A663067">
        <w:rPr/>
        <w:t xml:space="preserve"> in Azure DevOps at Epic and Feature level, </w:t>
      </w:r>
      <w:r w:rsidR="1A663067">
        <w:rPr/>
        <w:t>comprising 8 epics, 44 features and an initial set of user stories (reproduced at Exhibit 3).</w:t>
      </w:r>
    </w:p>
    <w:p w:rsidR="0046729B" w:rsidRDefault="00767123" w14:paraId="72F97A1F" w14:textId="77777777">
      <w:pPr>
        <w:pStyle w:val="ListParagraph"/>
        <w:numPr>
          <w:ilvl w:val="0"/>
          <w:numId w:val="2"/>
        </w:numPr>
        <w:spacing w:after="60"/>
      </w:pPr>
      <w:r>
        <w:t>High-fidelity client experience reference designs for the landing page, claims list, claim detail, analytics and FNOL journeys (reproduced in the Business Requirements section).</w:t>
      </w:r>
    </w:p>
    <w:p w:rsidR="0046729B" w:rsidRDefault="00767123" w14:paraId="67CEFC42" w14:textId="77777777">
      <w:pPr>
        <w:pStyle w:val="ListParagraph"/>
        <w:numPr>
          <w:ilvl w:val="0"/>
          <w:numId w:val="2"/>
        </w:numPr>
        <w:spacing w:after="60"/>
      </w:pPr>
      <w:r>
        <w:t>A documented target-state integration architecture defining nine participating business and technology services, two user journeys, eight confirmed business rules and three design pillars (reproduced in the Architecture &amp; Technology section).</w:t>
      </w:r>
    </w:p>
    <w:p w:rsidR="0046729B" w:rsidRDefault="00767123" w14:paraId="0AB059B4" w14:textId="77777777">
      <w:pPr>
        <w:pStyle w:val="ListParagraph"/>
        <w:numPr>
          <w:ilvl w:val="0"/>
          <w:numId w:val="2"/>
        </w:numPr>
        <w:spacing w:after="60"/>
      </w:pPr>
      <w:r>
        <w:t>A consolidated, de-duplicated set of 51 non-functional requirements with an agreed application profile (reproduced in the Non-Functional Requirements section).</w:t>
      </w:r>
    </w:p>
    <w:p w:rsidR="0046729B" w:rsidRDefault="00767123" w14:paraId="2A6E0D2F" w14:textId="77777777">
      <w:pPr>
        <w:pStyle w:val="ListParagraph"/>
        <w:numPr>
          <w:ilvl w:val="0"/>
          <w:numId w:val="2"/>
        </w:numPr>
        <w:spacing w:after="60"/>
      </w:pPr>
      <w:r>
        <w:t>A defined field-level inventory for FNOL intake, the claims list and the claim record (reproduced at Exhibits 4 and 5).</w:t>
      </w:r>
    </w:p>
    <w:p w:rsidR="0046729B" w:rsidRDefault="00767123" w14:paraId="5AFC7FCA" w14:textId="77777777">
      <w:pPr>
        <w:spacing w:before="120"/>
      </w:pPr>
      <w:r w:rsidR="0A20DB48">
        <w:rPr/>
        <w:t xml:space="preserve">The solution is built over the </w:t>
      </w:r>
      <w:r w:rsidR="0A20DB48">
        <w:rPr/>
        <w:t>Appian low-code platform</w:t>
      </w:r>
      <w:r w:rsidR="0A20DB48">
        <w:rPr/>
        <w:t>, with a React client-facing experience using the United UI control set, Python application services and APIs, and a MySQL transactional data store. It will be developed using Aon's preferred technology stack (see Tech Stack and Exhibit 1) and approved enterprise architecture, and must meet Aon's standards for performance, security, resiliency and scalability from the outset. All integrations, data flows and automation components are expected to conform to Aon's integration, security and SDLC practices and to be designed to support future changes with minimal disruption.</w:t>
      </w:r>
    </w:p>
    <w:p w:rsidR="0046729B" w:rsidRDefault="00767123" w14:paraId="23BF5FAC" w14:textId="688CDD3B">
      <w:r w:rsidR="344B7F01">
        <w:rPr/>
        <w:t xml:space="preserve">The functional and technical requirements described in this RFP represent the current baseline understanding of Aon's needs. They should be treated as the foundation for solution validation and deliverable-level scoping, not as a fixed technical specification. Providers are expected to bring expertise, </w:t>
      </w:r>
      <w:r w:rsidR="7ED8CC2F">
        <w:rPr/>
        <w:t>recommendations,</w:t>
      </w:r>
      <w:r w:rsidR="344B7F01">
        <w:rPr/>
        <w:t xml:space="preserve"> and iterative refinement throughout delivery.</w:t>
      </w:r>
    </w:p>
    <w:p w:rsidR="0046729B" w:rsidRDefault="00767123" w14:paraId="7FC6038D" w14:textId="02235398">
      <w:pPr>
        <w:pStyle w:val="Heading3"/>
      </w:pPr>
      <w:bookmarkStart w:name="_Toc182883510" w:id="198"/>
      <w:r>
        <w:t>Engagement Model</w:t>
      </w:r>
      <w:bookmarkEnd w:id="198"/>
    </w:p>
    <w:p w:rsidR="0046729B" w:rsidRDefault="00767123" w14:paraId="6A832FA8" w14:textId="77777777">
      <w:r>
        <w:t>Fixed-outcome, fixed-fee, deliverables-based engagement, with the overall scope organised into the three defined workstreams. Each workstream will have a documented set of deliverables, acceptance criteria and a fixed commercial construct agreed with Aon. Payment will be tied to Aon's acceptance of the milestones defined in Key Deliverables and Milestones.</w:t>
      </w:r>
    </w:p>
    <w:p w:rsidR="0046729B" w:rsidRDefault="00767123" w14:paraId="45C82E8D" w14:textId="604E7CD3">
      <w:pPr>
        <w:pStyle w:val="Heading3"/>
      </w:pPr>
      <w:bookmarkStart w:name="_Toc1456092824" w:id="199"/>
      <w:r>
        <w:t>Solution Definition and Design</w:t>
      </w:r>
      <w:bookmarkEnd w:id="199"/>
    </w:p>
    <w:p w:rsidR="0046729B" w:rsidRDefault="00767123" w14:paraId="2BAEADFE" w14:textId="38B878A9">
      <w:r>
        <w:t xml:space="preserve">A structured definition and design phase, running through September 2026, to confirm the target architecture, integration patterns, workflow scope, non-functional requirements and country configuration model. This phase validates and refines the baseline requirements and workstream scope and produces the detailed delivery plan, deliverable list and acceptance criteria that underpin the fixed-outcome model. Aon has scheduled deep-dive workshops on MDM and client hierarchies, document management and the RBAC model with the Meridian and Architecture teams; the selected provider will be expected to participate in and contribute to these from </w:t>
      </w:r>
      <w:r w:rsidR="37F05AEE">
        <w:t>mobilization</w:t>
      </w:r>
      <w:r w:rsidR="108F42DE">
        <w:t>.</w:t>
      </w:r>
    </w:p>
    <w:p w:rsidR="0046729B" w:rsidRDefault="00767123" w14:paraId="6755A9C9" w14:textId="5DFE1099">
      <w:pPr>
        <w:pStyle w:val="Heading3"/>
      </w:pPr>
      <w:bookmarkStart w:name="_Toc1053073266" w:id="200"/>
      <w:r>
        <w:t>Implementation and Delivery</w:t>
      </w:r>
      <w:bookmarkEnd w:id="200"/>
    </w:p>
    <w:p w:rsidR="0046729B" w:rsidRDefault="00767123" w14:paraId="5C5F6CEB" w14:textId="77777777">
      <w:r>
        <w:t>End-to-end design, configuration, build, testing and deployment activities executed in agile iterations within the agreed workstreams. Delivery will be governed by the achievement of defined deliverables and outcomes, rather than time-and-materials or capacity-based measures.</w:t>
      </w:r>
    </w:p>
    <w:p w:rsidR="0046729B" w:rsidRDefault="00767123" w14:paraId="53E25899" w14:textId="13AE7513">
      <w:pPr>
        <w:pStyle w:val="Heading3"/>
      </w:pPr>
      <w:bookmarkStart w:name="_Toc1090129403" w:id="201"/>
      <w:r>
        <w:t>Acceptance and Change Control</w:t>
      </w:r>
      <w:bookmarkEnd w:id="201"/>
    </w:p>
    <w:p w:rsidR="0046729B" w:rsidRDefault="00767123" w14:paraId="2D6DCEA2" w14:textId="77777777">
      <w:r>
        <w:t>Formal acceptance of deliverables by designated Aon stakeholders and governance forums based on agreed acceptance criteria. A formal change control mechanism, consistent with Aon's contracting and governance standards, will be used to manage any material changes to scope, timeline or design across workstreams. Aon operates a tiered governance model for Meridian spanning executive steering, solution-line oversight and programme delivery, and the provider will be expected to operate within it.</w:t>
      </w:r>
    </w:p>
    <w:p w:rsidR="0046729B" w:rsidRDefault="00767123" w14:paraId="689CE9A7" w14:textId="64498AC0">
      <w:pPr>
        <w:pStyle w:val="Heading2"/>
      </w:pPr>
      <w:bookmarkStart w:name="_Toc434566404" w:id="202"/>
      <w:r>
        <w:t>Sourcing Approach</w:t>
      </w:r>
      <w:bookmarkEnd w:id="202"/>
    </w:p>
    <w:p w:rsidR="0046729B" w:rsidRDefault="00767123" w14:paraId="66BC8C79" w14:textId="77777777">
      <w:r>
        <w:t>Aon is seeking to contract for an initial term covering delivery through go-live and the post-launch hypercare period — approximately eight months from 1 September 2026 to 31 March 2027 — on a deliverables-based fixed-fee contracting model.</w:t>
      </w:r>
    </w:p>
    <w:p w:rsidR="0046729B" w:rsidRDefault="00767123" w14:paraId="6A65F1DE" w14:textId="0D295CCA">
      <w:r>
        <w:t xml:space="preserve">The desire is to contract for Solution Definition &amp; Design and Implementation together, given the compressed timeline and the dependency of the </w:t>
      </w:r>
      <w:r w:rsidR="001D5756">
        <w:t>January</w:t>
      </w:r>
      <w:r>
        <w:t xml:space="preserve"> 2027 launch on continuous delivery. Providers who wish to propose a split construct (Design contracted first with a pre-negotiated not-to-exceed implementation price) may do so as an alternative, but must clearly evidence that the split does not extend the critical path.</w:t>
      </w:r>
    </w:p>
    <w:p w:rsidR="0046729B" w:rsidRDefault="00767123" w14:paraId="63FCD1C6" w14:textId="77777777">
      <w:r>
        <w:t>Aon additionally expects the provider to price an option for continued Application Managed Services (AMS) support beyond hypercare closure, covering L2 support and data operations, to be exercised at Aon's discretion.</w:t>
      </w:r>
    </w:p>
    <w:p w:rsidR="0046729B" w:rsidRDefault="00767123" w14:paraId="750889FE" w14:textId="53F360B6">
      <w:pPr>
        <w:pStyle w:val="Heading2"/>
      </w:pPr>
      <w:bookmarkStart w:name="_Toc1651897544" w:id="203"/>
      <w:r>
        <w:t>Response Approach</w:t>
      </w:r>
      <w:bookmarkEnd w:id="203"/>
    </w:p>
    <w:p w:rsidR="0046729B" w:rsidRDefault="00767123" w14:paraId="63A2D925" w14:textId="77777777">
      <w:r>
        <w:t>The proposal should take into consideration the requirements, architecture and technology, and evaluation criteria provided. The proposal should be provided in a manner consistent with the process, requirements, form, and timelines provided. Itemized pricing should be submitted for each element in the proposal.</w:t>
      </w:r>
    </w:p>
    <w:p w:rsidR="0046729B" w:rsidRDefault="00767123" w14:paraId="797154A7" w14:textId="77777777">
      <w:r>
        <w:t>After proposals are submitted, Aon may request additional meetings or presentations to clarify proposal details or further evaluate one or more submissions. Based on the initial review, selected providers may be invited to participate in a clarification and evaluation session. During this session, providers will have the opportunity to demonstrate their capabilities and respond to questions about their proposals. These sessions will be scheduled at Aon's discretion. Providers are responsible for any travel expenses incurred if an in-person presentation is requested.</w:t>
      </w:r>
    </w:p>
    <w:p w:rsidR="0046729B" w:rsidRDefault="00767123" w14:paraId="0BC9804F" w14:textId="6FB01C5D">
      <w:pPr>
        <w:pStyle w:val="Heading1"/>
        <w:pageBreakBefore/>
        <w:spacing w:before="0"/>
      </w:pPr>
      <w:bookmarkStart w:name="_Toc1541391266" w:id="204"/>
      <w:r>
        <w:t>Business Requirements</w:t>
      </w:r>
      <w:bookmarkEnd w:id="204"/>
    </w:p>
    <w:p w:rsidR="0046729B" w:rsidRDefault="00767123" w14:paraId="4C4C1111" w14:textId="1D9C7231">
      <w:r w:rsidR="0A20DB48">
        <w:rPr/>
        <w:t xml:space="preserve">The following is a general overview of the business outcomes and functional capabilities expected from the Meridian Claims Copilot Client Experience initiative. These requirements </w:t>
      </w:r>
      <w:r w:rsidR="0A20DB48">
        <w:rPr/>
        <w:t>represent</w:t>
      </w:r>
      <w:r w:rsidR="0A20DB48">
        <w:rPr/>
        <w:t xml:space="preserve"> the current baseline understanding of Aon's needs and are to be treated as the foundation for solution definition and workstream-level scoping, not as a fixed technical specification. Providers are expected to </w:t>
      </w:r>
      <w:r w:rsidR="0A20DB48">
        <w:rPr/>
        <w:t>validate</w:t>
      </w:r>
      <w:r w:rsidR="0A20DB48">
        <w:rPr/>
        <w:t xml:space="preserve">, </w:t>
      </w:r>
      <w:r w:rsidR="50F5C1D7">
        <w:rPr/>
        <w:t>refine,</w:t>
      </w:r>
      <w:r w:rsidR="0A20DB48">
        <w:rPr/>
        <w:t xml:space="preserve"> and extend these requirements iteratively throughout delivery.</w:t>
      </w:r>
    </w:p>
    <w:p w:rsidR="0046729B" w:rsidRDefault="00767123" w14:paraId="1D37A620" w14:textId="60588D60">
      <w:pPr>
        <w:pStyle w:val="Heading2"/>
      </w:pPr>
      <w:bookmarkStart w:name="_Toc349083257" w:id="205"/>
      <w:r>
        <w:t>Business Outcomes</w:t>
      </w:r>
      <w:bookmarkEnd w:id="205"/>
    </w:p>
    <w:p w:rsidR="344B7F01" w:rsidP="19EEAAC3" w:rsidRDefault="344B7F01" w14:paraId="0E6B1294" w14:textId="267486CE">
      <w:pPr>
        <w:pStyle w:val="ListParagraph"/>
        <w:numPr>
          <w:ilvl w:val="0"/>
          <w:numId w:val="2"/>
        </w:numPr>
        <w:spacing w:after="60"/>
        <w:rPr>
          <w:rFonts w:ascii="Segoe UI" w:hAnsi="Segoe UI" w:eastAsia="Segoe UI" w:cs="Segoe UI"/>
          <w:b w:val="0"/>
          <w:bCs w:val="0"/>
          <w:i w:val="0"/>
          <w:iCs w:val="0"/>
          <w:noProof w:val="0"/>
          <w:sz w:val="21"/>
          <w:szCs w:val="21"/>
          <w:lang w:val="en-US"/>
        </w:rPr>
      </w:pPr>
      <w:r w:rsidRPr="19EEAAC3" w:rsidR="3930E780">
        <w:rPr>
          <w:rFonts w:ascii="Calibri" w:hAnsi="Calibri" w:eastAsia="Calibri" w:cs="Calibri"/>
          <w:b w:val="0"/>
          <w:bCs w:val="0"/>
          <w:i w:val="0"/>
          <w:iCs w:val="0"/>
          <w:noProof w:val="0"/>
          <w:sz w:val="20"/>
          <w:szCs w:val="20"/>
          <w:lang w:val="en-US"/>
          <w:rPrChange w:author="Chetan Arora" w:date="2026-08-14T22:09:34.572Z" w16du:dateUtc="2026-08-14T22:09:34.572Z" w:id="333123632">
            <w:rPr>
              <w:rFonts w:ascii="Segoe UI" w:hAnsi="Segoe UI" w:eastAsia="Segoe UI" w:cs="Segoe UI"/>
              <w:b w:val="0"/>
              <w:bCs w:val="0"/>
              <w:i w:val="0"/>
              <w:iCs w:val="0"/>
              <w:noProof w:val="0"/>
              <w:sz w:val="21"/>
              <w:szCs w:val="21"/>
              <w:lang w:val="en-US"/>
            </w:rPr>
          </w:rPrChange>
        </w:rPr>
        <w:t xml:space="preserve">A single, holistic client view of claims, in which Meridian becomes the client-facing front door and Claims Copilot serves as the underlying transaction and data engine, replacing out-of-band claim registration and fragmented </w:t>
      </w:r>
      <w:r w:rsidRPr="19EEAAC3" w:rsidR="3930E780">
        <w:rPr>
          <w:rFonts w:ascii="Calibri" w:hAnsi="Calibri" w:eastAsia="Calibri" w:cs="Calibri"/>
          <w:b w:val="0"/>
          <w:bCs w:val="0"/>
          <w:i w:val="0"/>
          <w:iCs w:val="0"/>
          <w:noProof w:val="0"/>
          <w:sz w:val="20"/>
          <w:szCs w:val="20"/>
          <w:lang w:val="en-US"/>
          <w:rPrChange w:author="Chetan Arora" w:date="2026-08-14T22:09:34.572Z" w16du:dateUtc="2026-08-14T22:09:34.572Z" w:id="1176927538">
            <w:rPr>
              <w:rFonts w:ascii="Segoe UI" w:hAnsi="Segoe UI" w:eastAsia="Segoe UI" w:cs="Segoe UI"/>
              <w:b w:val="0"/>
              <w:bCs w:val="0"/>
              <w:i w:val="0"/>
              <w:iCs w:val="0"/>
              <w:noProof w:val="0"/>
              <w:sz w:val="21"/>
              <w:szCs w:val="21"/>
              <w:lang w:val="en-US"/>
            </w:rPr>
          </w:rPrChange>
        </w:rPr>
        <w:t>AonLine</w:t>
      </w:r>
      <w:r w:rsidRPr="19EEAAC3" w:rsidR="3930E780">
        <w:rPr>
          <w:rFonts w:ascii="Calibri" w:hAnsi="Calibri" w:eastAsia="Calibri" w:cs="Calibri"/>
          <w:b w:val="0"/>
          <w:bCs w:val="0"/>
          <w:i w:val="0"/>
          <w:iCs w:val="0"/>
          <w:noProof w:val="0"/>
          <w:sz w:val="20"/>
          <w:szCs w:val="20"/>
          <w:lang w:val="en-US"/>
          <w:rPrChange w:author="Chetan Arora" w:date="2026-08-14T22:09:34.572Z" w16du:dateUtc="2026-08-14T22:09:34.572Z" w:id="501183511">
            <w:rPr>
              <w:rFonts w:ascii="Segoe UI" w:hAnsi="Segoe UI" w:eastAsia="Segoe UI" w:cs="Segoe UI"/>
              <w:b w:val="0"/>
              <w:bCs w:val="0"/>
              <w:i w:val="0"/>
              <w:iCs w:val="0"/>
              <w:noProof w:val="0"/>
              <w:sz w:val="21"/>
              <w:szCs w:val="21"/>
              <w:lang w:val="en-US"/>
            </w:rPr>
          </w:rPrChange>
        </w:rPr>
        <w:t xml:space="preserve"> and DASP microsite access, while analytics and data feeds are provided through ACIA</w:t>
      </w:r>
      <w:r w:rsidRPr="19EEAAC3" w:rsidR="3930E780">
        <w:rPr>
          <w:rFonts w:ascii="Calibri" w:hAnsi="Calibri" w:eastAsia="Calibri" w:cs="Calibri"/>
          <w:b w:val="0"/>
          <w:bCs w:val="0"/>
          <w:i w:val="0"/>
          <w:iCs w:val="0"/>
          <w:noProof w:val="0"/>
          <w:sz w:val="20"/>
          <w:szCs w:val="20"/>
          <w:lang w:val="en-US"/>
        </w:rPr>
        <w:t>.</w:t>
      </w:r>
    </w:p>
    <w:p w:rsidR="0046729B" w:rsidRDefault="00767123" w14:paraId="6A206922" w14:textId="0FBD7DD2">
      <w:pPr>
        <w:pStyle w:val="ListParagraph"/>
        <w:numPr>
          <w:ilvl w:val="0"/>
          <w:numId w:val="2"/>
        </w:numPr>
        <w:spacing w:after="60"/>
        <w:rPr/>
      </w:pPr>
      <w:r w:rsidR="0A20DB48">
        <w:rPr/>
        <w:t xml:space="preserve">A </w:t>
      </w:r>
      <w:r w:rsidR="7C9B79E1">
        <w:rPr/>
        <w:t>localized</w:t>
      </w:r>
      <w:r w:rsidR="0A20DB48">
        <w:rPr/>
        <w:t xml:space="preserve"> claims landing page giving clients visibility of claim status, claims insights and analytics, service team </w:t>
      </w:r>
      <w:r w:rsidR="0A20DB48">
        <w:rPr/>
        <w:t>contacts</w:t>
      </w:r>
      <w:r w:rsidR="0A20DB48">
        <w:rPr/>
        <w:t xml:space="preserve"> and supporting documents.</w:t>
      </w:r>
    </w:p>
    <w:p w:rsidR="0046729B" w:rsidRDefault="00767123" w14:paraId="786E1E61" w14:textId="77777777">
      <w:pPr>
        <w:pStyle w:val="ListParagraph"/>
        <w:numPr>
          <w:ilvl w:val="0"/>
          <w:numId w:val="2"/>
        </w:numPr>
        <w:spacing w:after="60"/>
      </w:pPr>
      <w:r>
        <w:t>Client-initiated dynamic FNOL through web and mobile, integrated into Claims Copilot, with the claim trackable to closure without contacting an administrator.</w:t>
      </w:r>
    </w:p>
    <w:p w:rsidR="0046729B" w:rsidRDefault="00767123" w14:paraId="3390780F" w14:textId="44BDDE29">
      <w:pPr>
        <w:pStyle w:val="ListParagraph"/>
        <w:numPr>
          <w:ilvl w:val="0"/>
          <w:numId w:val="2"/>
        </w:numPr>
        <w:spacing w:after="60"/>
        <w:rPr/>
      </w:pPr>
      <w:r w:rsidR="0A20DB48">
        <w:rPr/>
        <w:t xml:space="preserve">Access configured to client </w:t>
      </w:r>
      <w:r w:rsidR="56CF5318">
        <w:rPr/>
        <w:t>needs</w:t>
      </w:r>
      <w:r w:rsidR="0A20DB48">
        <w:rPr/>
        <w:t>, through alternate hierarchies and a role-based access model that enables client-managed access across geographies, lines of business and locations.</w:t>
      </w:r>
    </w:p>
    <w:p w:rsidR="0046729B" w:rsidRDefault="00767123" w14:paraId="485AA500" w14:textId="5217ACD4">
      <w:pPr>
        <w:pStyle w:val="ListParagraph"/>
        <w:numPr>
          <w:ilvl w:val="0"/>
          <w:numId w:val="2"/>
        </w:numPr>
        <w:spacing w:after="60"/>
        <w:rPr/>
      </w:pPr>
      <w:r w:rsidR="0A20DB48">
        <w:rPr/>
        <w:t xml:space="preserve">Demonstrably safe client exposure, with </w:t>
      </w:r>
      <w:r w:rsidR="20222F48">
        <w:rPr/>
        <w:t>organizational</w:t>
      </w:r>
      <w:r w:rsidR="0A20DB48">
        <w:rPr/>
        <w:t xml:space="preserve"> scope enforcement, document provenance control, PII handling and privacy compliance </w:t>
      </w:r>
      <w:r w:rsidR="0A20DB48">
        <w:rPr/>
        <w:t>evidenced</w:t>
      </w:r>
      <w:r w:rsidR="0A20DB48">
        <w:rPr/>
        <w:t xml:space="preserve"> before launch and sustained thereafter.</w:t>
      </w:r>
    </w:p>
    <w:p w:rsidR="0046729B" w:rsidRDefault="00767123" w14:paraId="5878CAC3" w14:textId="77777777">
      <w:pPr>
        <w:pStyle w:val="ListParagraph"/>
        <w:numPr>
          <w:ilvl w:val="0"/>
          <w:numId w:val="2"/>
        </w:numPr>
        <w:spacing w:after="60"/>
      </w:pPr>
      <w:r>
        <w:t>A scalable foundation for global rollout, with the 2026 scope of ten countries and approximately 100 clients explicitly designed to enable the 2027 global expansion without bespoke rework.</w:t>
      </w:r>
    </w:p>
    <w:p w:rsidR="0046729B" w:rsidRDefault="00767123" w14:paraId="2D078BE8" w14:textId="77777777">
      <w:pPr>
        <w:pStyle w:val="ListParagraph"/>
        <w:numPr>
          <w:ilvl w:val="0"/>
          <w:numId w:val="2"/>
        </w:numPr>
        <w:spacing w:after="60"/>
      </w:pPr>
      <w:r>
        <w:t>Reduced colleague servicing burden, by shifting routine status enquiries, document requests and loss reporting to client self-service.</w:t>
      </w:r>
    </w:p>
    <w:p w:rsidR="0046729B" w:rsidRDefault="00767123" w14:paraId="158F20CB" w14:textId="3934E3A2">
      <w:pPr>
        <w:pStyle w:val="Heading2"/>
      </w:pPr>
      <w:bookmarkStart w:name="_Toc16710709" w:id="211"/>
      <w:r>
        <w:t>Scale and Rollout Assumptions</w:t>
      </w:r>
      <w:bookmarkEnd w:id="211"/>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1900"/>
        <w:gridCol w:w="4100"/>
        <w:gridCol w:w="4080"/>
      </w:tblGrid>
      <w:tr w:rsidR="0046729B" w:rsidTr="19EEAAC3" w14:paraId="2F0BC717" w14:textId="77777777">
        <w:trPr>
          <w:tblHeader/>
        </w:trPr>
        <w:tc>
          <w:tcPr>
            <w:tcW w:w="1900" w:type="dxa"/>
            <w:shd w:val="clear" w:color="auto" w:fill="1B2A47"/>
            <w:tcMar>
              <w:top w:w="60" w:type="dxa"/>
              <w:left w:w="90" w:type="dxa"/>
              <w:bottom w:w="60" w:type="dxa"/>
              <w:right w:w="90" w:type="dxa"/>
            </w:tcMar>
          </w:tcPr>
          <w:p w:rsidR="0046729B" w:rsidRDefault="00767123" w14:paraId="2EE9D999" w14:textId="77777777">
            <w:pPr>
              <w:spacing w:after="0"/>
            </w:pPr>
            <w:r>
              <w:rPr>
                <w:b/>
                <w:bCs/>
                <w:color w:val="FFFFFF"/>
                <w:sz w:val="18"/>
                <w:szCs w:val="18"/>
              </w:rPr>
              <w:t>Dimension</w:t>
            </w:r>
          </w:p>
        </w:tc>
        <w:tc>
          <w:tcPr>
            <w:tcW w:w="4100" w:type="dxa"/>
            <w:shd w:val="clear" w:color="auto" w:fill="1B2A47"/>
            <w:tcMar>
              <w:top w:w="60" w:type="dxa"/>
              <w:left w:w="90" w:type="dxa"/>
              <w:bottom w:w="60" w:type="dxa"/>
              <w:right w:w="90" w:type="dxa"/>
            </w:tcMar>
          </w:tcPr>
          <w:p w:rsidR="0046729B" w:rsidRDefault="00767123" w14:paraId="5C4D91DB" w14:textId="77777777">
            <w:pPr>
              <w:spacing w:after="0"/>
            </w:pPr>
            <w:r>
              <w:rPr>
                <w:b/>
                <w:bCs/>
                <w:color w:val="FFFFFF"/>
                <w:sz w:val="18"/>
                <w:szCs w:val="18"/>
              </w:rPr>
              <w:t>2026 Scope (in scope for this RFP)</w:t>
            </w:r>
          </w:p>
        </w:tc>
        <w:tc>
          <w:tcPr>
            <w:tcW w:w="4080" w:type="dxa"/>
            <w:shd w:val="clear" w:color="auto" w:fill="1B2A47"/>
            <w:tcMar>
              <w:top w:w="60" w:type="dxa"/>
              <w:left w:w="90" w:type="dxa"/>
              <w:bottom w:w="60" w:type="dxa"/>
              <w:right w:w="90" w:type="dxa"/>
            </w:tcMar>
          </w:tcPr>
          <w:p w:rsidR="0046729B" w:rsidRDefault="00767123" w14:paraId="26E15F25" w14:textId="77777777">
            <w:pPr>
              <w:spacing w:after="0"/>
            </w:pPr>
            <w:r>
              <w:rPr>
                <w:b/>
                <w:bCs/>
                <w:color w:val="FFFFFF"/>
                <w:sz w:val="18"/>
                <w:szCs w:val="18"/>
              </w:rPr>
              <w:t>2027 Direction (design must anticipate)</w:t>
            </w:r>
          </w:p>
        </w:tc>
      </w:tr>
      <w:tr w:rsidR="0046729B" w:rsidTr="19EEAAC3" w14:paraId="4832F8D5" w14:textId="77777777">
        <w:trPr>
          <w:cantSplit/>
        </w:trPr>
        <w:tc>
          <w:tcPr>
            <w:tcW w:w="1900" w:type="dxa"/>
            <w:tcMar>
              <w:top w:w="60" w:type="dxa"/>
              <w:left w:w="90" w:type="dxa"/>
              <w:bottom w:w="60" w:type="dxa"/>
              <w:right w:w="90" w:type="dxa"/>
            </w:tcMar>
          </w:tcPr>
          <w:p w:rsidR="0046729B" w:rsidRDefault="00767123" w14:paraId="71E17D1E" w14:textId="77777777">
            <w:pPr>
              <w:spacing w:after="0"/>
            </w:pPr>
            <w:r>
              <w:rPr>
                <w:sz w:val="18"/>
                <w:szCs w:val="18"/>
              </w:rPr>
              <w:t>Countries</w:t>
            </w:r>
          </w:p>
        </w:tc>
        <w:tc>
          <w:tcPr>
            <w:tcW w:w="4100" w:type="dxa"/>
            <w:tcMar>
              <w:top w:w="60" w:type="dxa"/>
              <w:left w:w="90" w:type="dxa"/>
              <w:bottom w:w="60" w:type="dxa"/>
              <w:right w:w="90" w:type="dxa"/>
            </w:tcMar>
          </w:tcPr>
          <w:p w:rsidR="0046729B" w:rsidRDefault="00767123" w14:paraId="7289D7D7" w14:textId="77777777">
            <w:pPr>
              <w:spacing w:after="0"/>
            </w:pPr>
            <w:r>
              <w:rPr>
                <w:sz w:val="18"/>
                <w:szCs w:val="18"/>
              </w:rPr>
              <w:t>10 countries across NA, EMEA and APAC</w:t>
            </w:r>
          </w:p>
        </w:tc>
        <w:tc>
          <w:tcPr>
            <w:tcW w:w="4080" w:type="dxa"/>
            <w:tcMar>
              <w:top w:w="60" w:type="dxa"/>
              <w:left w:w="90" w:type="dxa"/>
              <w:bottom w:w="60" w:type="dxa"/>
              <w:right w:w="90" w:type="dxa"/>
            </w:tcMar>
          </w:tcPr>
          <w:p w:rsidR="0046729B" w:rsidRDefault="00767123" w14:paraId="2D2A3B55" w14:textId="77777777">
            <w:pPr>
              <w:spacing w:after="0"/>
            </w:pPr>
            <w:r>
              <w:rPr>
                <w:sz w:val="18"/>
                <w:szCs w:val="18"/>
              </w:rPr>
              <w:t>Global rollout across the Claims Copilot footprint (24 countries deployed)</w:t>
            </w:r>
          </w:p>
        </w:tc>
      </w:tr>
      <w:tr w:rsidR="0046729B" w:rsidTr="19EEAAC3" w14:paraId="78384E72" w14:textId="77777777">
        <w:trPr>
          <w:cantSplit/>
        </w:trPr>
        <w:tc>
          <w:tcPr>
            <w:tcW w:w="1900" w:type="dxa"/>
            <w:shd w:val="clear" w:color="auto" w:fill="F2F4F6"/>
            <w:tcMar>
              <w:top w:w="60" w:type="dxa"/>
              <w:left w:w="90" w:type="dxa"/>
              <w:bottom w:w="60" w:type="dxa"/>
              <w:right w:w="90" w:type="dxa"/>
            </w:tcMar>
          </w:tcPr>
          <w:p w:rsidR="0046729B" w:rsidRDefault="00767123" w14:paraId="6680CBC2" w14:textId="77777777">
            <w:pPr>
              <w:spacing w:after="0"/>
            </w:pPr>
            <w:r>
              <w:rPr>
                <w:sz w:val="18"/>
                <w:szCs w:val="18"/>
              </w:rPr>
              <w:t>Clients</w:t>
            </w:r>
          </w:p>
        </w:tc>
        <w:tc>
          <w:tcPr>
            <w:tcW w:w="4100" w:type="dxa"/>
            <w:shd w:val="clear" w:color="auto" w:fill="F2F4F6"/>
            <w:tcMar>
              <w:top w:w="60" w:type="dxa"/>
              <w:left w:w="90" w:type="dxa"/>
              <w:bottom w:w="60" w:type="dxa"/>
              <w:right w:w="90" w:type="dxa"/>
            </w:tcMar>
          </w:tcPr>
          <w:p w:rsidR="0046729B" w:rsidRDefault="00767123" w14:paraId="7615BD25" w14:textId="77777777">
            <w:pPr>
              <w:spacing w:after="0"/>
            </w:pPr>
            <w:r>
              <w:rPr>
                <w:sz w:val="18"/>
                <w:szCs w:val="18"/>
              </w:rPr>
              <w:t>Approximately 100 clients (90+ identified)</w:t>
            </w:r>
          </w:p>
        </w:tc>
        <w:tc>
          <w:tcPr>
            <w:tcW w:w="4080" w:type="dxa"/>
            <w:shd w:val="clear" w:color="auto" w:fill="F2F4F6"/>
            <w:tcMar>
              <w:top w:w="60" w:type="dxa"/>
              <w:left w:w="90" w:type="dxa"/>
              <w:bottom w:w="60" w:type="dxa"/>
              <w:right w:w="90" w:type="dxa"/>
            </w:tcMar>
          </w:tcPr>
          <w:p w:rsidR="0046729B" w:rsidRDefault="00767123" w14:paraId="3B063552" w14:textId="77777777">
            <w:pPr>
              <w:spacing w:after="0"/>
            </w:pPr>
            <w:r>
              <w:rPr>
                <w:sz w:val="18"/>
                <w:szCs w:val="18"/>
              </w:rPr>
              <w:t>Scale to the wider Commercial Risk client base</w:t>
            </w:r>
          </w:p>
        </w:tc>
      </w:tr>
      <w:tr w:rsidR="0046729B" w:rsidTr="19EEAAC3" w14:paraId="260F0BB3" w14:textId="77777777">
        <w:trPr>
          <w:cantSplit/>
        </w:trPr>
        <w:tc>
          <w:tcPr>
            <w:tcW w:w="1900" w:type="dxa"/>
            <w:tcMar>
              <w:top w:w="60" w:type="dxa"/>
              <w:left w:w="90" w:type="dxa"/>
              <w:bottom w:w="60" w:type="dxa"/>
              <w:right w:w="90" w:type="dxa"/>
            </w:tcMar>
          </w:tcPr>
          <w:p w:rsidR="0046729B" w:rsidRDefault="00767123" w14:paraId="23266C71" w14:textId="77777777">
            <w:pPr>
              <w:spacing w:after="0"/>
            </w:pPr>
            <w:r>
              <w:rPr>
                <w:sz w:val="18"/>
                <w:szCs w:val="18"/>
              </w:rPr>
              <w:t>Users</w:t>
            </w:r>
          </w:p>
        </w:tc>
        <w:tc>
          <w:tcPr>
            <w:tcW w:w="4100" w:type="dxa"/>
            <w:tcMar>
              <w:top w:w="60" w:type="dxa"/>
              <w:left w:w="90" w:type="dxa"/>
              <w:bottom w:w="60" w:type="dxa"/>
              <w:right w:w="90" w:type="dxa"/>
            </w:tcMar>
          </w:tcPr>
          <w:p w:rsidR="0046729B" w:rsidRDefault="00767123" w14:paraId="141AFCCD" w14:textId="77777777">
            <w:pPr>
              <w:spacing w:after="0"/>
            </w:pPr>
            <w:r>
              <w:rPr>
                <w:sz w:val="18"/>
                <w:szCs w:val="18"/>
              </w:rPr>
              <w:t>1,000 users in phase 1 (NFR-28)</w:t>
            </w:r>
          </w:p>
        </w:tc>
        <w:tc>
          <w:tcPr>
            <w:tcW w:w="4080" w:type="dxa"/>
            <w:tcMar>
              <w:top w:w="60" w:type="dxa"/>
              <w:left w:w="90" w:type="dxa"/>
              <w:bottom w:w="60" w:type="dxa"/>
              <w:right w:w="90" w:type="dxa"/>
            </w:tcMar>
          </w:tcPr>
          <w:p w:rsidR="0046729B" w:rsidRDefault="00767123" w14:paraId="6A60FE77" w14:textId="77777777">
            <w:pPr>
              <w:spacing w:after="0"/>
            </w:pPr>
            <w:r>
              <w:rPr>
                <w:sz w:val="18"/>
                <w:szCs w:val="18"/>
              </w:rPr>
              <w:t>Growth without disruptive architectural change (NFR-31)</w:t>
            </w:r>
          </w:p>
        </w:tc>
      </w:tr>
      <w:tr w:rsidR="00E14DFB" w:rsidTr="19EEAAC3" w14:paraId="6422B1D4" w14:textId="77777777">
        <w:trPr>
          <w:cantSplit/>
        </w:trPr>
        <w:tc>
          <w:tcPr>
            <w:tcW w:w="1900" w:type="dxa"/>
            <w:shd w:val="clear" w:color="auto" w:fill="F2F4F6"/>
            <w:tcMar>
              <w:top w:w="60" w:type="dxa"/>
              <w:left w:w="90" w:type="dxa"/>
              <w:bottom w:w="60" w:type="dxa"/>
              <w:right w:w="90" w:type="dxa"/>
            </w:tcMar>
          </w:tcPr>
          <w:p w:rsidR="00E14DFB" w:rsidP="00E14DFB" w:rsidRDefault="00E14DFB" w14:paraId="2A409E28" w14:textId="77777777">
            <w:pPr>
              <w:spacing w:after="0"/>
            </w:pPr>
            <w:r>
              <w:rPr>
                <w:sz w:val="18"/>
                <w:szCs w:val="18"/>
              </w:rPr>
              <w:t>Product lines</w:t>
            </w:r>
          </w:p>
        </w:tc>
        <w:tc>
          <w:tcPr>
            <w:tcW w:w="4100" w:type="dxa"/>
            <w:shd w:val="clear" w:color="auto" w:fill="F2F4F6"/>
            <w:tcMar>
              <w:top w:w="60" w:type="dxa"/>
              <w:left w:w="90" w:type="dxa"/>
              <w:bottom w:w="60" w:type="dxa"/>
              <w:right w:w="90" w:type="dxa"/>
            </w:tcMar>
          </w:tcPr>
          <w:p w:rsidR="00E14DFB" w:rsidP="00E14DFB" w:rsidRDefault="00E14DFB" w14:paraId="0C002CFE" w14:textId="0AA8CFE1">
            <w:pPr>
              <w:spacing w:after="0"/>
            </w:pPr>
            <w:r>
              <w:rPr>
                <w:sz w:val="18"/>
                <w:szCs w:val="18"/>
              </w:rPr>
              <w:t>All commercial product lines</w:t>
            </w:r>
          </w:p>
        </w:tc>
        <w:tc>
          <w:tcPr>
            <w:tcW w:w="4080" w:type="dxa"/>
            <w:shd w:val="clear" w:color="auto" w:fill="F2F4F6"/>
            <w:tcMar>
              <w:top w:w="60" w:type="dxa"/>
              <w:left w:w="90" w:type="dxa"/>
              <w:bottom w:w="60" w:type="dxa"/>
              <w:right w:w="90" w:type="dxa"/>
            </w:tcMar>
          </w:tcPr>
          <w:p w:rsidR="00E14DFB" w:rsidP="00E14DFB" w:rsidRDefault="00E14DFB" w14:paraId="7DCAB22F" w14:textId="46E14472">
            <w:pPr>
              <w:spacing w:after="0"/>
            </w:pPr>
            <w:r>
              <w:rPr>
                <w:sz w:val="18"/>
                <w:szCs w:val="18"/>
              </w:rPr>
              <w:t>All commercial product lines</w:t>
            </w:r>
          </w:p>
        </w:tc>
      </w:tr>
      <w:tr w:rsidR="0046729B" w:rsidTr="19EEAAC3" w14:paraId="1E5F7BE5" w14:textId="77777777">
        <w:trPr>
          <w:cantSplit/>
        </w:trPr>
        <w:tc>
          <w:tcPr>
            <w:tcW w:w="1900" w:type="dxa"/>
            <w:tcMar>
              <w:top w:w="60" w:type="dxa"/>
              <w:left w:w="90" w:type="dxa"/>
              <w:bottom w:w="60" w:type="dxa"/>
              <w:right w:w="90" w:type="dxa"/>
            </w:tcMar>
          </w:tcPr>
          <w:p w:rsidR="0046729B" w:rsidRDefault="00767123" w14:paraId="220CFC7E" w14:textId="77777777">
            <w:pPr>
              <w:spacing w:after="0"/>
            </w:pPr>
            <w:r>
              <w:rPr>
                <w:sz w:val="18"/>
                <w:szCs w:val="18"/>
              </w:rPr>
              <w:t>Languages</w:t>
            </w:r>
          </w:p>
        </w:tc>
        <w:tc>
          <w:tcPr>
            <w:tcW w:w="4100" w:type="dxa"/>
            <w:tcMar>
              <w:top w:w="60" w:type="dxa"/>
              <w:left w:w="90" w:type="dxa"/>
              <w:bottom w:w="60" w:type="dxa"/>
              <w:right w:w="90" w:type="dxa"/>
            </w:tcMar>
          </w:tcPr>
          <w:p w:rsidR="0046729B" w:rsidRDefault="00767123" w14:paraId="673F2585" w14:textId="77777777">
            <w:pPr>
              <w:spacing w:after="0"/>
            </w:pPr>
            <w:r>
              <w:rPr>
                <w:sz w:val="18"/>
                <w:szCs w:val="18"/>
              </w:rPr>
              <w:t>All main global languages supported. Launch configuration covers the languages of the initial ten countries; English is the default (NFR-42)</w:t>
            </w:r>
          </w:p>
        </w:tc>
        <w:tc>
          <w:tcPr>
            <w:tcW w:w="4080" w:type="dxa"/>
            <w:tcMar>
              <w:top w:w="60" w:type="dxa"/>
              <w:left w:w="90" w:type="dxa"/>
              <w:bottom w:w="60" w:type="dxa"/>
              <w:right w:w="90" w:type="dxa"/>
            </w:tcMar>
          </w:tcPr>
          <w:p w:rsidR="0046729B" w:rsidRDefault="00767123" w14:paraId="7C8F3E8C" w14:textId="77777777">
            <w:pPr>
              <w:spacing w:after="0"/>
            </w:pPr>
            <w:r>
              <w:rPr>
                <w:sz w:val="18"/>
                <w:szCs w:val="18"/>
              </w:rPr>
              <w:t>Additional locales added by configuration, without code change (NFR-44)</w:t>
            </w:r>
          </w:p>
        </w:tc>
      </w:tr>
      <w:tr w:rsidR="0046729B" w:rsidTr="19EEAAC3" w14:paraId="4078B0B5" w14:textId="77777777">
        <w:trPr>
          <w:cantSplit/>
        </w:trPr>
        <w:tc>
          <w:tcPr>
            <w:tcW w:w="1900" w:type="dxa"/>
            <w:shd w:val="clear" w:color="auto" w:fill="F2F4F6"/>
            <w:tcMar>
              <w:top w:w="60" w:type="dxa"/>
              <w:left w:w="90" w:type="dxa"/>
              <w:bottom w:w="60" w:type="dxa"/>
              <w:right w:w="90" w:type="dxa"/>
            </w:tcMar>
          </w:tcPr>
          <w:p w:rsidR="0046729B" w:rsidRDefault="00767123" w14:paraId="5020BD8F" w14:textId="77777777">
            <w:pPr>
              <w:spacing w:after="0"/>
            </w:pPr>
            <w:r>
              <w:rPr>
                <w:sz w:val="18"/>
                <w:szCs w:val="18"/>
              </w:rPr>
              <w:t>Currency</w:t>
            </w:r>
          </w:p>
        </w:tc>
        <w:tc>
          <w:tcPr>
            <w:tcW w:w="4100" w:type="dxa"/>
            <w:shd w:val="clear" w:color="auto" w:fill="F2F4F6"/>
            <w:tcMar>
              <w:top w:w="60" w:type="dxa"/>
              <w:left w:w="90" w:type="dxa"/>
              <w:bottom w:w="60" w:type="dxa"/>
              <w:right w:w="90" w:type="dxa"/>
            </w:tcMar>
          </w:tcPr>
          <w:p w:rsidR="0046729B" w:rsidRDefault="00767123" w14:paraId="1314E7BA" w14:textId="77777777">
            <w:pPr>
              <w:spacing w:after="0"/>
            </w:pPr>
            <w:r>
              <w:rPr>
                <w:sz w:val="18"/>
                <w:szCs w:val="18"/>
              </w:rPr>
              <w:t>USD primary with multi-currency display and processing</w:t>
            </w:r>
          </w:p>
        </w:tc>
        <w:tc>
          <w:tcPr>
            <w:tcW w:w="4080" w:type="dxa"/>
            <w:shd w:val="clear" w:color="auto" w:fill="F2F4F6"/>
            <w:tcMar>
              <w:top w:w="60" w:type="dxa"/>
              <w:left w:w="90" w:type="dxa"/>
              <w:bottom w:w="60" w:type="dxa"/>
              <w:right w:w="90" w:type="dxa"/>
            </w:tcMar>
          </w:tcPr>
          <w:p w:rsidR="0046729B" w:rsidRDefault="00767123" w14:paraId="240A76B5" w14:textId="77777777">
            <w:pPr>
              <w:spacing w:after="0"/>
            </w:pPr>
            <w:r>
              <w:rPr>
                <w:sz w:val="18"/>
                <w:szCs w:val="18"/>
              </w:rPr>
              <w:t>Full multi-currency reporting</w:t>
            </w:r>
          </w:p>
        </w:tc>
      </w:tr>
      <w:tr w:rsidR="0046729B" w:rsidTr="19EEAAC3" w14:paraId="70AB9919" w14:textId="77777777">
        <w:trPr>
          <w:cantSplit/>
        </w:trPr>
        <w:tc>
          <w:tcPr>
            <w:tcW w:w="1900" w:type="dxa"/>
            <w:tcMar>
              <w:top w:w="60" w:type="dxa"/>
              <w:left w:w="90" w:type="dxa"/>
              <w:bottom w:w="60" w:type="dxa"/>
              <w:right w:w="90" w:type="dxa"/>
            </w:tcMar>
          </w:tcPr>
          <w:p w:rsidR="0046729B" w:rsidRDefault="00767123" w14:paraId="711FD702" w14:textId="77777777">
            <w:pPr>
              <w:spacing w:after="0"/>
            </w:pPr>
            <w:r>
              <w:rPr>
                <w:sz w:val="18"/>
                <w:szCs w:val="18"/>
              </w:rPr>
              <w:t>Devices</w:t>
            </w:r>
          </w:p>
        </w:tc>
        <w:tc>
          <w:tcPr>
            <w:tcW w:w="4100" w:type="dxa"/>
            <w:tcMar>
              <w:top w:w="60" w:type="dxa"/>
              <w:left w:w="90" w:type="dxa"/>
              <w:bottom w:w="60" w:type="dxa"/>
              <w:right w:w="90" w:type="dxa"/>
            </w:tcMar>
          </w:tcPr>
          <w:p w:rsidR="0046729B" w:rsidP="78BE6B19" w:rsidRDefault="00767123" w14:paraId="6D885DF6" w14:textId="0711A9AD">
            <w:pPr>
              <w:spacing w:after="0"/>
              <w:rPr>
                <w:color w:val="341A51"/>
                <w:sz w:val="17"/>
                <w:szCs w:val="17"/>
                <w:u w:val="single"/>
              </w:rPr>
            </w:pPr>
            <w:r w:rsidRPr="19EEAAC3" w:rsidR="1A663067">
              <w:rPr>
                <w:sz w:val="18"/>
                <w:szCs w:val="18"/>
              </w:rPr>
              <w:t xml:space="preserve">A single responsive web experience across desktop, </w:t>
            </w:r>
            <w:r w:rsidRPr="19EEAAC3" w:rsidR="1A663067">
              <w:rPr>
                <w:sz w:val="18"/>
                <w:szCs w:val="18"/>
              </w:rPr>
              <w:t>tablet</w:t>
            </w:r>
            <w:r w:rsidRPr="19EEAAC3" w:rsidR="1A663067">
              <w:rPr>
                <w:sz w:val="18"/>
                <w:szCs w:val="18"/>
              </w:rPr>
              <w:t xml:space="preserve"> </w:t>
            </w:r>
            <w:r w:rsidRPr="19EEAAC3" w:rsidR="0A20DB48">
              <w:rPr>
                <w:sz w:val="18"/>
                <w:szCs w:val="18"/>
              </w:rPr>
              <w:t>and mobile</w:t>
            </w:r>
            <w:r w:rsidRPr="19EEAAC3" w:rsidR="1A663067">
              <w:rPr>
                <w:sz w:val="18"/>
                <w:szCs w:val="18"/>
              </w:rPr>
              <w:t xml:space="preserve">, working on iOS and Android phones through the device </w:t>
            </w:r>
            <w:r w:rsidRPr="19EEAAC3" w:rsidR="6BF3D863">
              <w:rPr>
                <w:sz w:val="18"/>
                <w:szCs w:val="18"/>
              </w:rPr>
              <w:t>browser.</w:t>
            </w:r>
            <w:r w:rsidRPr="19EEAAC3" w:rsidR="5C045BCF">
              <w:rPr>
                <w:color w:val="341A51"/>
                <w:sz w:val="17"/>
                <w:szCs w:val="17"/>
                <w:u w:val="single"/>
              </w:rPr>
              <w:t xml:space="preserve"> </w:t>
            </w:r>
            <w:r w:rsidRPr="19EEAAC3" w:rsidR="5C045BCF">
              <w:rPr>
                <w:color w:val="341A51"/>
                <w:sz w:val="17"/>
                <w:szCs w:val="17"/>
                <w:u w:val="single"/>
              </w:rPr>
              <w:t>the</w:t>
            </w:r>
            <w:r w:rsidRPr="19EEAAC3" w:rsidR="5C045BCF">
              <w:rPr>
                <w:color w:val="341A51"/>
                <w:sz w:val="17"/>
                <w:szCs w:val="17"/>
                <w:u w:val="single"/>
              </w:rPr>
              <w:t xml:space="preserve"> solution must be delivered as a native mobile application for iOS and Android, not solely a responsive web experience.</w:t>
            </w:r>
          </w:p>
        </w:tc>
        <w:tc>
          <w:tcPr>
            <w:tcW w:w="4080" w:type="dxa"/>
            <w:tcMar>
              <w:top w:w="60" w:type="dxa"/>
              <w:left w:w="90" w:type="dxa"/>
              <w:bottom w:w="60" w:type="dxa"/>
              <w:right w:w="90" w:type="dxa"/>
            </w:tcMar>
          </w:tcPr>
          <w:p w:rsidR="0046729B" w:rsidRDefault="00767123" w14:paraId="2389987C" w14:textId="77777777">
            <w:pPr>
              <w:spacing w:after="0"/>
            </w:pPr>
            <w:r>
              <w:rPr>
                <w:sz w:val="18"/>
                <w:szCs w:val="18"/>
              </w:rPr>
              <w:t>The same responsive experience extends to new form factors without re-platforming</w:t>
            </w:r>
          </w:p>
        </w:tc>
      </w:tr>
    </w:tbl>
    <w:p w:rsidR="0046729B" w:rsidRDefault="00767123" w14:paraId="3691105F" w14:textId="76BAC1FE">
      <w:pPr>
        <w:pStyle w:val="Heading2"/>
      </w:pPr>
      <w:bookmarkStart w:name="_Toc147604468" w:id="217"/>
      <w:r>
        <w:t>Functional Requirements – Capability Overview</w:t>
      </w:r>
      <w:bookmarkEnd w:id="217"/>
    </w:p>
    <w:p w:rsidR="0046729B" w:rsidRDefault="00767123" w14:paraId="762DF077" w14:textId="1C106765">
      <w:r w:rsidR="0A20DB48">
        <w:rPr/>
        <w:t>The functional baseline is maintained in Azure DevOps and comprises 8 epics and 44 features, scoped to the agreed delivery. The epic-level summary is set out below; the full backlog, including user stories and priorities, is reproduced at Exhibit 3.</w:t>
      </w:r>
      <w:r w:rsidR="4F42B153">
        <w:rPr/>
        <w:t xml:space="preserve"> , </w:t>
      </w:r>
      <w:r w:rsidRPr="19EEAAC3" w:rsidR="4F42B153">
        <w:rPr>
          <w:rFonts w:ascii="Segoe UI" w:hAnsi="Segoe UI" w:eastAsia="Segoe UI" w:cs="Segoe UI"/>
          <w:color w:val="242424"/>
          <w:sz w:val="21"/>
          <w:szCs w:val="21"/>
        </w:rPr>
        <w:t>The requirements set out in this RFP represent Aon’s current baseline understanding and are subject to refinement during discovery and delivery; however, any material change to agreed scope, effort, timeline, deliverables, acceptance criteria, or commercial terms must be managed through formal change control and approved in writing by Aon before implementation</w:t>
      </w:r>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1892"/>
        <w:gridCol w:w="479"/>
        <w:gridCol w:w="560"/>
        <w:gridCol w:w="695"/>
        <w:gridCol w:w="6454"/>
      </w:tblGrid>
      <w:tr w:rsidR="0046729B" w:rsidTr="19EEAAC3" w14:paraId="20CD382A" w14:textId="77777777">
        <w:trPr>
          <w:tblHeader/>
        </w:trPr>
        <w:tc>
          <w:tcPr>
            <w:tcW w:w="1900" w:type="dxa"/>
            <w:shd w:val="clear" w:color="auto" w:fill="1B2A47"/>
            <w:tcMar>
              <w:top w:w="60" w:type="dxa"/>
              <w:left w:w="90" w:type="dxa"/>
              <w:bottom w:w="60" w:type="dxa"/>
              <w:right w:w="90" w:type="dxa"/>
            </w:tcMar>
          </w:tcPr>
          <w:p w:rsidR="0046729B" w:rsidRDefault="00767123" w14:paraId="5B6F01E9" w14:textId="77777777">
            <w:pPr>
              <w:spacing w:after="0"/>
            </w:pPr>
            <w:r>
              <w:rPr>
                <w:b/>
                <w:bCs/>
                <w:color w:val="FFFFFF"/>
                <w:sz w:val="18"/>
                <w:szCs w:val="18"/>
              </w:rPr>
              <w:t>Epic</w:t>
            </w:r>
          </w:p>
        </w:tc>
        <w:tc>
          <w:tcPr>
            <w:tcW w:w="480" w:type="dxa"/>
            <w:shd w:val="clear" w:color="auto" w:fill="1B2A47"/>
            <w:tcMar>
              <w:top w:w="60" w:type="dxa"/>
              <w:left w:w="90" w:type="dxa"/>
              <w:bottom w:w="60" w:type="dxa"/>
              <w:right w:w="90" w:type="dxa"/>
            </w:tcMar>
          </w:tcPr>
          <w:p w:rsidR="0046729B" w:rsidRDefault="00767123" w14:paraId="4CA92B13" w14:textId="77777777">
            <w:pPr>
              <w:spacing w:after="0"/>
            </w:pPr>
            <w:r>
              <w:rPr>
                <w:b/>
                <w:bCs/>
                <w:color w:val="FFFFFF"/>
                <w:sz w:val="18"/>
                <w:szCs w:val="18"/>
              </w:rPr>
              <w:t>Pri</w:t>
            </w:r>
          </w:p>
        </w:tc>
        <w:tc>
          <w:tcPr>
            <w:tcW w:w="560" w:type="dxa"/>
            <w:shd w:val="clear" w:color="auto" w:fill="1B2A47"/>
            <w:tcMar>
              <w:top w:w="60" w:type="dxa"/>
              <w:left w:w="90" w:type="dxa"/>
              <w:bottom w:w="60" w:type="dxa"/>
              <w:right w:w="90" w:type="dxa"/>
            </w:tcMar>
          </w:tcPr>
          <w:p w:rsidR="0046729B" w:rsidRDefault="00767123" w14:paraId="10E6532B" w14:textId="77777777">
            <w:pPr>
              <w:spacing w:after="0"/>
            </w:pPr>
            <w:r>
              <w:rPr>
                <w:b/>
                <w:bCs/>
                <w:color w:val="FFFFFF"/>
                <w:sz w:val="18"/>
                <w:szCs w:val="18"/>
              </w:rPr>
              <w:t>Feat.</w:t>
            </w:r>
          </w:p>
        </w:tc>
        <w:tc>
          <w:tcPr>
            <w:tcW w:w="620" w:type="dxa"/>
            <w:shd w:val="clear" w:color="auto" w:fill="1B2A47"/>
            <w:tcMar>
              <w:top w:w="60" w:type="dxa"/>
              <w:left w:w="90" w:type="dxa"/>
              <w:bottom w:w="60" w:type="dxa"/>
              <w:right w:w="90" w:type="dxa"/>
            </w:tcMar>
          </w:tcPr>
          <w:p w:rsidR="0046729B" w:rsidRDefault="00767123" w14:paraId="6F11553C" w14:textId="77777777">
            <w:pPr>
              <w:spacing w:after="0"/>
            </w:pPr>
            <w:r>
              <w:rPr>
                <w:b/>
                <w:bCs/>
                <w:color w:val="FFFFFF"/>
                <w:sz w:val="18"/>
                <w:szCs w:val="18"/>
              </w:rPr>
              <w:t>Stories</w:t>
            </w:r>
          </w:p>
        </w:tc>
        <w:tc>
          <w:tcPr>
            <w:tcW w:w="6520" w:type="dxa"/>
            <w:shd w:val="clear" w:color="auto" w:fill="1B2A47"/>
            <w:tcMar>
              <w:top w:w="60" w:type="dxa"/>
              <w:left w:w="90" w:type="dxa"/>
              <w:bottom w:w="60" w:type="dxa"/>
              <w:right w:w="90" w:type="dxa"/>
            </w:tcMar>
          </w:tcPr>
          <w:p w:rsidR="0046729B" w:rsidRDefault="00767123" w14:paraId="06FFDCFB" w14:textId="77777777">
            <w:pPr>
              <w:spacing w:after="0"/>
            </w:pPr>
            <w:r>
              <w:rPr>
                <w:b/>
                <w:bCs/>
                <w:color w:val="FFFFFF"/>
                <w:sz w:val="18"/>
                <w:szCs w:val="18"/>
              </w:rPr>
              <w:t>Description</w:t>
            </w:r>
          </w:p>
        </w:tc>
      </w:tr>
      <w:tr w:rsidR="0046729B" w:rsidTr="19EEAAC3" w14:paraId="7B638BAE" w14:textId="77777777">
        <w:trPr>
          <w:cantSplit/>
        </w:trPr>
        <w:tc>
          <w:tcPr>
            <w:tcW w:w="1900" w:type="dxa"/>
            <w:tcMar>
              <w:top w:w="60" w:type="dxa"/>
              <w:left w:w="90" w:type="dxa"/>
              <w:bottom w:w="60" w:type="dxa"/>
              <w:right w:w="90" w:type="dxa"/>
            </w:tcMar>
          </w:tcPr>
          <w:p w:rsidR="0046729B" w:rsidRDefault="00767123" w14:paraId="7BF078D3" w14:textId="77777777">
            <w:pPr>
              <w:spacing w:after="0"/>
            </w:pPr>
            <w:r>
              <w:rPr>
                <w:sz w:val="17"/>
                <w:szCs w:val="17"/>
              </w:rPr>
              <w:t>Client Landing &amp; Home Experience</w:t>
            </w:r>
          </w:p>
        </w:tc>
        <w:tc>
          <w:tcPr>
            <w:tcW w:w="480" w:type="dxa"/>
            <w:tcMar>
              <w:top w:w="60" w:type="dxa"/>
              <w:left w:w="90" w:type="dxa"/>
              <w:bottom w:w="60" w:type="dxa"/>
              <w:right w:w="90" w:type="dxa"/>
            </w:tcMar>
          </w:tcPr>
          <w:p w:rsidR="0046729B" w:rsidRDefault="00767123" w14:paraId="53582120" w14:textId="77777777">
            <w:pPr>
              <w:spacing w:after="0"/>
            </w:pPr>
            <w:r>
              <w:rPr>
                <w:sz w:val="17"/>
                <w:szCs w:val="17"/>
              </w:rPr>
              <w:t>1</w:t>
            </w:r>
          </w:p>
        </w:tc>
        <w:tc>
          <w:tcPr>
            <w:tcW w:w="560" w:type="dxa"/>
            <w:tcMar>
              <w:top w:w="60" w:type="dxa"/>
              <w:left w:w="90" w:type="dxa"/>
              <w:bottom w:w="60" w:type="dxa"/>
              <w:right w:w="90" w:type="dxa"/>
            </w:tcMar>
          </w:tcPr>
          <w:p w:rsidR="0046729B" w:rsidRDefault="00767123" w14:paraId="76FBA6CF" w14:textId="77777777">
            <w:pPr>
              <w:spacing w:after="0"/>
            </w:pPr>
            <w:r>
              <w:rPr>
                <w:sz w:val="17"/>
                <w:szCs w:val="17"/>
              </w:rPr>
              <w:t>6</w:t>
            </w:r>
          </w:p>
        </w:tc>
        <w:tc>
          <w:tcPr>
            <w:tcW w:w="620" w:type="dxa"/>
            <w:tcMar>
              <w:top w:w="60" w:type="dxa"/>
              <w:left w:w="90" w:type="dxa"/>
              <w:bottom w:w="60" w:type="dxa"/>
              <w:right w:w="90" w:type="dxa"/>
            </w:tcMar>
          </w:tcPr>
          <w:p w:rsidR="0046729B" w:rsidRDefault="00767123" w14:paraId="2F3B3967" w14:textId="77777777">
            <w:pPr>
              <w:spacing w:after="0"/>
            </w:pPr>
            <w:r>
              <w:rPr>
                <w:sz w:val="17"/>
                <w:szCs w:val="17"/>
              </w:rPr>
              <w:t>3</w:t>
            </w:r>
          </w:p>
        </w:tc>
        <w:tc>
          <w:tcPr>
            <w:tcW w:w="6520" w:type="dxa"/>
            <w:tcMar>
              <w:top w:w="60" w:type="dxa"/>
              <w:left w:w="90" w:type="dxa"/>
              <w:bottom w:w="60" w:type="dxa"/>
              <w:right w:w="90" w:type="dxa"/>
            </w:tcMar>
          </w:tcPr>
          <w:p w:rsidR="0046729B" w:rsidRDefault="00767123" w14:paraId="0E15F4F8" w14:textId="77777777">
            <w:pPr>
              <w:spacing w:after="0"/>
            </w:pPr>
            <w:r>
              <w:rPr>
                <w:sz w:val="17"/>
                <w:szCs w:val="17"/>
              </w:rPr>
              <w:t>A personalized, role-aware landing page giving clients immediate visibility into what matters most and one-click access to core claims actions.</w:t>
            </w:r>
          </w:p>
        </w:tc>
      </w:tr>
      <w:tr w:rsidR="0046729B" w:rsidTr="19EEAAC3" w14:paraId="293D7BE0" w14:textId="77777777">
        <w:trPr>
          <w:cantSplit/>
        </w:trPr>
        <w:tc>
          <w:tcPr>
            <w:tcW w:w="1900" w:type="dxa"/>
            <w:shd w:val="clear" w:color="auto" w:fill="F2F4F6"/>
            <w:tcMar>
              <w:top w:w="60" w:type="dxa"/>
              <w:left w:w="90" w:type="dxa"/>
              <w:bottom w:w="60" w:type="dxa"/>
              <w:right w:w="90" w:type="dxa"/>
            </w:tcMar>
          </w:tcPr>
          <w:p w:rsidR="0046729B" w:rsidRDefault="00767123" w14:paraId="34F29E41" w14:textId="77777777">
            <w:pPr>
              <w:spacing w:after="0"/>
            </w:pPr>
            <w:r>
              <w:rPr>
                <w:sz w:val="17"/>
                <w:szCs w:val="17"/>
              </w:rPr>
              <w:t>First Notice of Loss (FNOL) Digital Intake</w:t>
            </w:r>
          </w:p>
        </w:tc>
        <w:tc>
          <w:tcPr>
            <w:tcW w:w="480" w:type="dxa"/>
            <w:shd w:val="clear" w:color="auto" w:fill="F2F4F6"/>
            <w:tcMar>
              <w:top w:w="60" w:type="dxa"/>
              <w:left w:w="90" w:type="dxa"/>
              <w:bottom w:w="60" w:type="dxa"/>
              <w:right w:w="90" w:type="dxa"/>
            </w:tcMar>
          </w:tcPr>
          <w:p w:rsidR="0046729B" w:rsidRDefault="00767123" w14:paraId="5AADE9D2" w14:textId="77777777">
            <w:pPr>
              <w:spacing w:after="0"/>
            </w:pPr>
            <w:r>
              <w:rPr>
                <w:sz w:val="17"/>
                <w:szCs w:val="17"/>
              </w:rPr>
              <w:t>1</w:t>
            </w:r>
          </w:p>
        </w:tc>
        <w:tc>
          <w:tcPr>
            <w:tcW w:w="560" w:type="dxa"/>
            <w:shd w:val="clear" w:color="auto" w:fill="F2F4F6"/>
            <w:tcMar>
              <w:top w:w="60" w:type="dxa"/>
              <w:left w:w="90" w:type="dxa"/>
              <w:bottom w:w="60" w:type="dxa"/>
              <w:right w:w="90" w:type="dxa"/>
            </w:tcMar>
          </w:tcPr>
          <w:p w:rsidR="0046729B" w:rsidRDefault="00767123" w14:paraId="5CEFFEB2" w14:textId="77777777">
            <w:pPr>
              <w:spacing w:after="0"/>
            </w:pPr>
            <w:r>
              <w:rPr>
                <w:sz w:val="17"/>
                <w:szCs w:val="17"/>
              </w:rPr>
              <w:t>7</w:t>
            </w:r>
          </w:p>
        </w:tc>
        <w:tc>
          <w:tcPr>
            <w:tcW w:w="620" w:type="dxa"/>
            <w:shd w:val="clear" w:color="auto" w:fill="F2F4F6"/>
            <w:tcMar>
              <w:top w:w="60" w:type="dxa"/>
              <w:left w:w="90" w:type="dxa"/>
              <w:bottom w:w="60" w:type="dxa"/>
              <w:right w:w="90" w:type="dxa"/>
            </w:tcMar>
          </w:tcPr>
          <w:p w:rsidR="0046729B" w:rsidRDefault="00767123" w14:paraId="7E0AD198" w14:textId="77777777">
            <w:pPr>
              <w:spacing w:after="0"/>
            </w:pPr>
            <w:r>
              <w:rPr>
                <w:sz w:val="17"/>
                <w:szCs w:val="17"/>
              </w:rPr>
              <w:t>3</w:t>
            </w:r>
          </w:p>
        </w:tc>
        <w:tc>
          <w:tcPr>
            <w:tcW w:w="6520" w:type="dxa"/>
            <w:shd w:val="clear" w:color="auto" w:fill="F2F4F6"/>
            <w:tcMar>
              <w:top w:w="60" w:type="dxa"/>
              <w:left w:w="90" w:type="dxa"/>
              <w:bottom w:w="60" w:type="dxa"/>
              <w:right w:w="90" w:type="dxa"/>
            </w:tcMar>
          </w:tcPr>
          <w:p w:rsidR="0046729B" w:rsidRDefault="00767123" w14:paraId="0017B9BF" w14:textId="5BB6785C">
            <w:pPr>
              <w:spacing w:after="0"/>
            </w:pPr>
            <w:r>
              <w:rPr>
                <w:sz w:val="17"/>
                <w:szCs w:val="17"/>
              </w:rPr>
              <w:t>A guided, low-friction digital FNOL experience letting clients report new claims accurately from any device with minimal manual follow-up</w:t>
            </w:r>
            <w:r w:rsidR="001F4A05">
              <w:rPr>
                <w:sz w:val="17"/>
                <w:szCs w:val="17"/>
              </w:rPr>
              <w:t>.</w:t>
            </w:r>
          </w:p>
        </w:tc>
      </w:tr>
      <w:tr w:rsidR="0046729B" w:rsidTr="19EEAAC3" w14:paraId="2C6AEF36" w14:textId="77777777">
        <w:trPr>
          <w:cantSplit/>
        </w:trPr>
        <w:tc>
          <w:tcPr>
            <w:tcW w:w="1900" w:type="dxa"/>
            <w:tcMar>
              <w:top w:w="60" w:type="dxa"/>
              <w:left w:w="90" w:type="dxa"/>
              <w:bottom w:w="60" w:type="dxa"/>
              <w:right w:w="90" w:type="dxa"/>
            </w:tcMar>
          </w:tcPr>
          <w:p w:rsidR="0046729B" w:rsidRDefault="00767123" w14:paraId="36C60FA7" w14:textId="77777777">
            <w:pPr>
              <w:spacing w:after="0"/>
            </w:pPr>
            <w:r>
              <w:rPr>
                <w:sz w:val="17"/>
                <w:szCs w:val="17"/>
              </w:rPr>
              <w:t>Claims Portfolio Management</w:t>
            </w:r>
          </w:p>
        </w:tc>
        <w:tc>
          <w:tcPr>
            <w:tcW w:w="480" w:type="dxa"/>
            <w:tcMar>
              <w:top w:w="60" w:type="dxa"/>
              <w:left w:w="90" w:type="dxa"/>
              <w:bottom w:w="60" w:type="dxa"/>
              <w:right w:w="90" w:type="dxa"/>
            </w:tcMar>
          </w:tcPr>
          <w:p w:rsidR="0046729B" w:rsidRDefault="00767123" w14:paraId="67534186" w14:textId="77777777">
            <w:pPr>
              <w:spacing w:after="0"/>
            </w:pPr>
            <w:r>
              <w:rPr>
                <w:sz w:val="17"/>
                <w:szCs w:val="17"/>
              </w:rPr>
              <w:t>1</w:t>
            </w:r>
          </w:p>
        </w:tc>
        <w:tc>
          <w:tcPr>
            <w:tcW w:w="560" w:type="dxa"/>
            <w:tcMar>
              <w:top w:w="60" w:type="dxa"/>
              <w:left w:w="90" w:type="dxa"/>
              <w:bottom w:w="60" w:type="dxa"/>
              <w:right w:w="90" w:type="dxa"/>
            </w:tcMar>
          </w:tcPr>
          <w:p w:rsidR="0046729B" w:rsidRDefault="00767123" w14:paraId="000592F1" w14:textId="77777777">
            <w:pPr>
              <w:spacing w:after="0"/>
            </w:pPr>
            <w:r>
              <w:rPr>
                <w:sz w:val="17"/>
                <w:szCs w:val="17"/>
              </w:rPr>
              <w:t>7</w:t>
            </w:r>
          </w:p>
        </w:tc>
        <w:tc>
          <w:tcPr>
            <w:tcW w:w="620" w:type="dxa"/>
            <w:tcMar>
              <w:top w:w="60" w:type="dxa"/>
              <w:left w:w="90" w:type="dxa"/>
              <w:bottom w:w="60" w:type="dxa"/>
              <w:right w:w="90" w:type="dxa"/>
            </w:tcMar>
          </w:tcPr>
          <w:p w:rsidR="0046729B" w:rsidRDefault="00767123" w14:paraId="70E2D22F" w14:textId="77777777">
            <w:pPr>
              <w:spacing w:after="0"/>
            </w:pPr>
            <w:r>
              <w:rPr>
                <w:sz w:val="17"/>
                <w:szCs w:val="17"/>
              </w:rPr>
              <w:t>3</w:t>
            </w:r>
          </w:p>
        </w:tc>
        <w:tc>
          <w:tcPr>
            <w:tcW w:w="6520" w:type="dxa"/>
            <w:tcMar>
              <w:top w:w="60" w:type="dxa"/>
              <w:left w:w="90" w:type="dxa"/>
              <w:bottom w:w="60" w:type="dxa"/>
              <w:right w:w="90" w:type="dxa"/>
            </w:tcMar>
          </w:tcPr>
          <w:p w:rsidR="0046729B" w:rsidRDefault="00767123" w14:paraId="48A63C7A" w14:textId="77777777">
            <w:pPr>
              <w:spacing w:after="0"/>
            </w:pPr>
            <w:r>
              <w:rPr>
                <w:sz w:val="17"/>
                <w:szCs w:val="17"/>
              </w:rPr>
              <w:t>A comprehensive, searchable view of all claims across the client's book of business, with drill-down into claim detail, status, and documentation.</w:t>
            </w:r>
          </w:p>
        </w:tc>
      </w:tr>
      <w:tr w:rsidR="0046729B" w:rsidTr="19EEAAC3" w14:paraId="06351C6A" w14:textId="77777777">
        <w:trPr>
          <w:cantSplit/>
        </w:trPr>
        <w:tc>
          <w:tcPr>
            <w:tcW w:w="1900" w:type="dxa"/>
            <w:shd w:val="clear" w:color="auto" w:fill="F2F4F6"/>
            <w:tcMar>
              <w:top w:w="60" w:type="dxa"/>
              <w:left w:w="90" w:type="dxa"/>
              <w:bottom w:w="60" w:type="dxa"/>
              <w:right w:w="90" w:type="dxa"/>
            </w:tcMar>
          </w:tcPr>
          <w:p w:rsidR="0046729B" w:rsidRDefault="00767123" w14:paraId="1D67AAC2" w14:textId="77777777">
            <w:pPr>
              <w:spacing w:after="0"/>
            </w:pPr>
            <w:r w:rsidRPr="19EEAAC3" w:rsidR="0A20DB48">
              <w:rPr>
                <w:sz w:val="17"/>
                <w:szCs w:val="17"/>
              </w:rPr>
              <w:t>Actionable Claims Analytics &amp; Insights</w:t>
            </w:r>
          </w:p>
        </w:tc>
        <w:tc>
          <w:tcPr>
            <w:tcW w:w="480" w:type="dxa"/>
            <w:shd w:val="clear" w:color="auto" w:fill="F2F4F6"/>
            <w:tcMar>
              <w:top w:w="60" w:type="dxa"/>
              <w:left w:w="90" w:type="dxa"/>
              <w:bottom w:w="60" w:type="dxa"/>
              <w:right w:w="90" w:type="dxa"/>
            </w:tcMar>
          </w:tcPr>
          <w:p w:rsidR="0046729B" w:rsidRDefault="00767123" w14:paraId="2D0E9A89" w14:textId="77777777">
            <w:pPr>
              <w:spacing w:after="0"/>
            </w:pPr>
            <w:r>
              <w:rPr>
                <w:sz w:val="17"/>
                <w:szCs w:val="17"/>
              </w:rPr>
              <w:t>1</w:t>
            </w:r>
          </w:p>
        </w:tc>
        <w:tc>
          <w:tcPr>
            <w:tcW w:w="560" w:type="dxa"/>
            <w:shd w:val="clear" w:color="auto" w:fill="F2F4F6"/>
            <w:tcMar>
              <w:top w:w="60" w:type="dxa"/>
              <w:left w:w="90" w:type="dxa"/>
              <w:bottom w:w="60" w:type="dxa"/>
              <w:right w:w="90" w:type="dxa"/>
            </w:tcMar>
          </w:tcPr>
          <w:p w:rsidR="0046729B" w:rsidRDefault="00767123" w14:paraId="244B4D3E" w14:textId="77777777">
            <w:pPr>
              <w:spacing w:after="0"/>
            </w:pPr>
            <w:r>
              <w:rPr>
                <w:sz w:val="17"/>
                <w:szCs w:val="17"/>
              </w:rPr>
              <w:t>7</w:t>
            </w:r>
          </w:p>
        </w:tc>
        <w:tc>
          <w:tcPr>
            <w:tcW w:w="620" w:type="dxa"/>
            <w:shd w:val="clear" w:color="auto" w:fill="F2F4F6"/>
            <w:tcMar>
              <w:top w:w="60" w:type="dxa"/>
              <w:left w:w="90" w:type="dxa"/>
              <w:bottom w:w="60" w:type="dxa"/>
              <w:right w:w="90" w:type="dxa"/>
            </w:tcMar>
          </w:tcPr>
          <w:p w:rsidR="0046729B" w:rsidRDefault="00767123" w14:paraId="77DF0455" w14:textId="77777777">
            <w:pPr>
              <w:spacing w:after="0"/>
            </w:pPr>
            <w:r>
              <w:rPr>
                <w:sz w:val="17"/>
                <w:szCs w:val="17"/>
              </w:rPr>
              <w:t>3</w:t>
            </w:r>
          </w:p>
        </w:tc>
        <w:tc>
          <w:tcPr>
            <w:tcW w:w="6520" w:type="dxa"/>
            <w:shd w:val="clear" w:color="auto" w:fill="F2F4F6"/>
            <w:tcMar>
              <w:top w:w="60" w:type="dxa"/>
              <w:left w:w="90" w:type="dxa"/>
              <w:bottom w:w="60" w:type="dxa"/>
              <w:right w:w="90" w:type="dxa"/>
            </w:tcMar>
          </w:tcPr>
          <w:p w:rsidR="0046729B" w:rsidRDefault="00767123" w14:paraId="41B635A7" w14:textId="77777777">
            <w:pPr>
              <w:spacing w:after="0"/>
            </w:pPr>
            <w:r w:rsidRPr="19EEAAC3" w:rsidR="0A20DB48">
              <w:rPr>
                <w:sz w:val="17"/>
                <w:szCs w:val="17"/>
              </w:rPr>
              <w:t>Interactive, decision-ready analytics that go beyond static reporting to surface trends, risks, and opportunities across the client's claims program.</w:t>
            </w:r>
          </w:p>
        </w:tc>
      </w:tr>
      <w:tr w:rsidR="0046729B" w:rsidTr="19EEAAC3" w14:paraId="4143E397" w14:textId="77777777">
        <w:trPr>
          <w:cantSplit/>
        </w:trPr>
        <w:tc>
          <w:tcPr>
            <w:tcW w:w="1900" w:type="dxa"/>
            <w:tcMar>
              <w:top w:w="60" w:type="dxa"/>
              <w:left w:w="90" w:type="dxa"/>
              <w:bottom w:w="60" w:type="dxa"/>
              <w:right w:w="90" w:type="dxa"/>
            </w:tcMar>
          </w:tcPr>
          <w:p w:rsidR="0046729B" w:rsidRDefault="00767123" w14:paraId="3E8FD2B1" w14:textId="77777777">
            <w:pPr>
              <w:spacing w:after="0"/>
            </w:pPr>
            <w:r>
              <w:rPr>
                <w:sz w:val="17"/>
                <w:szCs w:val="17"/>
              </w:rPr>
              <w:t>Responsive Web &amp; Mobile Experience</w:t>
            </w:r>
          </w:p>
        </w:tc>
        <w:tc>
          <w:tcPr>
            <w:tcW w:w="480" w:type="dxa"/>
            <w:tcMar>
              <w:top w:w="60" w:type="dxa"/>
              <w:left w:w="90" w:type="dxa"/>
              <w:bottom w:w="60" w:type="dxa"/>
              <w:right w:w="90" w:type="dxa"/>
            </w:tcMar>
          </w:tcPr>
          <w:p w:rsidR="0046729B" w:rsidRDefault="00767123" w14:paraId="2E92B561" w14:textId="77777777">
            <w:pPr>
              <w:spacing w:after="0"/>
            </w:pPr>
            <w:r>
              <w:rPr>
                <w:sz w:val="17"/>
                <w:szCs w:val="17"/>
              </w:rPr>
              <w:t>1</w:t>
            </w:r>
          </w:p>
        </w:tc>
        <w:tc>
          <w:tcPr>
            <w:tcW w:w="560" w:type="dxa"/>
            <w:tcMar>
              <w:top w:w="60" w:type="dxa"/>
              <w:left w:w="90" w:type="dxa"/>
              <w:bottom w:w="60" w:type="dxa"/>
              <w:right w:w="90" w:type="dxa"/>
            </w:tcMar>
          </w:tcPr>
          <w:p w:rsidR="0046729B" w:rsidRDefault="00767123" w14:paraId="4D45255A" w14:textId="77777777">
            <w:pPr>
              <w:spacing w:after="0"/>
            </w:pPr>
            <w:r>
              <w:rPr>
                <w:sz w:val="17"/>
                <w:szCs w:val="17"/>
              </w:rPr>
              <w:t>3</w:t>
            </w:r>
          </w:p>
        </w:tc>
        <w:tc>
          <w:tcPr>
            <w:tcW w:w="620" w:type="dxa"/>
            <w:tcMar>
              <w:top w:w="60" w:type="dxa"/>
              <w:left w:w="90" w:type="dxa"/>
              <w:bottom w:w="60" w:type="dxa"/>
              <w:right w:w="90" w:type="dxa"/>
            </w:tcMar>
          </w:tcPr>
          <w:p w:rsidR="0046729B" w:rsidRDefault="00767123" w14:paraId="70B6C2BC" w14:textId="77777777">
            <w:pPr>
              <w:spacing w:after="0"/>
            </w:pPr>
            <w:r>
              <w:rPr>
                <w:sz w:val="17"/>
                <w:szCs w:val="17"/>
              </w:rPr>
              <w:t>1</w:t>
            </w:r>
          </w:p>
        </w:tc>
        <w:tc>
          <w:tcPr>
            <w:tcW w:w="6520" w:type="dxa"/>
            <w:tcMar>
              <w:top w:w="60" w:type="dxa"/>
              <w:left w:w="90" w:type="dxa"/>
              <w:bottom w:w="60" w:type="dxa"/>
              <w:right w:w="90" w:type="dxa"/>
            </w:tcMar>
          </w:tcPr>
          <w:p w:rsidR="0046729B" w:rsidP="78BE6B19" w:rsidRDefault="00767123" w14:paraId="2E59ACB8" w14:textId="3A3F9E44">
            <w:pPr>
              <w:spacing w:after="0"/>
              <w:rPr>
                <w:color w:val="341A51"/>
                <w:sz w:val="17"/>
                <w:szCs w:val="17"/>
                <w:u w:val="single"/>
              </w:rPr>
            </w:pPr>
            <w:r w:rsidRPr="19EEAAC3" w:rsidR="1A663067">
              <w:rPr>
                <w:sz w:val="17"/>
                <w:szCs w:val="17"/>
              </w:rPr>
              <w:t xml:space="preserve">A consistent, high-quality experience across desktop, tablet, </w:t>
            </w:r>
            <w:r w:rsidRPr="19EEAAC3" w:rsidR="1A663067">
              <w:rPr>
                <w:sz w:val="17"/>
                <w:szCs w:val="17"/>
              </w:rPr>
              <w:t>and mobile</w:t>
            </w:r>
            <w:r w:rsidRPr="19EEAAC3" w:rsidR="1A663067">
              <w:rPr>
                <w:sz w:val="17"/>
                <w:szCs w:val="17"/>
              </w:rPr>
              <w:t xml:space="preserve"> - delivered as a single responsive web experience so clients can manage claims wherever they are.</w:t>
            </w:r>
            <w:r w:rsidRPr="19EEAAC3" w:rsidR="2FB94B52">
              <w:rPr>
                <w:sz w:val="17"/>
                <w:szCs w:val="17"/>
              </w:rPr>
              <w:t xml:space="preserve"> </w:t>
            </w:r>
            <w:r w:rsidRPr="19EEAAC3" w:rsidR="2FB94B52">
              <w:rPr>
                <w:color w:val="341A51"/>
                <w:sz w:val="17"/>
                <w:szCs w:val="17"/>
                <w:u w:val="single"/>
              </w:rPr>
              <w:t>the</w:t>
            </w:r>
            <w:r w:rsidRPr="19EEAAC3" w:rsidR="2FB94B52">
              <w:rPr>
                <w:color w:val="341A51"/>
                <w:sz w:val="17"/>
                <w:szCs w:val="17"/>
                <w:u w:val="single"/>
              </w:rPr>
              <w:t xml:space="preserve"> solution must be delivered as a native mobile application for iOS and Android, not solely a responsive web </w:t>
            </w:r>
            <w:r w:rsidRPr="19EEAAC3" w:rsidR="19F60174">
              <w:rPr>
                <w:color w:val="341A51"/>
                <w:sz w:val="17"/>
                <w:szCs w:val="17"/>
                <w:u w:val="single"/>
              </w:rPr>
              <w:t>experience.</w:t>
            </w:r>
            <w:r w:rsidRPr="19EEAAC3" w:rsidR="2FB94B52">
              <w:rPr>
                <w:color w:val="341A51"/>
                <w:sz w:val="17"/>
                <w:szCs w:val="17"/>
                <w:u w:val="single"/>
              </w:rPr>
              <w:t xml:space="preserve"> </w:t>
            </w:r>
          </w:p>
        </w:tc>
      </w:tr>
      <w:tr w:rsidR="0046729B" w:rsidTr="19EEAAC3" w14:paraId="5DEAE6D5" w14:textId="77777777">
        <w:trPr>
          <w:cantSplit/>
        </w:trPr>
        <w:tc>
          <w:tcPr>
            <w:tcW w:w="1900" w:type="dxa"/>
            <w:shd w:val="clear" w:color="auto" w:fill="F2F4F6"/>
            <w:tcMar>
              <w:top w:w="60" w:type="dxa"/>
              <w:left w:w="90" w:type="dxa"/>
              <w:bottom w:w="60" w:type="dxa"/>
              <w:right w:w="90" w:type="dxa"/>
            </w:tcMar>
          </w:tcPr>
          <w:p w:rsidR="0046729B" w:rsidRDefault="00767123" w14:paraId="647EDC0A" w14:textId="77777777">
            <w:pPr>
              <w:spacing w:after="0"/>
            </w:pPr>
            <w:r>
              <w:rPr>
                <w:sz w:val="17"/>
                <w:szCs w:val="17"/>
              </w:rPr>
              <w:t>Global Localization &amp; Multi-Country Configuration</w:t>
            </w:r>
          </w:p>
        </w:tc>
        <w:tc>
          <w:tcPr>
            <w:tcW w:w="480" w:type="dxa"/>
            <w:shd w:val="clear" w:color="auto" w:fill="F2F4F6"/>
            <w:tcMar>
              <w:top w:w="60" w:type="dxa"/>
              <w:left w:w="90" w:type="dxa"/>
              <w:bottom w:w="60" w:type="dxa"/>
              <w:right w:w="90" w:type="dxa"/>
            </w:tcMar>
          </w:tcPr>
          <w:p w:rsidR="0046729B" w:rsidRDefault="00767123" w14:paraId="71CC50B5" w14:textId="77777777">
            <w:pPr>
              <w:spacing w:after="0"/>
            </w:pPr>
            <w:r>
              <w:rPr>
                <w:sz w:val="17"/>
                <w:szCs w:val="17"/>
              </w:rPr>
              <w:t>1</w:t>
            </w:r>
          </w:p>
        </w:tc>
        <w:tc>
          <w:tcPr>
            <w:tcW w:w="560" w:type="dxa"/>
            <w:shd w:val="clear" w:color="auto" w:fill="F2F4F6"/>
            <w:tcMar>
              <w:top w:w="60" w:type="dxa"/>
              <w:left w:w="90" w:type="dxa"/>
              <w:bottom w:w="60" w:type="dxa"/>
              <w:right w:w="90" w:type="dxa"/>
            </w:tcMar>
          </w:tcPr>
          <w:p w:rsidR="0046729B" w:rsidRDefault="00767123" w14:paraId="4641313B" w14:textId="77777777">
            <w:pPr>
              <w:spacing w:after="0"/>
            </w:pPr>
            <w:r>
              <w:rPr>
                <w:sz w:val="17"/>
                <w:szCs w:val="17"/>
              </w:rPr>
              <w:t>6</w:t>
            </w:r>
          </w:p>
        </w:tc>
        <w:tc>
          <w:tcPr>
            <w:tcW w:w="620" w:type="dxa"/>
            <w:shd w:val="clear" w:color="auto" w:fill="F2F4F6"/>
            <w:tcMar>
              <w:top w:w="60" w:type="dxa"/>
              <w:left w:w="90" w:type="dxa"/>
              <w:bottom w:w="60" w:type="dxa"/>
              <w:right w:w="90" w:type="dxa"/>
            </w:tcMar>
          </w:tcPr>
          <w:p w:rsidR="0046729B" w:rsidRDefault="00767123" w14:paraId="4E0A797A" w14:textId="77777777">
            <w:pPr>
              <w:spacing w:after="0"/>
            </w:pPr>
            <w:r>
              <w:rPr>
                <w:sz w:val="17"/>
                <w:szCs w:val="17"/>
              </w:rPr>
              <w:t>2</w:t>
            </w:r>
          </w:p>
        </w:tc>
        <w:tc>
          <w:tcPr>
            <w:tcW w:w="6520" w:type="dxa"/>
            <w:shd w:val="clear" w:color="auto" w:fill="F2F4F6"/>
            <w:tcMar>
              <w:top w:w="60" w:type="dxa"/>
              <w:left w:w="90" w:type="dxa"/>
              <w:bottom w:w="60" w:type="dxa"/>
              <w:right w:w="90" w:type="dxa"/>
            </w:tcMar>
          </w:tcPr>
          <w:p w:rsidR="0046729B" w:rsidRDefault="00767123" w14:paraId="02E31D62" w14:textId="77777777">
            <w:pPr>
              <w:spacing w:after="0"/>
            </w:pPr>
            <w:r>
              <w:rPr>
                <w:sz w:val="17"/>
                <w:szCs w:val="17"/>
              </w:rPr>
              <w:t>Configurable locale support so the platform serves multi-national clients consistently across language, currency, regulatory, and formatting requirements.</w:t>
            </w:r>
          </w:p>
        </w:tc>
      </w:tr>
      <w:tr w:rsidR="0046729B" w:rsidTr="19EEAAC3" w14:paraId="192E11AC" w14:textId="77777777">
        <w:trPr>
          <w:cantSplit/>
        </w:trPr>
        <w:tc>
          <w:tcPr>
            <w:tcW w:w="1900" w:type="dxa"/>
            <w:tcMar>
              <w:top w:w="60" w:type="dxa"/>
              <w:left w:w="90" w:type="dxa"/>
              <w:bottom w:w="60" w:type="dxa"/>
              <w:right w:w="90" w:type="dxa"/>
            </w:tcMar>
          </w:tcPr>
          <w:p w:rsidR="0046729B" w:rsidRDefault="00767123" w14:paraId="17A655FF" w14:textId="77777777">
            <w:pPr>
              <w:spacing w:after="0"/>
            </w:pPr>
            <w:r>
              <w:rPr>
                <w:sz w:val="17"/>
                <w:szCs w:val="17"/>
              </w:rPr>
              <w:t>Identity, Access &amp; Security</w:t>
            </w:r>
          </w:p>
        </w:tc>
        <w:tc>
          <w:tcPr>
            <w:tcW w:w="480" w:type="dxa"/>
            <w:tcMar>
              <w:top w:w="60" w:type="dxa"/>
              <w:left w:w="90" w:type="dxa"/>
              <w:bottom w:w="60" w:type="dxa"/>
              <w:right w:w="90" w:type="dxa"/>
            </w:tcMar>
          </w:tcPr>
          <w:p w:rsidR="0046729B" w:rsidRDefault="00767123" w14:paraId="633DCF3B" w14:textId="77777777">
            <w:pPr>
              <w:spacing w:after="0"/>
            </w:pPr>
            <w:r>
              <w:rPr>
                <w:sz w:val="17"/>
                <w:szCs w:val="17"/>
              </w:rPr>
              <w:t>2</w:t>
            </w:r>
          </w:p>
        </w:tc>
        <w:tc>
          <w:tcPr>
            <w:tcW w:w="560" w:type="dxa"/>
            <w:tcMar>
              <w:top w:w="60" w:type="dxa"/>
              <w:left w:w="90" w:type="dxa"/>
              <w:bottom w:w="60" w:type="dxa"/>
              <w:right w:w="90" w:type="dxa"/>
            </w:tcMar>
          </w:tcPr>
          <w:p w:rsidR="0046729B" w:rsidRDefault="00767123" w14:paraId="55440218" w14:textId="77777777">
            <w:pPr>
              <w:spacing w:after="0"/>
            </w:pPr>
            <w:r>
              <w:rPr>
                <w:sz w:val="17"/>
                <w:szCs w:val="17"/>
              </w:rPr>
              <w:t>4</w:t>
            </w:r>
          </w:p>
        </w:tc>
        <w:tc>
          <w:tcPr>
            <w:tcW w:w="620" w:type="dxa"/>
            <w:tcMar>
              <w:top w:w="60" w:type="dxa"/>
              <w:left w:w="90" w:type="dxa"/>
              <w:bottom w:w="60" w:type="dxa"/>
              <w:right w:w="90" w:type="dxa"/>
            </w:tcMar>
          </w:tcPr>
          <w:p w:rsidR="0046729B" w:rsidRDefault="00767123" w14:paraId="2D112FA2" w14:textId="77777777">
            <w:pPr>
              <w:spacing w:after="0"/>
            </w:pPr>
            <w:r>
              <w:rPr>
                <w:sz w:val="17"/>
                <w:szCs w:val="17"/>
              </w:rPr>
              <w:t>1</w:t>
            </w:r>
          </w:p>
        </w:tc>
        <w:tc>
          <w:tcPr>
            <w:tcW w:w="6520" w:type="dxa"/>
            <w:tcMar>
              <w:top w:w="60" w:type="dxa"/>
              <w:left w:w="90" w:type="dxa"/>
              <w:bottom w:w="60" w:type="dxa"/>
              <w:right w:w="90" w:type="dxa"/>
            </w:tcMar>
          </w:tcPr>
          <w:p w:rsidR="0046729B" w:rsidRDefault="00767123" w14:paraId="075D1653" w14:textId="77777777">
            <w:pPr>
              <w:spacing w:after="0"/>
            </w:pPr>
            <w:r>
              <w:rPr>
                <w:sz w:val="17"/>
                <w:szCs w:val="17"/>
              </w:rPr>
              <w:t>Secure, role-based access underpinning every other epic; without it, personalization, FNOL, and analytics cannot be safely delivered to external clients. Recommended foundational addition.</w:t>
            </w:r>
          </w:p>
        </w:tc>
      </w:tr>
      <w:tr w:rsidR="0046729B" w:rsidTr="19EEAAC3" w14:paraId="79084011" w14:textId="77777777">
        <w:trPr>
          <w:cantSplit/>
        </w:trPr>
        <w:tc>
          <w:tcPr>
            <w:tcW w:w="1900" w:type="dxa"/>
            <w:shd w:val="clear" w:color="auto" w:fill="F2F4F6"/>
            <w:tcMar>
              <w:top w:w="60" w:type="dxa"/>
              <w:left w:w="90" w:type="dxa"/>
              <w:bottom w:w="60" w:type="dxa"/>
              <w:right w:w="90" w:type="dxa"/>
            </w:tcMar>
          </w:tcPr>
          <w:p w:rsidR="0046729B" w:rsidRDefault="00767123" w14:paraId="1768AAB6" w14:textId="77777777">
            <w:pPr>
              <w:spacing w:after="0"/>
            </w:pPr>
            <w:r>
              <w:rPr>
                <w:sz w:val="17"/>
                <w:szCs w:val="17"/>
              </w:rPr>
              <w:t>Notifications &amp; Client Communications</w:t>
            </w:r>
          </w:p>
        </w:tc>
        <w:tc>
          <w:tcPr>
            <w:tcW w:w="480" w:type="dxa"/>
            <w:shd w:val="clear" w:color="auto" w:fill="F2F4F6"/>
            <w:tcMar>
              <w:top w:w="60" w:type="dxa"/>
              <w:left w:w="90" w:type="dxa"/>
              <w:bottom w:w="60" w:type="dxa"/>
              <w:right w:w="90" w:type="dxa"/>
            </w:tcMar>
          </w:tcPr>
          <w:p w:rsidR="0046729B" w:rsidRDefault="00767123" w14:paraId="2569B693" w14:textId="77777777">
            <w:pPr>
              <w:spacing w:after="0"/>
            </w:pPr>
            <w:r>
              <w:rPr>
                <w:sz w:val="17"/>
                <w:szCs w:val="17"/>
              </w:rPr>
              <w:t>2</w:t>
            </w:r>
          </w:p>
        </w:tc>
        <w:tc>
          <w:tcPr>
            <w:tcW w:w="560" w:type="dxa"/>
            <w:shd w:val="clear" w:color="auto" w:fill="F2F4F6"/>
            <w:tcMar>
              <w:top w:w="60" w:type="dxa"/>
              <w:left w:w="90" w:type="dxa"/>
              <w:bottom w:w="60" w:type="dxa"/>
              <w:right w:w="90" w:type="dxa"/>
            </w:tcMar>
          </w:tcPr>
          <w:p w:rsidR="0046729B" w:rsidRDefault="00767123" w14:paraId="638DF08E" w14:textId="77777777">
            <w:pPr>
              <w:spacing w:after="0"/>
            </w:pPr>
            <w:r>
              <w:rPr>
                <w:sz w:val="17"/>
                <w:szCs w:val="17"/>
              </w:rPr>
              <w:t>4</w:t>
            </w:r>
          </w:p>
        </w:tc>
        <w:tc>
          <w:tcPr>
            <w:tcW w:w="620" w:type="dxa"/>
            <w:shd w:val="clear" w:color="auto" w:fill="F2F4F6"/>
            <w:tcMar>
              <w:top w:w="60" w:type="dxa"/>
              <w:left w:w="90" w:type="dxa"/>
              <w:bottom w:w="60" w:type="dxa"/>
              <w:right w:w="90" w:type="dxa"/>
            </w:tcMar>
          </w:tcPr>
          <w:p w:rsidR="0046729B" w:rsidRDefault="00767123" w14:paraId="5752588B" w14:textId="77777777">
            <w:pPr>
              <w:spacing w:after="0"/>
            </w:pPr>
            <w:r>
              <w:rPr>
                <w:sz w:val="17"/>
                <w:szCs w:val="17"/>
              </w:rPr>
              <w:t>1</w:t>
            </w:r>
          </w:p>
        </w:tc>
        <w:tc>
          <w:tcPr>
            <w:tcW w:w="6520" w:type="dxa"/>
            <w:shd w:val="clear" w:color="auto" w:fill="F2F4F6"/>
            <w:tcMar>
              <w:top w:w="60" w:type="dxa"/>
              <w:left w:w="90" w:type="dxa"/>
              <w:bottom w:w="60" w:type="dxa"/>
              <w:right w:w="90" w:type="dxa"/>
            </w:tcMar>
          </w:tcPr>
          <w:p w:rsidR="0046729B" w:rsidRDefault="00767123" w14:paraId="0D1BA7FD" w14:textId="77777777">
            <w:pPr>
              <w:spacing w:after="0"/>
            </w:pPr>
            <w:r>
              <w:rPr>
                <w:sz w:val="17"/>
                <w:szCs w:val="17"/>
              </w:rPr>
              <w:t>Cross-channel communication layer connecting clients to claims events in real time. Recommended foundational addition.</w:t>
            </w:r>
          </w:p>
        </w:tc>
      </w:tr>
    </w:tbl>
    <w:p w:rsidR="0046729B" w:rsidRDefault="00767123" w14:paraId="4C8EBDFE" w14:textId="53C40EE2">
      <w:pPr>
        <w:pStyle w:val="Heading2"/>
      </w:pPr>
      <w:bookmarkStart w:name="_Toc1971976234" w:id="226"/>
      <w:r>
        <w:t>Functional Requirements – Core Claims Experience</w:t>
      </w:r>
      <w:bookmarkEnd w:id="226"/>
    </w:p>
    <w:p w:rsidR="0046729B" w:rsidRDefault="00767123" w14:paraId="1B1B8FD1" w14:textId="65CD0424">
      <w:pPr>
        <w:pStyle w:val="ListParagraph"/>
        <w:numPr>
          <w:ilvl w:val="0"/>
          <w:numId w:val="2"/>
        </w:numPr>
        <w:spacing w:after="60"/>
      </w:pPr>
      <w:r>
        <w:t xml:space="preserve">A personalised, role- and entitlement-aware landing page summarising open claims, recent activity and alerts, with quick actions for Report a Claim, View My Claims and Contact </w:t>
      </w:r>
      <w:r w:rsidR="007B3776">
        <w:t>Aon Service Team</w:t>
      </w:r>
      <w:r>
        <w:t>, and a multi-entity / programme switcher for clients with multiple subsidiaries or programmes.</w:t>
      </w:r>
    </w:p>
    <w:p w:rsidR="0046729B" w:rsidRDefault="00767123" w14:paraId="0B6916E7" w14:textId="6A13DA76">
      <w:pPr>
        <w:pStyle w:val="ListParagraph"/>
        <w:numPr>
          <w:ilvl w:val="0"/>
          <w:numId w:val="2"/>
        </w:numPr>
        <w:spacing w:after="60"/>
      </w:pPr>
      <w:r>
        <w:t xml:space="preserve">A sortable, filterable, paginated claims list with configurable columns, advanced multi-criteria search (status, line of business, date range, adjuster, reserve amount) </w:t>
      </w:r>
      <w:r w:rsidR="472274DC">
        <w:t>etc.</w:t>
      </w:r>
      <w:r>
        <w:t xml:space="preserve"> and saved, shareable views.</w:t>
      </w:r>
    </w:p>
    <w:p w:rsidR="0046729B" w:rsidRDefault="00767123" w14:paraId="59A04474" w14:textId="75D57EC0">
      <w:pPr>
        <w:pStyle w:val="ListParagraph"/>
        <w:numPr>
          <w:ilvl w:val="0"/>
          <w:numId w:val="2"/>
        </w:numPr>
        <w:spacing w:after="60"/>
      </w:pPr>
      <w:r>
        <w:t xml:space="preserve">A Claim detail view combining status, </w:t>
      </w:r>
      <w:r w:rsidR="007B3776">
        <w:t xml:space="preserve">key details, timeline, </w:t>
      </w:r>
      <w:r>
        <w:t>financials, contacts, documents and notes.</w:t>
      </w:r>
    </w:p>
    <w:p w:rsidR="0046729B" w:rsidRDefault="00767123" w14:paraId="746EFA3E" w14:textId="77777777">
      <w:pPr>
        <w:pStyle w:val="ListParagraph"/>
        <w:numPr>
          <w:ilvl w:val="0"/>
          <w:numId w:val="2"/>
        </w:numPr>
        <w:spacing w:after="60"/>
      </w:pPr>
      <w:r>
        <w:t>A permissioned document repository per claim, storing all claim-related files and correspondence, with search and upload.</w:t>
      </w:r>
    </w:p>
    <w:p w:rsidR="0046729B" w:rsidRDefault="00767123" w14:paraId="60831023" w14:textId="444467B7">
      <w:pPr>
        <w:pStyle w:val="ListParagraph"/>
        <w:numPr>
          <w:ilvl w:val="0"/>
          <w:numId w:val="2"/>
        </w:numPr>
        <w:spacing w:after="60"/>
      </w:pPr>
      <w:r>
        <w:t xml:space="preserve">Bulk export and print of the claims list or claim detail to </w:t>
      </w:r>
      <w:r w:rsidR="18090636">
        <w:t>an Aon branded client deliverable in</w:t>
      </w:r>
      <w:r>
        <w:t xml:space="preserve"> Excel or PDF.</w:t>
      </w:r>
    </w:p>
    <w:p w:rsidR="0046729B" w:rsidRDefault="00767123" w14:paraId="1F0EF30C" w14:textId="77777777">
      <w:pPr>
        <w:pStyle w:val="ListParagraph"/>
        <w:numPr>
          <w:ilvl w:val="0"/>
          <w:numId w:val="2"/>
        </w:numPr>
        <w:spacing w:after="60"/>
      </w:pPr>
      <w:r>
        <w:t>A contact card surfacing the Aon claims contact for the client by geography, product and cover, with the ability to send a message and to add an Aon colleague to a client entity.</w:t>
      </w:r>
    </w:p>
    <w:p w:rsidR="0046729B" w:rsidRDefault="00767123" w14:paraId="1B8ECF28" w14:textId="77777777">
      <w:pPr>
        <w:pStyle w:val="ListParagraph"/>
        <w:numPr>
          <w:ilvl w:val="0"/>
          <w:numId w:val="2"/>
        </w:numPr>
        <w:spacing w:after="60"/>
      </w:pPr>
      <w:r>
        <w:t>Global navigation and persistent search across claims, policies, documents and contacts.</w:t>
      </w:r>
    </w:p>
    <w:p w:rsidR="0046729B" w:rsidRDefault="00767123" w14:paraId="50ADE30F" w14:textId="77777777">
      <w:pPr>
        <w:pStyle w:val="ListParagraph"/>
        <w:numPr>
          <w:ilvl w:val="0"/>
          <w:numId w:val="2"/>
        </w:numPr>
        <w:spacing w:after="60"/>
      </w:pPr>
      <w:r>
        <w:t>A centralised in-app notification and alerts feed for claim status changes, requests for information and approaching deadlines, with client-configurable email / SMS / in-app delivery preferences.</w:t>
      </w:r>
    </w:p>
    <w:p w:rsidR="0046729B" w:rsidRDefault="00767123" w14:paraId="39EC92C3" w14:textId="77777777">
      <w:pPr>
        <w:pStyle w:val="ListParagraph"/>
        <w:numPr>
          <w:ilvl w:val="0"/>
          <w:numId w:val="2"/>
        </w:numPr>
        <w:spacing w:after="60"/>
      </w:pPr>
      <w:r>
        <w:t>Every user notification, in whichever channel it is delivered, shall carry a direct link that takes the recipient to the relevant claim, task or document within the Meridian experience. The link must survive authentication, so that a user who is not already signed in is authenticated via the Okta PKCE flow and then landed on the intended record rather than a generic home page.</w:t>
      </w:r>
    </w:p>
    <w:p w:rsidR="0046729B" w:rsidRDefault="00767123" w14:paraId="43C71449" w14:textId="3313E0FD">
      <w:pPr>
        <w:pStyle w:val="Heading2"/>
      </w:pPr>
      <w:bookmarkStart w:name="_Toc1438420586" w:id="227"/>
      <w:r>
        <w:t>Functional Requirements – Dynamic FNOL</w:t>
      </w:r>
      <w:bookmarkEnd w:id="227"/>
    </w:p>
    <w:p w:rsidR="0046729B" w:rsidRDefault="00767123" w14:paraId="47621F5E" w14:textId="77777777">
      <w:r>
        <w:t>The FNOL capability is the highest-value and highest-risk element of the client experience. Requirements are separated into standard functionality, which must be delivered as core platform behaviour, and configurable functionality, which must be achievable by an authorised administrator through configuration rather than custom development.</w:t>
      </w:r>
    </w:p>
    <w:p w:rsidR="0046729B" w:rsidRDefault="00767123" w14:paraId="1A5A33BD" w14:textId="751C83FA">
      <w:pPr>
        <w:pStyle w:val="Heading3"/>
      </w:pPr>
      <w:bookmarkStart w:name="_Toc35880531" w:id="228"/>
      <w:r>
        <w:t>Standard Functionality</w:t>
      </w:r>
      <w:bookmarkEnd w:id="228"/>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2600"/>
        <w:gridCol w:w="7480"/>
      </w:tblGrid>
      <w:tr w:rsidR="0046729B" w:rsidTr="19EEAAC3" w14:paraId="55480491" w14:textId="77777777">
        <w:trPr>
          <w:tblHeader/>
        </w:trPr>
        <w:tc>
          <w:tcPr>
            <w:tcW w:w="2600" w:type="dxa"/>
            <w:shd w:val="clear" w:color="auto" w:fill="1B2A47"/>
            <w:tcMar>
              <w:top w:w="60" w:type="dxa"/>
              <w:left w:w="90" w:type="dxa"/>
              <w:bottom w:w="60" w:type="dxa"/>
              <w:right w:w="90" w:type="dxa"/>
            </w:tcMar>
          </w:tcPr>
          <w:p w:rsidR="0046729B" w:rsidRDefault="00767123" w14:paraId="117FA44B" w14:textId="77777777">
            <w:pPr>
              <w:spacing w:after="0"/>
            </w:pPr>
            <w:r>
              <w:rPr>
                <w:b/>
                <w:bCs/>
                <w:color w:val="FFFFFF"/>
                <w:sz w:val="18"/>
                <w:szCs w:val="18"/>
              </w:rPr>
              <w:t>Feature</w:t>
            </w:r>
          </w:p>
        </w:tc>
        <w:tc>
          <w:tcPr>
            <w:tcW w:w="7480" w:type="dxa"/>
            <w:shd w:val="clear" w:color="auto" w:fill="1B2A47"/>
            <w:tcMar>
              <w:top w:w="60" w:type="dxa"/>
              <w:left w:w="90" w:type="dxa"/>
              <w:bottom w:w="60" w:type="dxa"/>
              <w:right w:w="90" w:type="dxa"/>
            </w:tcMar>
          </w:tcPr>
          <w:p w:rsidR="0046729B" w:rsidRDefault="00767123" w14:paraId="68CE816C" w14:textId="77777777">
            <w:pPr>
              <w:spacing w:after="0"/>
            </w:pPr>
            <w:r>
              <w:rPr>
                <w:b/>
                <w:bCs/>
                <w:color w:val="FFFFFF"/>
                <w:sz w:val="18"/>
                <w:szCs w:val="18"/>
              </w:rPr>
              <w:t>Requirement</w:t>
            </w:r>
          </w:p>
        </w:tc>
      </w:tr>
      <w:tr w:rsidR="0046729B" w:rsidTr="19EEAAC3" w14:paraId="7050147F" w14:textId="77777777">
        <w:trPr>
          <w:cantSplit/>
        </w:trPr>
        <w:tc>
          <w:tcPr>
            <w:tcW w:w="2600" w:type="dxa"/>
            <w:tcMar>
              <w:top w:w="60" w:type="dxa"/>
              <w:left w:w="90" w:type="dxa"/>
              <w:bottom w:w="60" w:type="dxa"/>
              <w:right w:w="90" w:type="dxa"/>
            </w:tcMar>
          </w:tcPr>
          <w:p w:rsidR="0046729B" w:rsidRDefault="00767123" w14:paraId="46E423F0" w14:textId="77777777">
            <w:pPr>
              <w:spacing w:after="0"/>
            </w:pPr>
            <w:r>
              <w:rPr>
                <w:sz w:val="18"/>
                <w:szCs w:val="18"/>
              </w:rPr>
              <w:t>ODS and/or CCP Data Integration</w:t>
            </w:r>
          </w:p>
        </w:tc>
        <w:tc>
          <w:tcPr>
            <w:tcW w:w="7480" w:type="dxa"/>
            <w:tcMar>
              <w:top w:w="60" w:type="dxa"/>
              <w:left w:w="90" w:type="dxa"/>
              <w:bottom w:w="60" w:type="dxa"/>
              <w:right w:w="90" w:type="dxa"/>
            </w:tcMar>
          </w:tcPr>
          <w:p w:rsidR="0046729B" w:rsidRDefault="00767123" w14:paraId="3943924B" w14:textId="77777777">
            <w:pPr>
              <w:spacing w:after="0"/>
            </w:pPr>
            <w:r>
              <w:rPr>
                <w:sz w:val="18"/>
                <w:szCs w:val="18"/>
              </w:rPr>
              <w:t>Automatically populate policy and client information from ODS or CCP to reduce manual entry and improve data quality.</w:t>
            </w:r>
          </w:p>
        </w:tc>
      </w:tr>
      <w:tr w:rsidR="0046729B" w:rsidTr="19EEAAC3" w14:paraId="44AA2EB5" w14:textId="77777777">
        <w:trPr>
          <w:cantSplit/>
        </w:trPr>
        <w:tc>
          <w:tcPr>
            <w:tcW w:w="2600" w:type="dxa"/>
            <w:shd w:val="clear" w:color="auto" w:fill="F2F4F6"/>
            <w:tcMar>
              <w:top w:w="60" w:type="dxa"/>
              <w:left w:w="90" w:type="dxa"/>
              <w:bottom w:w="60" w:type="dxa"/>
              <w:right w:w="90" w:type="dxa"/>
            </w:tcMar>
          </w:tcPr>
          <w:p w:rsidR="0046729B" w:rsidRDefault="00767123" w14:paraId="4B2F3064" w14:textId="77777777">
            <w:pPr>
              <w:spacing w:after="0"/>
            </w:pPr>
            <w:r>
              <w:rPr>
                <w:sz w:val="18"/>
                <w:szCs w:val="18"/>
              </w:rPr>
              <w:t>Post-Submission Acknowledgements</w:t>
            </w:r>
          </w:p>
        </w:tc>
        <w:tc>
          <w:tcPr>
            <w:tcW w:w="7480" w:type="dxa"/>
            <w:shd w:val="clear" w:color="auto" w:fill="F2F4F6"/>
            <w:tcMar>
              <w:top w:w="60" w:type="dxa"/>
              <w:left w:w="90" w:type="dxa"/>
              <w:bottom w:w="60" w:type="dxa"/>
              <w:right w:w="90" w:type="dxa"/>
            </w:tcMar>
          </w:tcPr>
          <w:p w:rsidR="0046729B" w:rsidRDefault="00767123" w14:paraId="6C6047AA" w14:textId="18DE00B7">
            <w:pPr>
              <w:spacing w:after="0"/>
            </w:pPr>
            <w:r>
              <w:rPr>
                <w:sz w:val="18"/>
                <w:szCs w:val="18"/>
              </w:rPr>
              <w:t xml:space="preserve">Automatically generate confirmation emails to the reporting user and designated stakeholders </w:t>
            </w:r>
            <w:r w:rsidR="00264F2B">
              <w:rPr>
                <w:sz w:val="18"/>
                <w:szCs w:val="18"/>
              </w:rPr>
              <w:t xml:space="preserve">(internal &amp; external) </w:t>
            </w:r>
            <w:r>
              <w:rPr>
                <w:sz w:val="18"/>
                <w:szCs w:val="18"/>
              </w:rPr>
              <w:t>following successful FNOL submission.</w:t>
            </w:r>
          </w:p>
        </w:tc>
      </w:tr>
      <w:tr w:rsidR="0046729B" w:rsidTr="19EEAAC3" w14:paraId="1B268BF8" w14:textId="77777777">
        <w:trPr>
          <w:cantSplit/>
        </w:trPr>
        <w:tc>
          <w:tcPr>
            <w:tcW w:w="2600" w:type="dxa"/>
            <w:tcMar>
              <w:top w:w="60" w:type="dxa"/>
              <w:left w:w="90" w:type="dxa"/>
              <w:bottom w:w="60" w:type="dxa"/>
              <w:right w:w="90" w:type="dxa"/>
            </w:tcMar>
          </w:tcPr>
          <w:p w:rsidR="0046729B" w:rsidRDefault="00767123" w14:paraId="4FCEA999" w14:textId="77777777">
            <w:pPr>
              <w:spacing w:after="0"/>
            </w:pPr>
            <w:r>
              <w:rPr>
                <w:sz w:val="18"/>
                <w:szCs w:val="18"/>
              </w:rPr>
              <w:t>Claim vs. Incident Terminology</w:t>
            </w:r>
          </w:p>
        </w:tc>
        <w:tc>
          <w:tcPr>
            <w:tcW w:w="7480" w:type="dxa"/>
            <w:tcMar>
              <w:top w:w="60" w:type="dxa"/>
              <w:left w:w="90" w:type="dxa"/>
              <w:bottom w:w="60" w:type="dxa"/>
              <w:right w:w="90" w:type="dxa"/>
            </w:tcMar>
          </w:tcPr>
          <w:p w:rsidR="0046729B" w:rsidRDefault="00767123" w14:paraId="464D363D" w14:textId="0194BD1C">
            <w:pPr>
              <w:spacing w:after="0"/>
            </w:pPr>
            <w:r>
              <w:rPr>
                <w:sz w:val="18"/>
                <w:szCs w:val="18"/>
              </w:rPr>
              <w:t>Ensure acknowledgements and notifications accurately reflect whether the submission is a Claim or an Incident</w:t>
            </w:r>
            <w:r w:rsidR="00264F2B">
              <w:rPr>
                <w:sz w:val="18"/>
                <w:szCs w:val="18"/>
              </w:rPr>
              <w:t xml:space="preserve"> and drive workflow based on that.</w:t>
            </w:r>
          </w:p>
        </w:tc>
      </w:tr>
      <w:tr w:rsidR="0046729B" w:rsidTr="19EEAAC3" w14:paraId="5A033C35" w14:textId="77777777">
        <w:trPr>
          <w:cantSplit/>
        </w:trPr>
        <w:tc>
          <w:tcPr>
            <w:tcW w:w="2600" w:type="dxa"/>
            <w:shd w:val="clear" w:color="auto" w:fill="F2F4F6"/>
            <w:tcMar>
              <w:top w:w="60" w:type="dxa"/>
              <w:left w:w="90" w:type="dxa"/>
              <w:bottom w:w="60" w:type="dxa"/>
              <w:right w:w="90" w:type="dxa"/>
            </w:tcMar>
          </w:tcPr>
          <w:p w:rsidR="0046729B" w:rsidRDefault="00767123" w14:paraId="30D45959" w14:textId="77777777">
            <w:pPr>
              <w:spacing w:after="0"/>
            </w:pPr>
            <w:r>
              <w:rPr>
                <w:sz w:val="18"/>
                <w:szCs w:val="18"/>
              </w:rPr>
              <w:t>Single Claim Identifier Experience</w:t>
            </w:r>
          </w:p>
        </w:tc>
        <w:tc>
          <w:tcPr>
            <w:tcW w:w="7480" w:type="dxa"/>
            <w:shd w:val="clear" w:color="auto" w:fill="F2F4F6"/>
            <w:tcMar>
              <w:top w:w="60" w:type="dxa"/>
              <w:left w:w="90" w:type="dxa"/>
              <w:bottom w:w="60" w:type="dxa"/>
              <w:right w:w="90" w:type="dxa"/>
            </w:tcMar>
          </w:tcPr>
          <w:p w:rsidRPr="00A06D79" w:rsidR="0046729B" w:rsidRDefault="00767123" w14:paraId="4D23C7CC" w14:textId="208021AE">
            <w:pPr>
              <w:spacing w:after="0"/>
              <w:rPr>
                <w:sz w:val="18"/>
                <w:szCs w:val="18"/>
                <w:rPrChange w:author="Chetan Arora" w:date="2026-08-10T16:55:00Z" w16du:dateUtc="2026-08-10T21:55:00Z" w:id="1789611022">
                  <w:rPr/>
                </w:rPrChange>
              </w:rPr>
            </w:pPr>
            <w:r w:rsidRPr="78BE6B19" w:rsidR="0F9F8769">
              <w:rPr>
                <w:sz w:val="18"/>
                <w:szCs w:val="18"/>
              </w:rPr>
              <w:t xml:space="preserve"> </w:t>
            </w:r>
          </w:p>
          <w:p w:rsidRPr="00A06D79" w:rsidR="0046729B" w:rsidP="78BE6B19" w:rsidRDefault="11A656D8" w14:paraId="5D748445" w14:textId="345E23BE">
            <w:pPr>
              <w:spacing w:after="0" w:line="300" w:lineRule="auto"/>
              <w:rPr>
                <w:rFonts w:eastAsia="Segoe UI"/>
                <w:sz w:val="18"/>
                <w:szCs w:val="18"/>
                <w:rPrChange w:author="Chetan Arora" w:date="2026-08-10T16:55:00Z" w16du:dateUtc="2026-08-10T21:55:00Z" w:id="1186638144">
                  <w:rPr>
                    <w:rFonts w:ascii="Segoe UI" w:hAnsi="Segoe UI" w:eastAsia="Segoe UI" w:cs="Segoe UI"/>
                    <w:sz w:val="21"/>
                    <w:szCs w:val="21"/>
                  </w:rPr>
                </w:rPrChange>
              </w:rPr>
              <w:pPrChange w:author="Chetan Arora" w:date="2026-08-07T16:40:00Z" w16du:dateUtc="2026-08-07T21:40:00Z" w:id="235">
                <w:pPr>
                  <w:spacing w:after="0"/>
                </w:pPr>
              </w:pPrChange>
            </w:pPr>
            <w:r w:rsidRPr="78BE6B19" w:rsidR="0F9F8769">
              <w:rPr>
                <w:rFonts w:eastAsia="Segoe UI"/>
                <w:sz w:val="18"/>
                <w:szCs w:val="18"/>
                <w:rPrChange w:author="Chetan Arora" w:date="2026-08-10T16:55:00Z" w16du:dateUtc="2026-08-10T21:55:00Z" w:id="824752445">
                  <w:rPr>
                    <w:rFonts w:ascii="Segoe UI" w:hAnsi="Segoe UI" w:eastAsia="Segoe UI" w:cs="Segoe UI"/>
                    <w:sz w:val="21"/>
                    <w:szCs w:val="21"/>
                  </w:rPr>
                </w:rPrChange>
              </w:rPr>
              <w:t>Use</w:t>
            </w:r>
            <w:r w:rsidRPr="78BE6B19" w:rsidR="0F9F8769">
              <w:rPr>
                <w:sz w:val="18"/>
                <w:szCs w:val="18"/>
                <w:rPrChange w:author="Chetan Arora" w:date="2026-08-07T16:40:00Z" w16du:dateUtc="2026-08-07T21:40:00Z" w:id="1083475050">
                  <w:rPr>
                    <w:rFonts w:ascii="Segoe UI" w:hAnsi="Segoe UI" w:eastAsia="Segoe UI" w:cs="Segoe UI"/>
                    <w:sz w:val="21"/>
                    <w:szCs w:val="21"/>
                  </w:rPr>
                </w:rPrChange>
              </w:rPr>
              <w:t xml:space="preserve"> the Claims Copilot Claim ID as the primary external-facing identifier and suppress internal system identifiers (e.g., Meridian, legacy acknowledgment, and AonLine IDs), while allowing other business-relevant claim IDs, such as client or carrier claim numbers, to be displayed when available.</w:t>
            </w:r>
          </w:p>
        </w:tc>
      </w:tr>
      <w:tr w:rsidR="0046729B" w:rsidTr="19EEAAC3" w14:paraId="59FFA331" w14:textId="77777777">
        <w:trPr>
          <w:cantSplit/>
        </w:trPr>
        <w:tc>
          <w:tcPr>
            <w:tcW w:w="2600" w:type="dxa"/>
            <w:tcMar>
              <w:top w:w="60" w:type="dxa"/>
              <w:left w:w="90" w:type="dxa"/>
              <w:bottom w:w="60" w:type="dxa"/>
              <w:right w:w="90" w:type="dxa"/>
            </w:tcMar>
          </w:tcPr>
          <w:p w:rsidR="430CF814" w:rsidP="430CF814" w:rsidRDefault="430CF814" w14:paraId="57566836" w14:textId="01AA0479">
            <w:pPr>
              <w:spacing w:after="0"/>
              <w:rPr>
                <w:ins w:author="Chetan Arora" w:date="2026-08-07T21:39:00Z" w16du:dateUtc="2026-08-07T21:39:54Z" w:id="239"/>
                <w:sz w:val="18"/>
                <w:szCs w:val="18"/>
              </w:rPr>
            </w:pPr>
          </w:p>
          <w:p w:rsidR="0046729B" w:rsidRDefault="00767123" w14:paraId="4929A1BC" w14:textId="77777777">
            <w:pPr>
              <w:spacing w:after="0"/>
            </w:pPr>
            <w:r>
              <w:rPr>
                <w:sz w:val="18"/>
                <w:szCs w:val="18"/>
              </w:rPr>
              <w:t>Document Upload &amp; Transfer</w:t>
            </w:r>
          </w:p>
        </w:tc>
        <w:tc>
          <w:tcPr>
            <w:tcW w:w="7480" w:type="dxa"/>
            <w:tcMar>
              <w:top w:w="60" w:type="dxa"/>
              <w:left w:w="90" w:type="dxa"/>
              <w:bottom w:w="60" w:type="dxa"/>
              <w:right w:w="90" w:type="dxa"/>
            </w:tcMar>
          </w:tcPr>
          <w:p w:rsidR="0046729B" w:rsidRDefault="00767123" w14:paraId="5D2E7306" w14:textId="77777777">
            <w:pPr>
              <w:spacing w:after="0"/>
            </w:pPr>
            <w:r>
              <w:rPr>
                <w:sz w:val="18"/>
                <w:szCs w:val="18"/>
              </w:rPr>
              <w:t>Allow document upload during FNOL submission and after claim creation. Support ongoing document additions throughout the claim lifecycle, including the ability to send documents to the carrier where notify-direct is enabled.</w:t>
            </w:r>
          </w:p>
        </w:tc>
      </w:tr>
      <w:tr w:rsidR="0046729B" w:rsidTr="19EEAAC3" w14:paraId="16DB92F1" w14:textId="77777777">
        <w:trPr>
          <w:cantSplit/>
        </w:trPr>
        <w:tc>
          <w:tcPr>
            <w:tcW w:w="2600" w:type="dxa"/>
            <w:shd w:val="clear" w:color="auto" w:fill="F2F4F6"/>
            <w:tcMar>
              <w:top w:w="60" w:type="dxa"/>
              <w:left w:w="90" w:type="dxa"/>
              <w:bottom w:w="60" w:type="dxa"/>
              <w:right w:w="90" w:type="dxa"/>
            </w:tcMar>
          </w:tcPr>
          <w:p w:rsidR="0046729B" w:rsidRDefault="00767123" w14:paraId="3F246BDD" w14:textId="77777777">
            <w:pPr>
              <w:spacing w:after="0"/>
            </w:pPr>
            <w:r>
              <w:rPr>
                <w:sz w:val="18"/>
                <w:szCs w:val="18"/>
              </w:rPr>
              <w:t>Draft &amp; Resume</w:t>
            </w:r>
          </w:p>
        </w:tc>
        <w:tc>
          <w:tcPr>
            <w:tcW w:w="7480" w:type="dxa"/>
            <w:shd w:val="clear" w:color="auto" w:fill="F2F4F6"/>
            <w:tcMar>
              <w:top w:w="60" w:type="dxa"/>
              <w:left w:w="90" w:type="dxa"/>
              <w:bottom w:w="60" w:type="dxa"/>
              <w:right w:w="90" w:type="dxa"/>
            </w:tcMar>
          </w:tcPr>
          <w:p w:rsidR="0046729B" w:rsidRDefault="00767123" w14:paraId="734AC7B0" w14:textId="77777777">
            <w:pPr>
              <w:spacing w:after="0"/>
            </w:pPr>
            <w:r>
              <w:rPr>
                <w:sz w:val="18"/>
                <w:szCs w:val="18"/>
              </w:rPr>
              <w:t>Allow users to save FNOL submissions as drafts and return later to complete submission.</w:t>
            </w:r>
          </w:p>
        </w:tc>
      </w:tr>
      <w:tr w:rsidR="0046729B" w:rsidTr="19EEAAC3" w14:paraId="7B8E81CF" w14:textId="77777777">
        <w:trPr>
          <w:cantSplit/>
        </w:trPr>
        <w:tc>
          <w:tcPr>
            <w:tcW w:w="2600" w:type="dxa"/>
            <w:tcMar>
              <w:top w:w="60" w:type="dxa"/>
              <w:left w:w="90" w:type="dxa"/>
              <w:bottom w:w="60" w:type="dxa"/>
              <w:right w:w="90" w:type="dxa"/>
            </w:tcMar>
          </w:tcPr>
          <w:p w:rsidR="0046729B" w:rsidRDefault="00767123" w14:paraId="00A0DF87" w14:textId="77777777">
            <w:pPr>
              <w:spacing w:after="0"/>
            </w:pPr>
            <w:r>
              <w:rPr>
                <w:sz w:val="18"/>
                <w:szCs w:val="18"/>
              </w:rPr>
              <w:t>Notification Audit Trail</w:t>
            </w:r>
          </w:p>
        </w:tc>
        <w:tc>
          <w:tcPr>
            <w:tcW w:w="7480" w:type="dxa"/>
            <w:tcMar>
              <w:top w:w="60" w:type="dxa"/>
              <w:left w:w="90" w:type="dxa"/>
              <w:bottom w:w="60" w:type="dxa"/>
              <w:right w:w="90" w:type="dxa"/>
            </w:tcMar>
          </w:tcPr>
          <w:p w:rsidR="0046729B" w:rsidRDefault="00767123" w14:paraId="36ABE575" w14:textId="77777777">
            <w:pPr>
              <w:spacing w:after="0"/>
            </w:pPr>
            <w:r>
              <w:rPr>
                <w:sz w:val="18"/>
                <w:szCs w:val="18"/>
              </w:rPr>
              <w:t>Record notification recipients, timestamps, delivery status and notification type for audit and support purposes.</w:t>
            </w:r>
          </w:p>
        </w:tc>
      </w:tr>
      <w:tr w:rsidR="0046729B" w:rsidTr="19EEAAC3" w14:paraId="18F1B604" w14:textId="77777777">
        <w:trPr>
          <w:cantSplit/>
        </w:trPr>
        <w:tc>
          <w:tcPr>
            <w:tcW w:w="2600" w:type="dxa"/>
            <w:shd w:val="clear" w:color="auto" w:fill="F2F4F6"/>
            <w:tcMar>
              <w:top w:w="60" w:type="dxa"/>
              <w:left w:w="90" w:type="dxa"/>
              <w:bottom w:w="60" w:type="dxa"/>
              <w:right w:w="90" w:type="dxa"/>
            </w:tcMar>
          </w:tcPr>
          <w:p w:rsidR="0046729B" w:rsidRDefault="00767123" w14:paraId="2516D25E" w14:textId="691F12EF">
            <w:pPr>
              <w:spacing w:after="0"/>
            </w:pPr>
            <w:r>
              <w:rPr>
                <w:sz w:val="18"/>
                <w:szCs w:val="18"/>
              </w:rPr>
              <w:t xml:space="preserve">Create </w:t>
            </w:r>
            <w:r w:rsidR="00C71532">
              <w:rPr>
                <w:sz w:val="18"/>
                <w:szCs w:val="18"/>
              </w:rPr>
              <w:t>Claim / Incident</w:t>
            </w:r>
            <w:r>
              <w:rPr>
                <w:sz w:val="18"/>
                <w:szCs w:val="18"/>
              </w:rPr>
              <w:t xml:space="preserve"> in CCP</w:t>
            </w:r>
          </w:p>
        </w:tc>
        <w:tc>
          <w:tcPr>
            <w:tcW w:w="7480" w:type="dxa"/>
            <w:shd w:val="clear" w:color="auto" w:fill="F2F4F6"/>
            <w:tcMar>
              <w:top w:w="60" w:type="dxa"/>
              <w:left w:w="90" w:type="dxa"/>
              <w:bottom w:w="60" w:type="dxa"/>
              <w:right w:w="90" w:type="dxa"/>
            </w:tcMar>
          </w:tcPr>
          <w:p w:rsidR="0046729B" w:rsidP="78BE6B19" w:rsidRDefault="00767123" w14:paraId="779136D6" w14:textId="7E48BD79">
            <w:pPr>
              <w:spacing w:after="0"/>
              <w:rPr>
                <w:sz w:val="18"/>
                <w:szCs w:val="18"/>
              </w:rPr>
            </w:pPr>
            <w:r w:rsidRPr="19EEAAC3" w:rsidR="1A663067">
              <w:rPr>
                <w:sz w:val="18"/>
                <w:szCs w:val="18"/>
              </w:rPr>
              <w:t>Upon submission, data is sent via API to Claims Copilot</w:t>
            </w:r>
            <w:r w:rsidRPr="19EEAAC3" w:rsidR="06757831">
              <w:rPr>
                <w:sz w:val="18"/>
                <w:szCs w:val="18"/>
              </w:rPr>
              <w:t xml:space="preserve"> supporting assignment to an individual or a team</w:t>
            </w:r>
          </w:p>
        </w:tc>
      </w:tr>
      <w:tr w:rsidR="0046729B" w:rsidTr="19EEAAC3" w14:paraId="0BF61BC1" w14:textId="77777777">
        <w:trPr>
          <w:cantSplit/>
        </w:trPr>
        <w:tc>
          <w:tcPr>
            <w:tcW w:w="2600" w:type="dxa"/>
            <w:tcMar>
              <w:top w:w="60" w:type="dxa"/>
              <w:left w:w="90" w:type="dxa"/>
              <w:bottom w:w="60" w:type="dxa"/>
              <w:right w:w="90" w:type="dxa"/>
            </w:tcMar>
          </w:tcPr>
          <w:p w:rsidR="0046729B" w:rsidRDefault="00767123" w14:paraId="0BE07E1D" w14:textId="77777777">
            <w:pPr>
              <w:spacing w:after="0"/>
            </w:pPr>
            <w:r>
              <w:rPr>
                <w:sz w:val="18"/>
                <w:szCs w:val="18"/>
              </w:rPr>
              <w:t>API Functionality (resilience)</w:t>
            </w:r>
          </w:p>
        </w:tc>
        <w:tc>
          <w:tcPr>
            <w:tcW w:w="7480" w:type="dxa"/>
            <w:tcMar>
              <w:top w:w="60" w:type="dxa"/>
              <w:left w:w="90" w:type="dxa"/>
              <w:bottom w:w="60" w:type="dxa"/>
              <w:right w:w="90" w:type="dxa"/>
            </w:tcMar>
          </w:tcPr>
          <w:p w:rsidR="0046729B" w:rsidRDefault="00767123" w14:paraId="3E52DD07" w14:textId="77777777">
            <w:pPr>
              <w:spacing w:after="0"/>
            </w:pPr>
            <w:r>
              <w:rPr>
                <w:sz w:val="18"/>
                <w:szCs w:val="18"/>
              </w:rPr>
              <w:t>In the event that Claims Copilot is unavailable, the client shall still be able to successfully submit a claim or incident via the claim notification tool. There must be no client impact from an internal Claims Copilot outage.</w:t>
            </w:r>
          </w:p>
        </w:tc>
      </w:tr>
    </w:tbl>
    <w:p w:rsidR="0046729B" w:rsidRDefault="00767123" w14:paraId="7B937627" w14:textId="2F7D538B">
      <w:pPr>
        <w:pStyle w:val="Heading3"/>
      </w:pPr>
      <w:bookmarkStart w:name="_Toc206255857" w:id="244"/>
      <w:r>
        <w:t>Configurable Functionality</w:t>
      </w:r>
      <w:bookmarkEnd w:id="244"/>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2600"/>
        <w:gridCol w:w="7480"/>
      </w:tblGrid>
      <w:tr w:rsidR="0046729B" w14:paraId="7607E0E5" w14:textId="77777777">
        <w:trPr>
          <w:tblHeader/>
        </w:trPr>
        <w:tc>
          <w:tcPr>
            <w:tcW w:w="2600" w:type="dxa"/>
            <w:shd w:val="clear" w:color="auto" w:fill="1B2A47"/>
            <w:tcMar>
              <w:top w:w="60" w:type="dxa"/>
              <w:left w:w="90" w:type="dxa"/>
              <w:bottom w:w="60" w:type="dxa"/>
              <w:right w:w="90" w:type="dxa"/>
            </w:tcMar>
          </w:tcPr>
          <w:p w:rsidR="0046729B" w:rsidRDefault="00767123" w14:paraId="6328BB77" w14:textId="77777777">
            <w:pPr>
              <w:spacing w:after="0"/>
            </w:pPr>
            <w:r>
              <w:rPr>
                <w:b/>
                <w:bCs/>
                <w:color w:val="FFFFFF"/>
                <w:sz w:val="18"/>
                <w:szCs w:val="18"/>
              </w:rPr>
              <w:t>Feature</w:t>
            </w:r>
          </w:p>
        </w:tc>
        <w:tc>
          <w:tcPr>
            <w:tcW w:w="7480" w:type="dxa"/>
            <w:shd w:val="clear" w:color="auto" w:fill="1B2A47"/>
            <w:tcMar>
              <w:top w:w="60" w:type="dxa"/>
              <w:left w:w="90" w:type="dxa"/>
              <w:bottom w:w="60" w:type="dxa"/>
              <w:right w:w="90" w:type="dxa"/>
            </w:tcMar>
          </w:tcPr>
          <w:p w:rsidR="0046729B" w:rsidRDefault="00767123" w14:paraId="2CACA377" w14:textId="77777777">
            <w:pPr>
              <w:spacing w:after="0"/>
            </w:pPr>
            <w:r>
              <w:rPr>
                <w:b/>
                <w:bCs/>
                <w:color w:val="FFFFFF"/>
                <w:sz w:val="18"/>
                <w:szCs w:val="18"/>
              </w:rPr>
              <w:t>Requirement</w:t>
            </w:r>
          </w:p>
        </w:tc>
      </w:tr>
      <w:tr w:rsidR="0046729B" w14:paraId="655A0BD4" w14:textId="77777777">
        <w:trPr>
          <w:cantSplit/>
        </w:trPr>
        <w:tc>
          <w:tcPr>
            <w:tcW w:w="2600" w:type="dxa"/>
            <w:tcMar>
              <w:top w:w="60" w:type="dxa"/>
              <w:left w:w="90" w:type="dxa"/>
              <w:bottom w:w="60" w:type="dxa"/>
              <w:right w:w="90" w:type="dxa"/>
            </w:tcMar>
          </w:tcPr>
          <w:p w:rsidR="0046729B" w:rsidRDefault="00767123" w14:paraId="274BBB23" w14:textId="77777777">
            <w:pPr>
              <w:spacing w:after="0"/>
            </w:pPr>
            <w:r>
              <w:rPr>
                <w:sz w:val="18"/>
                <w:szCs w:val="18"/>
              </w:rPr>
              <w:t>Policy Availability Management</w:t>
            </w:r>
          </w:p>
        </w:tc>
        <w:tc>
          <w:tcPr>
            <w:tcW w:w="7480" w:type="dxa"/>
            <w:tcMar>
              <w:top w:w="60" w:type="dxa"/>
              <w:left w:w="90" w:type="dxa"/>
              <w:bottom w:w="60" w:type="dxa"/>
              <w:right w:w="90" w:type="dxa"/>
            </w:tcMar>
          </w:tcPr>
          <w:p w:rsidR="0046729B" w:rsidRDefault="00767123" w14:paraId="1F56F0A1" w14:textId="77777777">
            <w:pPr>
              <w:spacing w:after="0"/>
            </w:pPr>
            <w:r>
              <w:rPr>
                <w:sz w:val="18"/>
                <w:szCs w:val="18"/>
              </w:rPr>
              <w:t>Determine which policies sourced from ODS or CCP are available for FNOL submission. Activate / deactivate policies for reporting. Display associated policy details including carrier, policy number, cover number, agreement version and product line.</w:t>
            </w:r>
          </w:p>
        </w:tc>
      </w:tr>
      <w:tr w:rsidR="0046729B" w14:paraId="56EA2CB7" w14:textId="77777777">
        <w:trPr>
          <w:cantSplit/>
        </w:trPr>
        <w:tc>
          <w:tcPr>
            <w:tcW w:w="2600" w:type="dxa"/>
            <w:shd w:val="clear" w:color="auto" w:fill="F2F4F6"/>
            <w:tcMar>
              <w:top w:w="60" w:type="dxa"/>
              <w:left w:w="90" w:type="dxa"/>
              <w:bottom w:w="60" w:type="dxa"/>
              <w:right w:w="90" w:type="dxa"/>
            </w:tcMar>
          </w:tcPr>
          <w:p w:rsidR="0046729B" w:rsidRDefault="00767123" w14:paraId="4A84BED3" w14:textId="77777777">
            <w:pPr>
              <w:spacing w:after="0"/>
            </w:pPr>
            <w:r>
              <w:rPr>
                <w:sz w:val="18"/>
                <w:szCs w:val="18"/>
              </w:rPr>
              <w:t>Policy-to-Hierarchy Mapping</w:t>
            </w:r>
          </w:p>
        </w:tc>
        <w:tc>
          <w:tcPr>
            <w:tcW w:w="7480" w:type="dxa"/>
            <w:shd w:val="clear" w:color="auto" w:fill="F2F4F6"/>
            <w:tcMar>
              <w:top w:w="60" w:type="dxa"/>
              <w:left w:w="90" w:type="dxa"/>
              <w:bottom w:w="60" w:type="dxa"/>
              <w:right w:w="90" w:type="dxa"/>
            </w:tcMar>
          </w:tcPr>
          <w:p w:rsidR="0046729B" w:rsidRDefault="00767123" w14:paraId="61997353" w14:textId="77777777">
            <w:pPr>
              <w:spacing w:after="0"/>
            </w:pPr>
            <w:r>
              <w:rPr>
                <w:sz w:val="18"/>
                <w:szCs w:val="18"/>
              </w:rPr>
              <w:t>Associate policies with client organisational structures including entity, business unit, country, region, site, location and cost centre. Support one policy being available to multiple locations (sites) or entities.</w:t>
            </w:r>
          </w:p>
        </w:tc>
      </w:tr>
      <w:tr w:rsidR="0046729B" w14:paraId="13ABEBAA" w14:textId="77777777">
        <w:trPr>
          <w:cantSplit/>
        </w:trPr>
        <w:tc>
          <w:tcPr>
            <w:tcW w:w="2600" w:type="dxa"/>
            <w:tcMar>
              <w:top w:w="60" w:type="dxa"/>
              <w:left w:w="90" w:type="dxa"/>
              <w:bottom w:w="60" w:type="dxa"/>
              <w:right w:w="90" w:type="dxa"/>
            </w:tcMar>
          </w:tcPr>
          <w:p w:rsidR="0046729B" w:rsidRDefault="00767123" w14:paraId="70C24218" w14:textId="77777777">
            <w:pPr>
              <w:spacing w:after="0"/>
            </w:pPr>
            <w:r>
              <w:rPr>
                <w:sz w:val="18"/>
                <w:szCs w:val="18"/>
              </w:rPr>
              <w:t>RBAC-Based Policy Visibility</w:t>
            </w:r>
          </w:p>
        </w:tc>
        <w:tc>
          <w:tcPr>
            <w:tcW w:w="7480" w:type="dxa"/>
            <w:tcMar>
              <w:top w:w="60" w:type="dxa"/>
              <w:left w:w="90" w:type="dxa"/>
              <w:bottom w:w="60" w:type="dxa"/>
              <w:right w:w="90" w:type="dxa"/>
            </w:tcMar>
          </w:tcPr>
          <w:p w:rsidR="0046729B" w:rsidRDefault="00767123" w14:paraId="676E75D9" w14:textId="77777777">
            <w:pPr>
              <w:spacing w:after="0"/>
            </w:pPr>
            <w:r>
              <w:rPr>
                <w:sz w:val="18"/>
                <w:szCs w:val="18"/>
              </w:rPr>
              <w:t>Control which policies, locations and claims a user can access. Support permissions at global, region, entity, location and claim-type levels.</w:t>
            </w:r>
          </w:p>
        </w:tc>
      </w:tr>
      <w:tr w:rsidR="0046729B" w14:paraId="79BD1A66" w14:textId="77777777">
        <w:trPr>
          <w:cantSplit/>
        </w:trPr>
        <w:tc>
          <w:tcPr>
            <w:tcW w:w="2600" w:type="dxa"/>
            <w:shd w:val="clear" w:color="auto" w:fill="F2F4F6"/>
            <w:tcMar>
              <w:top w:w="60" w:type="dxa"/>
              <w:left w:w="90" w:type="dxa"/>
              <w:bottom w:w="60" w:type="dxa"/>
              <w:right w:w="90" w:type="dxa"/>
            </w:tcMar>
          </w:tcPr>
          <w:p w:rsidR="0046729B" w:rsidRDefault="00767123" w14:paraId="457C8677" w14:textId="77777777">
            <w:pPr>
              <w:spacing w:after="0"/>
            </w:pPr>
            <w:r>
              <w:rPr>
                <w:sz w:val="18"/>
                <w:szCs w:val="18"/>
              </w:rPr>
              <w:t>Dynamic FNOL Forms</w:t>
            </w:r>
          </w:p>
        </w:tc>
        <w:tc>
          <w:tcPr>
            <w:tcW w:w="7480" w:type="dxa"/>
            <w:shd w:val="clear" w:color="auto" w:fill="F2F4F6"/>
            <w:tcMar>
              <w:top w:w="60" w:type="dxa"/>
              <w:left w:w="90" w:type="dxa"/>
              <w:bottom w:w="60" w:type="dxa"/>
              <w:right w:w="90" w:type="dxa"/>
            </w:tcMar>
          </w:tcPr>
          <w:p w:rsidR="0046729B" w:rsidRDefault="00767123" w14:paraId="553F556D" w14:textId="77777777">
            <w:pPr>
              <w:spacing w:after="0"/>
            </w:pPr>
            <w:r>
              <w:rPr>
                <w:sz w:val="18"/>
                <w:szCs w:val="18"/>
              </w:rPr>
              <w:t>Dynamically display fields, validations, required fields and dropdown values based on client, geography, product line, policy, claim type and previously entered information.</w:t>
            </w:r>
          </w:p>
        </w:tc>
      </w:tr>
      <w:tr w:rsidR="0046729B" w14:paraId="6EAE98A0" w14:textId="77777777">
        <w:trPr>
          <w:cantSplit/>
        </w:trPr>
        <w:tc>
          <w:tcPr>
            <w:tcW w:w="2600" w:type="dxa"/>
            <w:tcMar>
              <w:top w:w="60" w:type="dxa"/>
              <w:left w:w="90" w:type="dxa"/>
              <w:bottom w:w="60" w:type="dxa"/>
              <w:right w:w="90" w:type="dxa"/>
            </w:tcMar>
          </w:tcPr>
          <w:p w:rsidR="0046729B" w:rsidRDefault="00767123" w14:paraId="66AAB928" w14:textId="77777777">
            <w:pPr>
              <w:spacing w:after="0"/>
            </w:pPr>
            <w:r>
              <w:rPr>
                <w:sz w:val="18"/>
                <w:szCs w:val="18"/>
              </w:rPr>
              <w:t>Stakeholder Notification Routing</w:t>
            </w:r>
          </w:p>
        </w:tc>
        <w:tc>
          <w:tcPr>
            <w:tcW w:w="7480" w:type="dxa"/>
            <w:tcMar>
              <w:top w:w="60" w:type="dxa"/>
              <w:left w:w="90" w:type="dxa"/>
              <w:bottom w:w="60" w:type="dxa"/>
              <w:right w:w="90" w:type="dxa"/>
            </w:tcMar>
          </w:tcPr>
          <w:p w:rsidR="0046729B" w:rsidRDefault="00767123" w14:paraId="3E8E2858" w14:textId="77777777">
            <w:pPr>
              <w:spacing w:after="0"/>
            </w:pPr>
            <w:r>
              <w:rPr>
                <w:sz w:val="18"/>
                <w:szCs w:val="18"/>
              </w:rPr>
              <w:t>Automatically notify designated contacts based on policy, entity, location, product, claim type or geography. Examples include HRBP, Safety Manager, Risk Manager, Site Manager and Aon Claims contacts.</w:t>
            </w:r>
          </w:p>
        </w:tc>
      </w:tr>
      <w:tr w:rsidR="0046729B" w14:paraId="6F402EF7" w14:textId="77777777">
        <w:trPr>
          <w:cantSplit/>
        </w:trPr>
        <w:tc>
          <w:tcPr>
            <w:tcW w:w="2600" w:type="dxa"/>
            <w:shd w:val="clear" w:color="auto" w:fill="F2F4F6"/>
            <w:tcMar>
              <w:top w:w="60" w:type="dxa"/>
              <w:left w:w="90" w:type="dxa"/>
              <w:bottom w:w="60" w:type="dxa"/>
              <w:right w:w="90" w:type="dxa"/>
            </w:tcMar>
          </w:tcPr>
          <w:p w:rsidR="0046729B" w:rsidRDefault="00767123" w14:paraId="3B22181A" w14:textId="77777777">
            <w:pPr>
              <w:spacing w:after="0"/>
            </w:pPr>
            <w:r>
              <w:rPr>
                <w:sz w:val="18"/>
                <w:szCs w:val="18"/>
              </w:rPr>
              <w:t>Contact Management</w:t>
            </w:r>
          </w:p>
        </w:tc>
        <w:tc>
          <w:tcPr>
            <w:tcW w:w="7480" w:type="dxa"/>
            <w:shd w:val="clear" w:color="auto" w:fill="F2F4F6"/>
            <w:tcMar>
              <w:top w:w="60" w:type="dxa"/>
              <w:left w:w="90" w:type="dxa"/>
              <w:bottom w:w="60" w:type="dxa"/>
              <w:right w:w="90" w:type="dxa"/>
            </w:tcMar>
          </w:tcPr>
          <w:p w:rsidR="0046729B" w:rsidRDefault="00767123" w14:paraId="26037F87" w14:textId="77777777">
            <w:pPr>
              <w:spacing w:after="0"/>
            </w:pPr>
            <w:r>
              <w:rPr>
                <w:sz w:val="18"/>
                <w:szCs w:val="18"/>
              </w:rPr>
              <w:t>Maintain contacts and notification recipients by policy, entity, location, product line or claim type. Support both centrally maintained and client-maintained contacts.</w:t>
            </w:r>
          </w:p>
        </w:tc>
      </w:tr>
      <w:tr w:rsidR="0046729B" w14:paraId="4CE67AC1" w14:textId="77777777">
        <w:trPr>
          <w:cantSplit/>
        </w:trPr>
        <w:tc>
          <w:tcPr>
            <w:tcW w:w="2600" w:type="dxa"/>
            <w:tcMar>
              <w:top w:w="60" w:type="dxa"/>
              <w:left w:w="90" w:type="dxa"/>
              <w:bottom w:w="60" w:type="dxa"/>
              <w:right w:w="90" w:type="dxa"/>
            </w:tcMar>
          </w:tcPr>
          <w:p w:rsidR="0046729B" w:rsidRDefault="00767123" w14:paraId="0C569A2B" w14:textId="77777777">
            <w:pPr>
              <w:spacing w:after="0"/>
            </w:pPr>
            <w:r>
              <w:rPr>
                <w:sz w:val="18"/>
                <w:szCs w:val="18"/>
              </w:rPr>
              <w:t>Carrier Notification Configuration</w:t>
            </w:r>
          </w:p>
        </w:tc>
        <w:tc>
          <w:tcPr>
            <w:tcW w:w="7480" w:type="dxa"/>
            <w:tcMar>
              <w:top w:w="60" w:type="dxa"/>
              <w:left w:w="90" w:type="dxa"/>
              <w:bottom w:w="60" w:type="dxa"/>
              <w:right w:w="90" w:type="dxa"/>
            </w:tcMar>
          </w:tcPr>
          <w:p w:rsidR="0046729B" w:rsidRDefault="00767123" w14:paraId="71650E67" w14:textId="77777777">
            <w:pPr>
              <w:spacing w:after="0"/>
            </w:pPr>
            <w:r>
              <w:rPr>
                <w:sz w:val="18"/>
                <w:szCs w:val="18"/>
              </w:rPr>
              <w:t>Configure one or more carrier notification email addresses by policy. Enable or disable carrier notifications by policy or claim type. Support additional recipients as needed.</w:t>
            </w:r>
          </w:p>
        </w:tc>
      </w:tr>
      <w:tr w:rsidR="0046729B" w14:paraId="03727617" w14:textId="77777777">
        <w:trPr>
          <w:cantSplit/>
        </w:trPr>
        <w:tc>
          <w:tcPr>
            <w:tcW w:w="2600" w:type="dxa"/>
            <w:shd w:val="clear" w:color="auto" w:fill="F2F4F6"/>
            <w:tcMar>
              <w:top w:w="60" w:type="dxa"/>
              <w:left w:w="90" w:type="dxa"/>
              <w:bottom w:w="60" w:type="dxa"/>
              <w:right w:w="90" w:type="dxa"/>
            </w:tcMar>
          </w:tcPr>
          <w:p w:rsidR="0046729B" w:rsidRDefault="00767123" w14:paraId="41002956" w14:textId="77777777">
            <w:pPr>
              <w:spacing w:after="0"/>
            </w:pPr>
            <w:r>
              <w:rPr>
                <w:sz w:val="18"/>
                <w:szCs w:val="18"/>
              </w:rPr>
              <w:t>Carrier Notification Rules</w:t>
            </w:r>
          </w:p>
        </w:tc>
        <w:tc>
          <w:tcPr>
            <w:tcW w:w="7480" w:type="dxa"/>
            <w:shd w:val="clear" w:color="auto" w:fill="F2F4F6"/>
            <w:tcMar>
              <w:top w:w="60" w:type="dxa"/>
              <w:left w:w="90" w:type="dxa"/>
              <w:bottom w:w="60" w:type="dxa"/>
              <w:right w:w="90" w:type="dxa"/>
            </w:tcMar>
          </w:tcPr>
          <w:p w:rsidR="0046729B" w:rsidRDefault="00767123" w14:paraId="3E3E9F4F" w14:textId="77777777">
            <w:pPr>
              <w:spacing w:after="0"/>
            </w:pPr>
            <w:r>
              <w:rPr>
                <w:sz w:val="18"/>
                <w:szCs w:val="18"/>
              </w:rPr>
              <w:t>Define whether notifications are sent for Claims, Incidents, Both or Neither. Configure routing rules and exceptions by policy or claim type.</w:t>
            </w:r>
          </w:p>
        </w:tc>
      </w:tr>
      <w:tr w:rsidR="0046729B" w14:paraId="748DF430" w14:textId="77777777">
        <w:trPr>
          <w:cantSplit/>
        </w:trPr>
        <w:tc>
          <w:tcPr>
            <w:tcW w:w="2600" w:type="dxa"/>
            <w:tcMar>
              <w:top w:w="60" w:type="dxa"/>
              <w:left w:w="90" w:type="dxa"/>
              <w:bottom w:w="60" w:type="dxa"/>
              <w:right w:w="90" w:type="dxa"/>
            </w:tcMar>
          </w:tcPr>
          <w:p w:rsidR="0046729B" w:rsidRDefault="00767123" w14:paraId="59290268" w14:textId="77777777">
            <w:pPr>
              <w:spacing w:after="0"/>
            </w:pPr>
            <w:r>
              <w:rPr>
                <w:sz w:val="18"/>
                <w:szCs w:val="18"/>
              </w:rPr>
              <w:t>Email Branding &amp; Customization</w:t>
            </w:r>
          </w:p>
        </w:tc>
        <w:tc>
          <w:tcPr>
            <w:tcW w:w="7480" w:type="dxa"/>
            <w:tcMar>
              <w:top w:w="60" w:type="dxa"/>
              <w:left w:w="90" w:type="dxa"/>
              <w:bottom w:w="60" w:type="dxa"/>
              <w:right w:w="90" w:type="dxa"/>
            </w:tcMar>
          </w:tcPr>
          <w:p w:rsidR="0046729B" w:rsidRDefault="00767123" w14:paraId="154E3683" w14:textId="77777777">
            <w:pPr>
              <w:spacing w:after="0"/>
            </w:pPr>
            <w:r>
              <w:rPr>
                <w:sz w:val="18"/>
                <w:szCs w:val="18"/>
              </w:rPr>
              <w:t>Support client-specific branding including logos, colours, email templates and communication content rather than standard Aon branding.</w:t>
            </w:r>
          </w:p>
        </w:tc>
      </w:tr>
      <w:tr w:rsidR="0046729B" w14:paraId="5756D5D8" w14:textId="77777777">
        <w:trPr>
          <w:cantSplit/>
        </w:trPr>
        <w:tc>
          <w:tcPr>
            <w:tcW w:w="2600" w:type="dxa"/>
            <w:shd w:val="clear" w:color="auto" w:fill="F2F4F6"/>
            <w:tcMar>
              <w:top w:w="60" w:type="dxa"/>
              <w:left w:w="90" w:type="dxa"/>
              <w:bottom w:w="60" w:type="dxa"/>
              <w:right w:w="90" w:type="dxa"/>
            </w:tcMar>
          </w:tcPr>
          <w:p w:rsidR="0046729B" w:rsidRDefault="00767123" w14:paraId="04DDC2E9" w14:textId="77777777">
            <w:pPr>
              <w:spacing w:after="0"/>
            </w:pPr>
            <w:r>
              <w:rPr>
                <w:sz w:val="18"/>
                <w:szCs w:val="18"/>
              </w:rPr>
              <w:t>Required Document Rules</w:t>
            </w:r>
          </w:p>
        </w:tc>
        <w:tc>
          <w:tcPr>
            <w:tcW w:w="7480" w:type="dxa"/>
            <w:shd w:val="clear" w:color="auto" w:fill="F2F4F6"/>
            <w:tcMar>
              <w:top w:w="60" w:type="dxa"/>
              <w:left w:w="90" w:type="dxa"/>
              <w:bottom w:w="60" w:type="dxa"/>
              <w:right w:w="90" w:type="dxa"/>
            </w:tcMar>
          </w:tcPr>
          <w:p w:rsidR="0046729B" w:rsidRDefault="00767123" w14:paraId="4A8B26A8" w14:textId="77777777">
            <w:pPr>
              <w:spacing w:after="0"/>
            </w:pPr>
            <w:r>
              <w:rPr>
                <w:sz w:val="18"/>
                <w:szCs w:val="18"/>
              </w:rPr>
              <w:t>Configure required and optional document requirements based on policy, product, geography, claim type or loss type. Optionally prevent submission until required documents are attached.</w:t>
            </w:r>
          </w:p>
        </w:tc>
      </w:tr>
      <w:tr w:rsidR="0046729B" w14:paraId="73DAAE97" w14:textId="77777777">
        <w:trPr>
          <w:cantSplit/>
        </w:trPr>
        <w:tc>
          <w:tcPr>
            <w:tcW w:w="2600" w:type="dxa"/>
            <w:tcMar>
              <w:top w:w="60" w:type="dxa"/>
              <w:left w:w="90" w:type="dxa"/>
              <w:bottom w:w="60" w:type="dxa"/>
              <w:right w:w="90" w:type="dxa"/>
            </w:tcMar>
          </w:tcPr>
          <w:p w:rsidR="0046729B" w:rsidRDefault="00767123" w14:paraId="39569F01" w14:textId="77777777">
            <w:pPr>
              <w:spacing w:after="0"/>
            </w:pPr>
            <w:r>
              <w:rPr>
                <w:sz w:val="18"/>
                <w:szCs w:val="18"/>
              </w:rPr>
              <w:t>Rules Engine / Workflow Configuration</w:t>
            </w:r>
          </w:p>
        </w:tc>
        <w:tc>
          <w:tcPr>
            <w:tcW w:w="7480" w:type="dxa"/>
            <w:tcMar>
              <w:top w:w="60" w:type="dxa"/>
              <w:left w:w="90" w:type="dxa"/>
              <w:bottom w:w="60" w:type="dxa"/>
              <w:right w:w="90" w:type="dxa"/>
            </w:tcMar>
          </w:tcPr>
          <w:p w:rsidR="0046729B" w:rsidRDefault="00767123" w14:paraId="4B1EB38B" w14:textId="77777777">
            <w:pPr>
              <w:spacing w:after="0"/>
            </w:pPr>
            <w:r>
              <w:rPr>
                <w:sz w:val="18"/>
                <w:szCs w:val="18"/>
              </w:rPr>
              <w:t>Configure forms, notifications, contacts, document requirements and routing based on policy, geography, entity, location, claim type, product line and other business rules without custom development.</w:t>
            </w:r>
          </w:p>
        </w:tc>
      </w:tr>
      <w:tr w:rsidR="0046729B" w14:paraId="4C2BC408" w14:textId="77777777">
        <w:trPr>
          <w:cantSplit/>
        </w:trPr>
        <w:tc>
          <w:tcPr>
            <w:tcW w:w="2600" w:type="dxa"/>
            <w:shd w:val="clear" w:color="auto" w:fill="F2F4F6"/>
            <w:tcMar>
              <w:top w:w="60" w:type="dxa"/>
              <w:left w:w="90" w:type="dxa"/>
              <w:bottom w:w="60" w:type="dxa"/>
              <w:right w:w="90" w:type="dxa"/>
            </w:tcMar>
          </w:tcPr>
          <w:p w:rsidR="0046729B" w:rsidRDefault="00767123" w14:paraId="2768C18E" w14:textId="77777777">
            <w:pPr>
              <w:spacing w:after="0"/>
            </w:pPr>
            <w:r>
              <w:rPr>
                <w:sz w:val="18"/>
                <w:szCs w:val="18"/>
              </w:rPr>
              <w:t>Claim / Incident Type Default</w:t>
            </w:r>
          </w:p>
        </w:tc>
        <w:tc>
          <w:tcPr>
            <w:tcW w:w="7480" w:type="dxa"/>
            <w:shd w:val="clear" w:color="auto" w:fill="F2F4F6"/>
            <w:tcMar>
              <w:top w:w="60" w:type="dxa"/>
              <w:left w:w="90" w:type="dxa"/>
              <w:bottom w:w="60" w:type="dxa"/>
              <w:right w:w="90" w:type="dxa"/>
            </w:tcMar>
          </w:tcPr>
          <w:p w:rsidR="0046729B" w:rsidRDefault="00767123" w14:paraId="78D6313C" w14:textId="77777777">
            <w:pPr>
              <w:spacing w:after="0"/>
            </w:pPr>
            <w:r>
              <w:rPr>
                <w:sz w:val="18"/>
                <w:szCs w:val="18"/>
              </w:rPr>
              <w:t>Configure the Type (Claim vs. Incident) default so that it either defaults to Incident or Claim and can be changed, or defaults with no ability to change.</w:t>
            </w:r>
          </w:p>
        </w:tc>
      </w:tr>
    </w:tbl>
    <w:p w:rsidR="0046729B" w:rsidRDefault="00767123" w14:paraId="5E8737C8" w14:textId="1DC6EA15">
      <w:pPr>
        <w:pStyle w:val="Heading2"/>
        <w:rPr>
          <w:ins w:author="Chetan Arora" w:date="2026-08-07T21:45:00Z" w16du:dateUtc="2026-08-07T21:45:12Z" w:id="245"/>
        </w:rPr>
      </w:pPr>
      <w:bookmarkStart w:name="_Toc1378906200" w:id="246"/>
      <w:r>
        <w:t>Functional Requirements – Analytics, Localization and Access</w:t>
      </w:r>
      <w:bookmarkEnd w:id="246"/>
    </w:p>
    <w:p w:rsidR="23A2DA71" w:rsidP="00B13D7F" w:rsidRDefault="2CBA77B9" w14:paraId="685366EF" w14:textId="03F00E51">
      <w:pPr>
        <w:pStyle w:val="Heading2"/>
      </w:pPr>
      <w:bookmarkStart w:name="_Toc696256350" w:id="247"/>
      <w:bookmarkStart w:name="_Toc1045770873" w:id="248"/>
      <w:ins w:author="Chetan Arora" w:date="2026-08-07T21:45:00Z" w16du:dateUtc="2026-08-07T21:45:14Z" w:id="249">
        <w:r w:rsidRPr="1B7AF226">
          <w:rPr>
            <w:sz w:val="20"/>
            <w:szCs w:val="20"/>
          </w:rPr>
          <w:t>No</w:t>
        </w:r>
        <w:r w:rsidRPr="1B7AF226">
          <w:rPr>
            <w:b w:val="0"/>
            <w:color w:val="1F2933"/>
            <w:sz w:val="20"/>
            <w:szCs w:val="20"/>
          </w:rPr>
          <w:t>te: This workstream is being delivered by ACIA and is explicitly out of scope for this RFP. It is described here for context only as it forms part of the overall client experience.</w:t>
        </w:r>
      </w:ins>
      <w:bookmarkEnd w:id="247"/>
      <w:bookmarkEnd w:id="248"/>
    </w:p>
    <w:p w:rsidR="0046729B" w:rsidRDefault="00767123" w14:paraId="0473E387" w14:textId="2910D717">
      <w:pPr>
        <w:pStyle w:val="ListParagraph"/>
        <w:numPr>
          <w:ilvl w:val="0"/>
          <w:numId w:val="2"/>
        </w:numPr>
        <w:spacing w:after="60"/>
      </w:pPr>
      <w:r>
        <w:t>Executive analytics dashboard presenting open and closed counts, incurred and paid amounts, average cycle time, with all figures scoped to the requesting user's authorised organisational position.</w:t>
      </w:r>
    </w:p>
    <w:p w:rsidR="0046729B" w:rsidRDefault="00767123" w14:paraId="6CEC6CC9" w14:textId="77777777">
      <w:pPr>
        <w:pStyle w:val="ListParagraph"/>
        <w:numPr>
          <w:ilvl w:val="0"/>
          <w:numId w:val="2"/>
        </w:numPr>
        <w:spacing w:after="60"/>
      </w:pPr>
      <w:r>
        <w:t>Trend and loss-ratio visualisations by line of business, entity and geography; benchmarking against industry or Aon book-of-business comparators; and drill-down navigation from any dashboard metric into the underlying claims list or claim record.</w:t>
      </w:r>
    </w:p>
    <w:p w:rsidR="0046729B" w:rsidRDefault="00767123" w14:paraId="45164472" w14:textId="77777777">
      <w:pPr>
        <w:pStyle w:val="ListParagraph"/>
        <w:numPr>
          <w:ilvl w:val="0"/>
          <w:numId w:val="2"/>
        </w:numPr>
        <w:spacing w:after="60"/>
      </w:pPr>
      <w:r>
        <w:t>Custom report builder and scheduled report distribution with threshold-based alerts.</w:t>
      </w:r>
    </w:p>
    <w:p w:rsidR="0046729B" w:rsidRDefault="00767123" w14:paraId="024C92C6" w14:textId="77777777">
      <w:pPr>
        <w:pStyle w:val="ListParagraph"/>
        <w:numPr>
          <w:ilvl w:val="0"/>
          <w:numId w:val="2"/>
        </w:numPr>
        <w:spacing w:after="60"/>
      </w:pPr>
      <w:r>
        <w:t>Full multi-language interface with content localisation, multi-currency display and conversion, locale-aware date, number and address formats, time zone handling with clear labelling, and configurable client and country branding.</w:t>
      </w:r>
    </w:p>
    <w:p w:rsidR="0046729B" w:rsidRDefault="00767123" w14:paraId="4EA762BC" w14:textId="77777777">
      <w:pPr>
        <w:pStyle w:val="ListParagraph"/>
        <w:numPr>
          <w:ilvl w:val="0"/>
          <w:numId w:val="2"/>
        </w:numPr>
        <w:spacing w:after="60"/>
      </w:pPr>
      <w:r>
        <w:t>Country-specific regulatory and data residency configuration, including the ability to configure which countries' data must remain in-region.</w:t>
      </w:r>
    </w:p>
    <w:p w:rsidR="0046729B" w:rsidRDefault="00767123" w14:paraId="0683B7F8" w14:textId="77777777">
      <w:pPr>
        <w:pStyle w:val="ListParagraph"/>
        <w:numPr>
          <w:ilvl w:val="0"/>
          <w:numId w:val="2"/>
        </w:numPr>
        <w:spacing w:after="60"/>
      </w:pPr>
      <w:r>
        <w:t>Role-based access control with configurable roles, fine-grained multi-entity permissions across subsidiaries, programmes and business units, full audit logging and session management, and SSO with MFA.</w:t>
      </w:r>
    </w:p>
    <w:p w:rsidR="0046729B" w:rsidP="19EEAAC3" w:rsidRDefault="00767123" w14:paraId="281793AC" w14:textId="0FE2697C">
      <w:pPr>
        <w:pStyle w:val="ListParagraph"/>
        <w:numPr>
          <w:ilvl w:val="0"/>
          <w:numId w:val="2"/>
        </w:numPr>
        <w:spacing w:after="60"/>
        <w:rPr>
          <w:rFonts w:ascii="Segoe UI" w:hAnsi="Segoe UI" w:eastAsia="Segoe UI" w:cs="Segoe UI"/>
          <w:b w:val="0"/>
          <w:bCs w:val="0"/>
          <w:i w:val="0"/>
          <w:iCs w:val="0"/>
          <w:noProof w:val="0"/>
          <w:sz w:val="21"/>
          <w:szCs w:val="21"/>
          <w:lang w:val="en-US"/>
        </w:rPr>
      </w:pPr>
      <w:r w:rsidRPr="19EEAAC3" w:rsidR="44DBDBF7">
        <w:rPr>
          <w:rFonts w:ascii="Calibri" w:hAnsi="Calibri" w:eastAsia="Calibri" w:cs="Calibri"/>
          <w:b w:val="0"/>
          <w:bCs w:val="0"/>
          <w:i w:val="0"/>
          <w:iCs w:val="0"/>
          <w:noProof w:val="0"/>
          <w:sz w:val="20"/>
          <w:szCs w:val="20"/>
          <w:lang w:val="en-US"/>
          <w:rPrChange w:author="Chetan Arora" w:date="2026-08-14T22:13:44.841Z" w16du:dateUtc="2026-08-14T22:13:44.841Z" w:id="2137806883">
            <w:rPr>
              <w:rFonts w:ascii="Segoe UI" w:hAnsi="Segoe UI" w:eastAsia="Segoe UI" w:cs="Segoe UI"/>
              <w:b w:val="0"/>
              <w:bCs w:val="0"/>
              <w:i w:val="0"/>
              <w:iCs w:val="0"/>
              <w:noProof w:val="0"/>
              <w:sz w:val="21"/>
              <w:szCs w:val="21"/>
              <w:lang w:val="en-US"/>
            </w:rPr>
          </w:rPrChange>
        </w:rPr>
        <w:t>A single responsive web framework that renders and functions seamlessly across desktop, tablet, and mobile devices, including iOS and Android browsers, with mobile-optimized FNOL capture leveraging device camera and location services where browser permissions allow, cross-device draft continuity, and separate native iOS and Android applications providing an enhanced mobile user experience.</w:t>
      </w:r>
    </w:p>
    <w:p w:rsidR="0046729B" w:rsidRDefault="00767123" w14:paraId="06355E45" w14:textId="699FEC2A">
      <w:pPr>
        <w:pStyle w:val="ListParagraph"/>
        <w:numPr>
          <w:ilvl w:val="0"/>
          <w:numId w:val="2"/>
        </w:numPr>
        <w:spacing w:after="60"/>
        <w:rPr/>
      </w:pPr>
    </w:p>
    <w:p w:rsidR="0046729B" w:rsidRDefault="00767123" w14:paraId="486E20E2" w14:textId="38EEDD3B">
      <w:pPr>
        <w:pStyle w:val="Heading2"/>
      </w:pPr>
      <w:bookmarkStart w:name="_Toc1967036869" w:id="252"/>
      <w:r>
        <w:t>Client Experience Reference Designs</w:t>
      </w:r>
      <w:bookmarkEnd w:id="252"/>
    </w:p>
    <w:p w:rsidR="0046729B" w:rsidRDefault="00767123" w14:paraId="43F05132" w14:textId="77777777">
      <w:r>
        <w:t>The following reference designs illustrate Aon's current direction for the client-facing claims experience. They are indicative of scope, information architecture and information density, and are provided to inform effort estimation. They are not final and will be refined with the Aon Design team during the design phase; the provider is expected to implement against the United UI (UUI) design system rather than against these images pixel-for-pixel.</w:t>
      </w:r>
    </w:p>
    <w:p w:rsidR="0046729B" w:rsidRDefault="00767123" w14:paraId="7567D5DC" w14:textId="50093750">
      <w:pPr>
        <w:pStyle w:val="Heading3"/>
      </w:pPr>
      <w:bookmarkStart w:name="_Toc1790868112" w:id="253"/>
      <w:r>
        <w:t>Claims Client Experience – Landing Page</w:t>
      </w:r>
      <w:bookmarkEnd w:id="253"/>
    </w:p>
    <w:p w:rsidR="0046729B" w:rsidRDefault="00767123" w14:paraId="2B844BF0" w14:textId="77777777">
      <w:pPr>
        <w:spacing w:before="120" w:after="60" w:line="240" w:lineRule="auto"/>
        <w:jc w:val="center"/>
      </w:pPr>
      <w:r>
        <w:rPr>
          <w:noProof/>
        </w:rPr>
        <w:drawing>
          <wp:inline distT="0" distB="0" distL="0" distR="0" wp14:anchorId="1BC564B0" wp14:editId="7EB47905">
            <wp:extent cx="6096000" cy="3276600"/>
            <wp:effectExtent l="0" t="0" r="0" b="0"/>
            <wp:docPr id="332108202" name="Picture 332108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3276600"/>
                    </a:xfrm>
                    <a:prstGeom prst="rect">
                      <a:avLst/>
                    </a:prstGeom>
                  </pic:spPr>
                </pic:pic>
              </a:graphicData>
            </a:graphic>
          </wp:inline>
        </w:drawing>
      </w:r>
    </w:p>
    <w:p w:rsidR="0046729B" w:rsidRDefault="00767123" w14:paraId="0D620923" w14:textId="77777777">
      <w:pPr>
        <w:spacing w:after="200"/>
        <w:jc w:val="center"/>
      </w:pPr>
      <w:r>
        <w:rPr>
          <w:i/>
          <w:iCs/>
          <w:color w:val="5A6472"/>
          <w:sz w:val="17"/>
          <w:szCs w:val="17"/>
        </w:rPr>
        <w:t>Figure 1: Client landing page — personalised welcome, claims summary KPIs (Total Gross Incurred, Average Gross Incurred, Total Outstanding, Total Paid, Largest Claim with year-on-year movement), recent claims, resources and help.</w:t>
      </w:r>
    </w:p>
    <w:p w:rsidR="0046729B" w:rsidRDefault="7CEACDF0" w14:paraId="05053A1E" w14:textId="5E37F229">
      <w:pPr>
        <w:pStyle w:val="Heading3"/>
      </w:pPr>
      <w:bookmarkStart w:name="_Toc1942630205" w:id="254"/>
      <w:r w:rsidR="2B5364F4">
        <w:rPr/>
        <w:t>Claims Analytics</w:t>
      </w:r>
      <w:r w:rsidR="52ED1532">
        <w:rPr/>
        <w:t xml:space="preserve"> </w:t>
      </w:r>
      <w:r w:rsidR="52ED1532">
        <w:rPr/>
        <w:t>(This will be delivered by ACIA)</w:t>
      </w:r>
      <w:bookmarkEnd w:id="254"/>
    </w:p>
    <w:p w:rsidR="0046729B" w:rsidRDefault="00767123" w14:paraId="34933F6E" w14:textId="77777777">
      <w:pPr>
        <w:spacing w:before="120" w:after="60" w:line="240" w:lineRule="auto"/>
        <w:jc w:val="center"/>
      </w:pPr>
      <w:r>
        <w:rPr>
          <w:noProof/>
        </w:rPr>
        <w:drawing>
          <wp:inline distT="0" distB="0" distL="0" distR="0" wp14:anchorId="6C93A0C9" wp14:editId="768C357A">
            <wp:extent cx="6096000" cy="3276600"/>
            <wp:effectExtent l="0" t="0" r="0" b="0"/>
            <wp:docPr id="1780051962" name="Picture 1780051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96000" cy="3276600"/>
                    </a:xfrm>
                    <a:prstGeom prst="rect">
                      <a:avLst/>
                    </a:prstGeom>
                  </pic:spPr>
                </pic:pic>
              </a:graphicData>
            </a:graphic>
          </wp:inline>
        </w:drawing>
      </w:r>
    </w:p>
    <w:p w:rsidR="0046729B" w:rsidRDefault="00767123" w14:paraId="0FF53116" w14:textId="77777777">
      <w:pPr>
        <w:spacing w:after="200"/>
        <w:jc w:val="center"/>
      </w:pPr>
      <w:r>
        <w:rPr>
          <w:i/>
          <w:iCs/>
          <w:color w:val="5A6472"/>
          <w:sz w:val="17"/>
          <w:szCs w:val="17"/>
        </w:rPr>
        <w:t>Figure 2: Claims analytics — display, product type and cause of loss filters, benchmark toggle, claims summary band, and Overview / Loss Location / Financials tabs with open-versus-closed claim distribution and gross incurred by funding source.</w:t>
      </w:r>
    </w:p>
    <w:p w:rsidR="0046729B" w:rsidRDefault="00767123" w14:paraId="4C68CF77" w14:textId="2C353606">
      <w:pPr>
        <w:pStyle w:val="Heading3"/>
      </w:pPr>
      <w:bookmarkStart w:name="_Toc965729421" w:id="259"/>
      <w:r>
        <w:t>Claims List</w:t>
      </w:r>
      <w:bookmarkEnd w:id="259"/>
    </w:p>
    <w:p w:rsidR="0046729B" w:rsidRDefault="00767123" w14:paraId="6BEBE417" w14:textId="77777777">
      <w:pPr>
        <w:spacing w:before="120" w:after="60" w:line="240" w:lineRule="auto"/>
        <w:jc w:val="center"/>
      </w:pPr>
      <w:r>
        <w:rPr>
          <w:noProof/>
        </w:rPr>
        <w:drawing>
          <wp:inline distT="0" distB="0" distL="0" distR="0" wp14:anchorId="7BEC9043" wp14:editId="3D675FCA">
            <wp:extent cx="6096000" cy="2990850"/>
            <wp:effectExtent l="0" t="0" r="0" b="0"/>
            <wp:docPr id="927057552" name="Picture 927057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0" cy="2990850"/>
                    </a:xfrm>
                    <a:prstGeom prst="rect">
                      <a:avLst/>
                    </a:prstGeom>
                  </pic:spPr>
                </pic:pic>
              </a:graphicData>
            </a:graphic>
          </wp:inline>
        </w:drawing>
      </w:r>
    </w:p>
    <w:p w:rsidR="0046729B" w:rsidRDefault="00767123" w14:paraId="539A3AB8" w14:textId="77777777">
      <w:pPr>
        <w:spacing w:after="200"/>
        <w:jc w:val="center"/>
      </w:pPr>
      <w:r>
        <w:rPr>
          <w:i/>
          <w:iCs/>
          <w:color w:val="5A6472"/>
          <w:sz w:val="17"/>
          <w:szCs w:val="17"/>
        </w:rPr>
        <w:t>Figure 3: Claims list — search, status/sub-status and product/sub-product filters, configurable columns, and Submitted / Draft tabs with sortable columns for Aon Claim ID, policy number, product line, lead insurer, date of loss, status, loss description, submitter and submission date.</w:t>
      </w:r>
    </w:p>
    <w:p w:rsidR="0046729B" w:rsidRDefault="00767123" w14:paraId="5ECB8221" w14:textId="37BD9A73">
      <w:pPr>
        <w:pStyle w:val="Heading3"/>
      </w:pPr>
      <w:bookmarkStart w:name="_Toc330747272" w:id="260"/>
      <w:bookmarkStart w:name="_Toc1896334953" w:id="261"/>
      <w:r w:rsidR="1A663067">
        <w:rPr/>
        <w:t xml:space="preserve">Claim Detail </w:t>
      </w:r>
      <w:r w:rsidR="1A663067">
        <w:rPr/>
        <w:t>(</w:t>
      </w:r>
      <w:r w:rsidR="315DC707">
        <w:rPr/>
        <w:t>TBD</w:t>
      </w:r>
      <w:r w:rsidR="1A663067">
        <w:rPr/>
        <w:t>)</w:t>
      </w:r>
      <w:bookmarkEnd w:id="260"/>
      <w:bookmarkEnd w:id="261"/>
    </w:p>
    <w:p w:rsidR="0046729B" w:rsidRDefault="00767123" w14:paraId="404C0B4C" w14:textId="77777777">
      <w:pPr>
        <w:spacing w:before="120" w:after="60" w:line="240" w:lineRule="auto"/>
        <w:jc w:val="center"/>
      </w:pPr>
      <w:r>
        <w:rPr>
          <w:noProof/>
        </w:rPr>
        <w:drawing>
          <wp:inline distT="0" distB="0" distL="0" distR="0" wp14:anchorId="41D28F31" wp14:editId="45CC173A">
            <wp:extent cx="5905500" cy="3533775"/>
            <wp:effectExtent l="0" t="0" r="0" b="0"/>
            <wp:docPr id="1188215852" name="Picture 1188215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533775"/>
                    </a:xfrm>
                    <a:prstGeom prst="rect">
                      <a:avLst/>
                    </a:prstGeom>
                  </pic:spPr>
                </pic:pic>
              </a:graphicData>
            </a:graphic>
          </wp:inline>
        </w:drawing>
      </w:r>
    </w:p>
    <w:p w:rsidR="0046729B" w:rsidRDefault="00767123" w14:paraId="405A3E3F" w14:textId="77777777">
      <w:pPr>
        <w:spacing w:after="200"/>
        <w:jc w:val="center"/>
      </w:pPr>
      <w:r>
        <w:rPr>
          <w:i/>
          <w:iCs/>
          <w:color w:val="5A6472"/>
          <w:sz w:val="17"/>
          <w:szCs w:val="17"/>
        </w:rPr>
        <w:t>Figure 4: Claim detail — claim header with status and client reference, financials band (Total Incurred, Deductible, Carrier Insurance, SIR), narrative and structured loss details, location mapping, and a searchable claim document set.</w:t>
      </w:r>
    </w:p>
    <w:p w:rsidR="0046729B" w:rsidRDefault="00767123" w14:paraId="6112D658" w14:textId="7FB7B0B9">
      <w:pPr>
        <w:pStyle w:val="Heading3"/>
      </w:pPr>
      <w:bookmarkStart w:name="_Toc2003006909" w:id="267"/>
      <w:r>
        <w:t>Report a Claim (FNOL)</w:t>
      </w:r>
      <w:bookmarkEnd w:id="267"/>
    </w:p>
    <w:p w:rsidR="0046729B" w:rsidRDefault="00767123" w14:paraId="2AB5D78B" w14:textId="77777777">
      <w:pPr>
        <w:spacing w:before="120" w:after="60" w:line="240" w:lineRule="auto"/>
        <w:jc w:val="center"/>
      </w:pPr>
      <w:r>
        <w:rPr>
          <w:noProof/>
        </w:rPr>
        <w:drawing>
          <wp:inline distT="0" distB="0" distL="0" distR="0" wp14:anchorId="41A3F066" wp14:editId="494A5B36">
            <wp:extent cx="6096000" cy="3219450"/>
            <wp:effectExtent l="0" t="0" r="0" b="0"/>
            <wp:docPr id="701050865" name="Picture 701050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96000" cy="3219450"/>
                    </a:xfrm>
                    <a:prstGeom prst="rect">
                      <a:avLst/>
                    </a:prstGeom>
                  </pic:spPr>
                </pic:pic>
              </a:graphicData>
            </a:graphic>
          </wp:inline>
        </w:drawing>
      </w:r>
    </w:p>
    <w:p w:rsidR="0046729B" w:rsidRDefault="00767123" w14:paraId="1D1AC6B7" w14:textId="77777777">
      <w:pPr>
        <w:spacing w:after="200"/>
        <w:jc w:val="center"/>
      </w:pPr>
      <w:r>
        <w:rPr>
          <w:i/>
          <w:iCs/>
          <w:color w:val="5A6472"/>
          <w:sz w:val="17"/>
          <w:szCs w:val="17"/>
        </w:rPr>
        <w:t>Figure 5: Report a Claim — five-step guided wizard (Incident Details, Policy Selection, Loss Details, Documents &amp; Contacts, Accept &amp; Submit) with site and incident date driving available policies in the following step, and save-and-exit draft capability.</w:t>
      </w:r>
    </w:p>
    <w:p w:rsidR="0046729B" w:rsidRDefault="00767123" w14:paraId="27461E71" w14:textId="428FA19D">
      <w:pPr>
        <w:pStyle w:val="Heading1"/>
        <w:pageBreakBefore/>
        <w:spacing w:before="0"/>
      </w:pPr>
      <w:bookmarkStart w:name="_Toc1425788070" w:id="268"/>
      <w:r>
        <w:t>Delivery and Technical Requirements</w:t>
      </w:r>
      <w:bookmarkEnd w:id="268"/>
    </w:p>
    <w:p w:rsidR="0046729B" w:rsidRDefault="00767123" w14:paraId="480AA539" w14:textId="1EF1DB34">
      <w:pPr>
        <w:pStyle w:val="Heading2"/>
      </w:pPr>
      <w:bookmarkStart w:name="_Toc624306535" w:id="269"/>
      <w:r>
        <w:t>Scope of Services</w:t>
      </w:r>
      <w:bookmarkEnd w:id="269"/>
    </w:p>
    <w:p w:rsidR="0046729B" w:rsidRDefault="00767123" w14:paraId="5B71632F" w14:textId="77777777">
      <w:r>
        <w:t>The following is a non-exhaustive list of the types of services expected to be required of the Provider under this RFP. These services are to be delivered as part of the fixed-outcome, fixed-fee, deliverables-based engagement model.</w:t>
      </w:r>
    </w:p>
    <w:p w:rsidR="0046729B" w:rsidRDefault="00767123" w14:paraId="27F6D5FF" w14:textId="7A747DB6">
      <w:pPr>
        <w:pStyle w:val="Heading3"/>
      </w:pPr>
      <w:bookmarkStart w:name="_Toc1928629203" w:id="270"/>
      <w:r>
        <w:t>Workstream 1 – Client Experience Build</w:t>
      </w:r>
      <w:bookmarkEnd w:id="270"/>
    </w:p>
    <w:p w:rsidR="0046729B" w:rsidRDefault="00767123" w14:paraId="437C5BE6" w14:textId="77777777">
      <w:r>
        <w:t>Front-end delivery of everything the client sees, built as a React Micro-Frontend using the United UI (UUI) control set, rendered within the Meridian shell and sitting over the Appian platform. Activities under this workstream are expected to include:</w:t>
      </w:r>
    </w:p>
    <w:p w:rsidR="0046729B" w:rsidRDefault="00767123" w14:paraId="14DE4C3E" w14:textId="140FF149">
      <w:pPr>
        <w:pStyle w:val="ListParagraph"/>
        <w:numPr>
          <w:ilvl w:val="0"/>
          <w:numId w:val="2"/>
        </w:numPr>
        <w:spacing w:after="60"/>
      </w:pPr>
      <w:r>
        <w:t>Landing page, claims list, Claim detail view and contact card, including the claims summary KPI band, configurable columns, sorting, pagination, advanced search, saved and shareable views, status timeline, financials, structured and narrative loss detail, notes, and in-context messaging with the assigned claims handler.</w:t>
      </w:r>
    </w:p>
    <w:p w:rsidR="0046729B" w:rsidRDefault="00767123" w14:paraId="2F1F9727" w14:textId="77777777">
      <w:pPr>
        <w:pStyle w:val="ListParagraph"/>
        <w:numPr>
          <w:ilvl w:val="0"/>
          <w:numId w:val="2"/>
        </w:numPr>
        <w:spacing w:after="60"/>
      </w:pPr>
      <w:r>
        <w:t>The claim document surface, including listing, search, view and upload, presented consistently with the document entitlement model delivered in Workstream 2.</w:t>
      </w:r>
    </w:p>
    <w:p w:rsidR="0046729B" w:rsidRDefault="00767123" w14:paraId="69F68896" w14:textId="77777777">
      <w:pPr>
        <w:pStyle w:val="ListParagraph"/>
        <w:numPr>
          <w:ilvl w:val="0"/>
          <w:numId w:val="2"/>
        </w:numPr>
        <w:spacing w:after="60"/>
      </w:pPr>
      <w:r>
        <w:t>The dynamic FNOL wizard covering incident details, policy selection, loss details, documents and contacts, and acceptance and submission, together with the dynamic forms engine that drives fields, validations, mandatory-field rules and dropdown values from client, geography, product line, policy, claim type and prior answers.</w:t>
      </w:r>
    </w:p>
    <w:p w:rsidR="0046729B" w:rsidRDefault="00767123" w14:paraId="31E2BF08" w14:textId="3FC09B2D">
      <w:pPr>
        <w:pStyle w:val="ListParagraph"/>
        <w:numPr>
          <w:ilvl w:val="0"/>
          <w:numId w:val="2"/>
        </w:numPr>
        <w:spacing w:after="60"/>
      </w:pPr>
      <w:r>
        <w:t xml:space="preserve">Implementation of the full FNOL field inventory at Exhibit 4, including the core intake fields and the product-specific field groups </w:t>
      </w:r>
      <w:r w:rsidR="005C3B4F">
        <w:t xml:space="preserve">coming from Claims Copilot (e.g., </w:t>
      </w:r>
      <w:r>
        <w:t>Vehicle, Cyber, Litigation, Marine, Entertainment, Property &amp; Equipment, Loss Circumstances, EL/WC, Liability and Construction</w:t>
      </w:r>
      <w:r w:rsidR="005C3B4F">
        <w:t>) plus the client-specific fields.</w:t>
      </w:r>
    </w:p>
    <w:p w:rsidR="0046729B" w:rsidRDefault="00767123" w14:paraId="62C755E5" w14:textId="77777777">
      <w:pPr>
        <w:pStyle w:val="ListParagraph"/>
        <w:numPr>
          <w:ilvl w:val="0"/>
          <w:numId w:val="2"/>
        </w:numPr>
        <w:spacing w:after="60"/>
      </w:pPr>
      <w:r>
        <w:t>Draft-and-resume across devices, document and media upload during and after submission including capture from a device camera, and suppression of Meridian and legacy acknowledgement identifiers so the client sees a single Claims Copilot claim identifier.</w:t>
      </w:r>
    </w:p>
    <w:p w:rsidR="0046729B" w:rsidP="08AEDF65" w:rsidRDefault="00767123" w14:paraId="7103937B" w14:textId="1101F84D">
      <w:pPr>
        <w:pStyle w:val="ListParagraph"/>
        <w:numPr>
          <w:ilvl w:val="0"/>
          <w:numId w:val="2"/>
        </w:numPr>
        <w:spacing w:after="60"/>
        <w:rPr>
          <w:ins w:author="Chetan Arora" w:date="2026-08-07T21:48:00Z" w16du:dateUtc="2026-08-07T21:48:16Z" w:id="271"/>
        </w:rPr>
      </w:pPr>
      <w:r>
        <w:t>Claims insights and analytics presentation, including the executive dashboard, trend and loss-ratio visualisations, benchmarking with an on/off toggle, drill-down navigation into the underlying claims list and claim record, custom report builder, scheduled report distribution and export.</w:t>
      </w:r>
      <w:ins w:author="Chetan Arora" w:date="2026-08-07T21:48:00Z" w16du:dateUtc="2026-08-07T21:48:02Z" w:id="272">
        <w:r w:rsidR="733527F1">
          <w:t xml:space="preserve"> </w:t>
        </w:r>
      </w:ins>
    </w:p>
    <w:p w:rsidR="0046729B" w:rsidRDefault="733527F1" w14:paraId="143710AE" w14:textId="61325201">
      <w:pPr>
        <w:pStyle w:val="ListParagraph"/>
        <w:spacing w:after="60"/>
        <w:ind w:left="360"/>
        <w:pPrChange w:author="Chetan Arora" w:date="2026-08-07T16:48:00Z" w16du:dateUtc="2026-08-07T21:48:00Z" w:id="273">
          <w:pPr>
            <w:pStyle w:val="ListParagraph"/>
            <w:numPr>
              <w:numId w:val="2"/>
            </w:numPr>
            <w:spacing w:after="60"/>
            <w:ind w:left="360" w:hanging="240"/>
          </w:pPr>
        </w:pPrChange>
      </w:pPr>
      <w:ins w:author="Chetan Arora" w:date="2026-08-07T21:48:00Z" w16du:dateUtc="2026-08-07T21:48:02Z" w:id="274">
        <w:r w:rsidRPr="3915D155">
          <w:t>Note: This workstream is being delivered by ACIA and is explicitly out of scope for this RFP. It is described here for context only as it forms part of the overall client experience.</w:t>
        </w:r>
      </w:ins>
    </w:p>
    <w:p w:rsidR="0046729B" w:rsidRDefault="00767123" w14:paraId="1F879890" w14:textId="77777777">
      <w:pPr>
        <w:pStyle w:val="ListParagraph"/>
        <w:numPr>
          <w:ilvl w:val="0"/>
          <w:numId w:val="2"/>
        </w:numPr>
        <w:spacing w:after="60"/>
      </w:pPr>
      <w:r>
        <w:t>The in-app notification and alerts centre with client-configurable email, SMS and in-app delivery preferences, and inclusion of a direct link in every notification that lands the recipient on the relevant claim, task or document.</w:t>
      </w:r>
    </w:p>
    <w:p w:rsidR="0046729B" w:rsidRDefault="00767123" w14:paraId="2FF48C61" w14:textId="77777777">
      <w:pPr>
        <w:pStyle w:val="ListParagraph"/>
        <w:numPr>
          <w:ilvl w:val="0"/>
          <w:numId w:val="2"/>
        </w:numPr>
        <w:spacing w:after="60"/>
      </w:pPr>
      <w:r>
        <w:t>Multi-entity and programme switching, dashboard personalisation, and bulk export and print to Excel and PDF respecting field-level entitlement and PII masking.</w:t>
      </w:r>
    </w:p>
    <w:p w:rsidR="0046729B" w:rsidRDefault="00767123" w14:paraId="53BA2454" w14:textId="77777777">
      <w:pPr>
        <w:pStyle w:val="ListParagraph"/>
        <w:numPr>
          <w:ilvl w:val="0"/>
          <w:numId w:val="2"/>
        </w:numPr>
        <w:spacing w:after="60"/>
      </w:pPr>
      <w:r>
        <w:t>Internationalisation with all user-facing text externalised into resource files, supporting all main global languages including right-to-left and non-Latin scripts, with the launch configuration covering the initial ten deployment countries; multi-currency display, processing and conversion; locale-aware dates, numbers, currencies and addresses; time zone handling; and configurable client and country branding (NFR-42, NFR-43, NFR-44).</w:t>
      </w:r>
    </w:p>
    <w:p w:rsidR="0046729B" w:rsidP="78BE6B19" w:rsidRDefault="00767123" w14:paraId="2710821C" w14:textId="326C205D">
      <w:pPr>
        <w:pStyle w:val="ListParagraph"/>
        <w:numPr>
          <w:ilvl w:val="0"/>
          <w:numId w:val="2"/>
        </w:numPr>
        <w:spacing w:after="60"/>
        <w:rPr>
          <w:color w:val="341A51"/>
          <w:u w:val="single"/>
        </w:rPr>
      </w:pPr>
      <w:r w:rsidR="1A663067">
        <w:rPr/>
        <w:t>A single responsive web experience across desktop (992px+ and 1200px+), tablet and mobile, verified to render and function correctly on iOS and Android phones through the device browser (NFR-40), with mobile-</w:t>
      </w:r>
      <w:r w:rsidR="1A663067">
        <w:rPr/>
        <w:t>optimised</w:t>
      </w:r>
      <w:r w:rsidR="1A663067">
        <w:rPr/>
        <w:t xml:space="preserve"> FNOL capture using the device camera and location where the browser permits.</w:t>
      </w:r>
      <w:r w:rsidR="4AA09E4C">
        <w:rPr/>
        <w:t xml:space="preserve"> </w:t>
      </w:r>
      <w:r w:rsidRPr="19EEAAC3" w:rsidR="4AA09E4C">
        <w:rPr>
          <w:color w:val="341A51"/>
          <w:u w:val="single"/>
          <w:rPrChange w:author="Chetan Arora" w:date="2026-08-07T22:46:00Z" w16du:dateUtc="2026-08-07T22:46:55Z" w:id="712927249">
            <w:rPr>
              <w:color w:val="341A51"/>
              <w:sz w:val="17"/>
              <w:szCs w:val="17"/>
              <w:u w:val="single"/>
            </w:rPr>
          </w:rPrChange>
        </w:rPr>
        <w:t>the</w:t>
      </w:r>
      <w:r w:rsidRPr="19EEAAC3" w:rsidR="4AA09E4C">
        <w:rPr>
          <w:color w:val="341A51"/>
          <w:u w:val="single"/>
          <w:rPrChange w:author="Chetan Arora" w:date="2026-08-07T22:46:00Z" w16du:dateUtc="2026-08-07T22:46:55Z" w:id="1349351405">
            <w:rPr>
              <w:color w:val="341A51"/>
              <w:sz w:val="17"/>
              <w:szCs w:val="17"/>
              <w:u w:val="single"/>
            </w:rPr>
          </w:rPrChange>
        </w:rPr>
        <w:t xml:space="preserve"> solution must be delivered as a native mobile application for iOS and Android, not solely a responsive web </w:t>
      </w:r>
      <w:r w:rsidRPr="19EEAAC3" w:rsidR="4AA09E4C">
        <w:rPr>
          <w:color w:val="341A51"/>
          <w:u w:val="single"/>
          <w:rPrChange w:author="Chetan Arora" w:date="2026-08-07T22:46:00Z" w16du:dateUtc="2026-08-07T22:46:55Z" w:id="938168766">
            <w:rPr>
              <w:color w:val="341A51"/>
              <w:sz w:val="17"/>
              <w:szCs w:val="17"/>
              <w:u w:val="single"/>
            </w:rPr>
          </w:rPrChange>
        </w:rPr>
        <w:t>experience.'</w:t>
      </w:r>
      <w:r w:rsidRPr="19EEAAC3" w:rsidR="4AA09E4C">
        <w:rPr>
          <w:color w:val="341A51"/>
          <w:u w:val="single"/>
          <w:rPrChange w:author="Chetan Arora" w:date="2026-08-07T22:46:00Z" w16du:dateUtc="2026-08-07T22:46:55Z" w:id="1310113896">
            <w:rPr>
              <w:color w:val="341A51"/>
              <w:sz w:val="17"/>
              <w:szCs w:val="17"/>
              <w:u w:val="single"/>
            </w:rPr>
          </w:rPrChange>
        </w:rPr>
        <w:t xml:space="preserve"> </w:t>
      </w:r>
    </w:p>
    <w:p w:rsidR="0046729B" w:rsidRDefault="00767123" w14:paraId="3F5C2C9C" w14:textId="77777777">
      <w:pPr>
        <w:pStyle w:val="ListParagraph"/>
        <w:numPr>
          <w:ilvl w:val="0"/>
          <w:numId w:val="2"/>
        </w:numPr>
        <w:spacing w:after="60"/>
      </w:pPr>
      <w:r>
        <w:t>Conformance to WCAG 2.2 Level AA across all client-facing surfaces, delivered through UUI components and Figma Code Connect alignment, with any non-UUI component requiring a formal Design System team exception (NFR-38, NFR-48, NFR-49, NFR-50).</w:t>
      </w:r>
    </w:p>
    <w:p w:rsidR="0046729B" w:rsidRDefault="00767123" w14:paraId="4E283E9A" w14:textId="04413417">
      <w:pPr>
        <w:pStyle w:val="Heading3"/>
      </w:pPr>
      <w:bookmarkStart w:name="_Toc539986283" w:id="278"/>
      <w:r>
        <w:t>Workstream 2 – Integration and APIs</w:t>
      </w:r>
      <w:bookmarkEnd w:id="278"/>
    </w:p>
    <w:p w:rsidR="0046729B" w:rsidRDefault="00767123" w14:paraId="78F6834B" w14:textId="50A48B22">
      <w:r w:rsidR="0A20DB48">
        <w:rPr/>
        <w:t xml:space="preserve">Delivery of everything behind the interface: the Meridian platform integration, the identity and entitlement model, the document access path, the data and carrier interfaces, and the Python API layer and MySQL data store that connect them. This workstream carries </w:t>
      </w:r>
      <w:r w:rsidR="07D37236">
        <w:rPr/>
        <w:t>three</w:t>
      </w:r>
      <w:r w:rsidR="0A20DB48">
        <w:rPr/>
        <w:t xml:space="preserve"> architecture design pillars and the CCS integration boundary. Activities are expected to include:</w:t>
      </w:r>
    </w:p>
    <w:p w:rsidR="0046729B" w:rsidRDefault="00767123" w14:paraId="2417BCEC" w14:textId="01C2922B">
      <w:pPr>
        <w:pStyle w:val="Heading4"/>
      </w:pPr>
      <w:bookmarkStart w:name="_Toc2001657419" w:id="279"/>
      <w:r>
        <w:t>Meridian portal integration (Pillar 3)</w:t>
      </w:r>
      <w:bookmarkEnd w:id="279"/>
    </w:p>
    <w:p w:rsidR="0046729B" w:rsidRDefault="00767123" w14:paraId="3DB77A22" w14:textId="77777777">
      <w:pPr>
        <w:pStyle w:val="ListParagraph"/>
        <w:numPr>
          <w:ilvl w:val="0"/>
          <w:numId w:val="2"/>
        </w:numPr>
        <w:spacing w:after="60"/>
      </w:pPr>
      <w:r>
        <w:t>Claims Copilot delivered as a headless business service injected into the Meridian ReactJS shell as a Micro-Frontend (ADR-003), with framework alignment to Meridian standards (DR-3.2) and consumption of the UUI design system (DR-3.3).</w:t>
      </w:r>
    </w:p>
    <w:p w:rsidR="0046729B" w:rsidRDefault="00767123" w14:paraId="42D5405F" w14:textId="0761D2DC">
      <w:pPr>
        <w:pStyle w:val="ListParagraph"/>
        <w:numPr>
          <w:ilvl w:val="0"/>
          <w:numId w:val="2"/>
        </w:numPr>
        <w:spacing w:after="60"/>
        <w:rPr/>
      </w:pPr>
      <w:r w:rsidR="0A20DB48">
        <w:rPr/>
        <w:t xml:space="preserve">Authentication context and deep-link pass-through from shell to Micro-Frontend, including prop-based Claim ID hand-off at mount time (DR-3.1, DR-3.5), the shell event interface (DR-3.8), React Error Boundary containment so a Claims failure degrades gracefully without </w:t>
      </w:r>
      <w:r w:rsidR="4EC14DFC">
        <w:rPr/>
        <w:t>destabilizing</w:t>
      </w:r>
      <w:r w:rsidR="0A20DB48">
        <w:rPr/>
        <w:t xml:space="preserve"> the shell (DR-3.4, NFR-37), and independent Micro-Frontend deployment (DR-3.7).</w:t>
      </w:r>
    </w:p>
    <w:p w:rsidR="0046729B" w:rsidRDefault="00767123" w14:paraId="0A134412" w14:textId="6A9F24CE">
      <w:pPr>
        <w:pStyle w:val="Heading4"/>
      </w:pPr>
      <w:bookmarkStart w:name="_Toc592988822" w:id="280"/>
      <w:r>
        <w:t>Identity, RBAC and MDM (Pillar 2)</w:t>
      </w:r>
      <w:bookmarkEnd w:id="280"/>
    </w:p>
    <w:p w:rsidR="0046729B" w:rsidRDefault="00767123" w14:paraId="20272BED" w14:textId="539FF6B9">
      <w:pPr>
        <w:pStyle w:val="ListParagraph"/>
        <w:numPr>
          <w:ilvl w:val="0"/>
          <w:numId w:val="2"/>
        </w:numPr>
        <w:spacing w:after="60"/>
        <w:rPr/>
      </w:pPr>
      <w:r w:rsidR="1A663067">
        <w:rPr/>
        <w:t xml:space="preserve">Definition of the Claims Copilot Client User role model and its propagation into Okta, specification and implementation of the JWT claims contract (groups and the </w:t>
      </w:r>
      <w:r w:rsidR="1A663067">
        <w:rPr/>
        <w:t>org_node</w:t>
      </w:r>
      <w:r w:rsidR="1A663067">
        <w:rPr/>
        <w:t xml:space="preserve"> </w:t>
      </w:r>
      <w:r w:rsidR="2F335966">
        <w:rPr/>
        <w:t>organizational</w:t>
      </w:r>
      <w:r w:rsidR="1A663067">
        <w:rPr/>
        <w:t xml:space="preserve"> scope claim), and JWT validation at Claims Copilot as a Resource Server against Okta's JWKS </w:t>
      </w:r>
      <w:r w:rsidR="470D4486">
        <w:rPr/>
        <w:t>endpoint. User</w:t>
      </w:r>
      <w:r w:rsidR="7E6CA93C">
        <w:rPr/>
        <w:t xml:space="preserve"> will be prompted for Okta sign </w:t>
      </w:r>
      <w:r w:rsidR="7E6CA93C">
        <w:rPr/>
        <w:t xml:space="preserve">on </w:t>
      </w:r>
      <w:r w:rsidR="7E6CA93C">
        <w:rPr/>
        <w:t>only once.</w:t>
      </w:r>
    </w:p>
    <w:p w:rsidR="0046729B" w:rsidRDefault="00767123" w14:paraId="19CCDE38" w14:textId="553432FA">
      <w:pPr>
        <w:pStyle w:val="ListParagraph"/>
        <w:numPr>
          <w:ilvl w:val="0"/>
          <w:numId w:val="2"/>
        </w:numPr>
        <w:spacing w:after="60"/>
        <w:rPr/>
      </w:pPr>
      <w:r w:rsidR="0A20DB48">
        <w:rPr/>
        <w:t xml:space="preserve">Implementation of the </w:t>
      </w:r>
      <w:r w:rsidR="6F945E27">
        <w:rPr/>
        <w:t>organizational</w:t>
      </w:r>
      <w:r w:rsidR="0A20DB48">
        <w:rPr/>
        <w:t xml:space="preserve"> scope enforcement function (F-CC-07) resolving </w:t>
      </w:r>
      <w:r w:rsidR="7D36E040">
        <w:rPr/>
        <w:t>authorized</w:t>
      </w:r>
      <w:r w:rsidR="0A20DB48">
        <w:rPr/>
        <w:t xml:space="preserve"> scope against the MDM hierarchy at query time, including support for alternate client hierarchies that allow clients to manage access across geographies, lines of business and locations.</w:t>
      </w:r>
    </w:p>
    <w:p w:rsidR="0046729B" w:rsidRDefault="00767123" w14:paraId="6375C9E2" w14:textId="77777777">
      <w:pPr>
        <w:pStyle w:val="ListParagraph"/>
        <w:numPr>
          <w:ilvl w:val="0"/>
          <w:numId w:val="2"/>
        </w:numPr>
        <w:spacing w:after="60"/>
      </w:pPr>
      <w:r>
        <w:t>Implementation of the privilege model across the defined client personas, covering eFNOL, claim list visibility, document privileges, contacts and analytics, and of deep-link session context via the OAuth2 PKCE state parameter (F-MER-04).</w:t>
      </w:r>
    </w:p>
    <w:p w:rsidR="0046729B" w:rsidRDefault="00767123" w14:paraId="38CEBE24" w14:textId="77777777">
      <w:pPr>
        <w:pStyle w:val="ListParagraph"/>
        <w:numPr>
          <w:ilvl w:val="0"/>
          <w:numId w:val="2"/>
        </w:numPr>
        <w:spacing w:after="60"/>
      </w:pPr>
      <w:r>
        <w:t>Audit logging and session management sufficient to evidence who accessed which claim, document and analytic, and when.</w:t>
      </w:r>
    </w:p>
    <w:p w:rsidR="0046729B" w:rsidRDefault="00767123" w14:paraId="6E613927" w14:textId="3F4A0FFF">
      <w:pPr>
        <w:pStyle w:val="Heading4"/>
      </w:pPr>
      <w:bookmarkStart w:name="_Toc502131941" w:id="284"/>
      <w:r>
        <w:t>Document management integration (Pillar 1)</w:t>
      </w:r>
      <w:bookmarkEnd w:id="284"/>
    </w:p>
    <w:p w:rsidR="0046729B" w:rsidRDefault="00767123" w14:paraId="22DA7159" w14:textId="77777777">
      <w:pPr>
        <w:pStyle w:val="ListParagraph"/>
        <w:numPr>
          <w:ilvl w:val="0"/>
          <w:numId w:val="2"/>
        </w:numPr>
        <w:spacing w:after="60"/>
      </w:pPr>
      <w:r>
        <w:t>Implementation of the S-DMS proxy over ECM pattern (ADR-001), in which document files remain in ECM/FileNet and S-DMS holds references, proxying access through the S-DMS RBAC layer.</w:t>
      </w:r>
    </w:p>
    <w:p w:rsidR="0046729B" w:rsidRDefault="00767123" w14:paraId="313B37A1" w14:textId="1A05011E">
      <w:pPr>
        <w:pStyle w:val="ListParagraph"/>
        <w:numPr>
          <w:ilvl w:val="0"/>
          <w:numId w:val="2"/>
        </w:numPr>
        <w:spacing w:after="60"/>
        <w:rPr/>
      </w:pPr>
      <w:r w:rsidR="0A20DB48">
        <w:rPr/>
        <w:t xml:space="preserve">Document audience classification (Client-visible / Internal / Carrier-only) and routing logic (F-CC-09); the S-DMS metadata layer including the provenance attribute that prevents client-provided policy documents being surfaced to any consumer (F-SDMS-04, F-SDMS-05, BR-003, BR-007, BR-008); ECM API exposure for the proxy (DR-1.4) and metadata model </w:t>
      </w:r>
      <w:r w:rsidR="467DE46C">
        <w:rPr/>
        <w:t>harmonization</w:t>
      </w:r>
      <w:r w:rsidR="0A20DB48">
        <w:rPr/>
        <w:t xml:space="preserve"> (DR-1.5).</w:t>
      </w:r>
    </w:p>
    <w:p w:rsidR="0046729B" w:rsidRDefault="00767123" w14:paraId="47D1DC3A" w14:textId="77777777">
      <w:pPr>
        <w:pStyle w:val="ListParagraph"/>
        <w:numPr>
          <w:ilvl w:val="0"/>
          <w:numId w:val="2"/>
        </w:numPr>
        <w:spacing w:after="60"/>
      </w:pPr>
      <w:r>
        <w:t>Two levels of document security — node level and document level — with attributes including Default, Internal, View on Web, Modify on Web and Access Controlled (NFR-05), supporting files up to at least 100 MB (NFR-29, NFR-30).</w:t>
      </w:r>
    </w:p>
    <w:p w:rsidR="0046729B" w:rsidRDefault="00767123" w14:paraId="58FA7483" w14:textId="362958AB">
      <w:pPr>
        <w:pStyle w:val="Heading4"/>
      </w:pPr>
      <w:bookmarkStart w:name="_Toc307275533" w:id="285"/>
      <w:r>
        <w:t>Data and carrier interfaces</w:t>
      </w:r>
      <w:bookmarkEnd w:id="285"/>
    </w:p>
    <w:p w:rsidR="0046729B" w:rsidRDefault="00767123" w14:paraId="1B549E75" w14:textId="77777777">
      <w:pPr>
        <w:pStyle w:val="ListParagraph"/>
        <w:numPr>
          <w:ilvl w:val="0"/>
          <w:numId w:val="2"/>
        </w:numPr>
        <w:spacing w:after="60"/>
      </w:pPr>
      <w:r>
        <w:t>Consumption of client and policy information from the Operational Data Store (ODS) and CCP to populate the FNOL and claim experience. ODS is consumed as an existing source; its build and extension are not in scope.</w:t>
      </w:r>
    </w:p>
    <w:p w:rsidR="0046729B" w:rsidRDefault="00767123" w14:paraId="184FB251" w14:textId="09443A74">
      <w:pPr>
        <w:pStyle w:val="ListParagraph"/>
        <w:numPr>
          <w:ilvl w:val="0"/>
          <w:numId w:val="2"/>
        </w:numPr>
        <w:spacing w:after="60"/>
        <w:rPr/>
      </w:pPr>
      <w:r w:rsidR="0A20DB48">
        <w:rPr/>
        <w:t xml:space="preserve">Consumption of the MDM-owned client </w:t>
      </w:r>
      <w:r w:rsidR="50D03B68">
        <w:rPr/>
        <w:t>organization</w:t>
      </w:r>
      <w:r w:rsidR="0A20DB48">
        <w:rPr/>
        <w:t xml:space="preserve"> hierarchy as the </w:t>
      </w:r>
      <w:r w:rsidR="0A20DB48">
        <w:rPr/>
        <w:t>single source</w:t>
      </w:r>
      <w:r w:rsidR="0A20DB48">
        <w:rPr/>
        <w:t xml:space="preserve"> of truth for scope decisions, and of the Claims Analytics Platform surface filtered to the requesting user's </w:t>
      </w:r>
      <w:r w:rsidR="6C9530F1">
        <w:rPr/>
        <w:t>organizational</w:t>
      </w:r>
      <w:r w:rsidR="0A20DB48">
        <w:rPr/>
        <w:t xml:space="preserve"> scope (BR-002).</w:t>
      </w:r>
    </w:p>
    <w:p w:rsidR="0046729B" w:rsidRDefault="00767123" w14:paraId="44788FAA" w14:textId="74D1D678">
      <w:pPr>
        <w:pStyle w:val="ListParagraph"/>
        <w:numPr>
          <w:ilvl w:val="0"/>
          <w:numId w:val="2"/>
        </w:numPr>
        <w:spacing w:after="60"/>
        <w:rPr/>
      </w:pPr>
      <w:r w:rsidR="0A20DB48">
        <w:rPr/>
        <w:t xml:space="preserve">Implementation of the claims list and claim record data surface per the field model at Exhibit 5, including dynamic category fields, PII flags and show/hide </w:t>
      </w:r>
      <w:r w:rsidR="499DA322">
        <w:rPr/>
        <w:t>behavior</w:t>
      </w:r>
      <w:r w:rsidR="0A20DB48">
        <w:rPr/>
        <w:t xml:space="preserve"> driven as configuration rather than hard-coded field lists.</w:t>
      </w:r>
    </w:p>
    <w:p w:rsidR="0046729B" w:rsidRDefault="00767123" w14:paraId="602C361C" w14:textId="65E556B1">
      <w:pPr>
        <w:pStyle w:val="ListParagraph"/>
        <w:numPr>
          <w:ilvl w:val="0"/>
          <w:numId w:val="2"/>
        </w:numPr>
        <w:spacing w:after="60"/>
        <w:rPr/>
      </w:pPr>
      <w:r w:rsidR="344B7F01">
        <w:rPr/>
        <w:t>.</w:t>
      </w:r>
    </w:p>
    <w:p w:rsidR="0046729B" w:rsidRDefault="00767123" w14:paraId="1B24C9B5" w14:textId="0CC8034D">
      <w:pPr>
        <w:pStyle w:val="Heading4"/>
      </w:pPr>
      <w:bookmarkStart w:name="_Toc2081091687" w:id="287"/>
      <w:r>
        <w:t>API layer and resilience</w:t>
      </w:r>
      <w:bookmarkEnd w:id="287"/>
    </w:p>
    <w:p w:rsidR="0046729B" w:rsidRDefault="00767123" w14:paraId="6D5AF00E" w14:textId="77777777">
      <w:pPr>
        <w:pStyle w:val="ListParagraph"/>
        <w:numPr>
          <w:ilvl w:val="0"/>
          <w:numId w:val="2"/>
        </w:numPr>
        <w:spacing w:after="60"/>
      </w:pPr>
      <w:r>
        <w:t>API-first, loosely coupled and versioned Python service interfaces with documented contracts covering data models, error codes and service levels (NFR-35, NFR-36), and protections including throttling, rate limiting, pagination and payload size limits (NFR-34).</w:t>
      </w:r>
    </w:p>
    <w:p w:rsidR="0046729B" w:rsidRDefault="00767123" w14:paraId="54B837FB" w14:textId="77777777">
      <w:pPr>
        <w:pStyle w:val="ListParagraph"/>
        <w:numPr>
          <w:ilvl w:val="0"/>
          <w:numId w:val="2"/>
        </w:numPr>
        <w:spacing w:after="60"/>
      </w:pPr>
      <w:r>
        <w:t>Design and implementation of the MySQL transactional data model supporting the claims experience, configured for high availability using InnoDB Cluster with Group Replication in line with the Aon Resiliency Reference Architectures (NFR-17), with the boundary between transactional MySQL storage and analytical Databricks storage explicitly defined.</w:t>
      </w:r>
    </w:p>
    <w:p w:rsidR="0046729B" w:rsidRDefault="00767123" w14:paraId="3A486B6E" w14:textId="77777777">
      <w:pPr>
        <w:pStyle w:val="ListParagraph"/>
        <w:numPr>
          <w:ilvl w:val="0"/>
          <w:numId w:val="2"/>
        </w:numPr>
        <w:spacing w:after="60"/>
      </w:pPr>
      <w:r>
        <w:t>A resilient FNOL submission path that allows a client to submit successfully when Claims Copilot is unavailable, including queueing, retry, idempotency and reconciliation, with no client-visible impact (NFR-37).</w:t>
      </w:r>
    </w:p>
    <w:p w:rsidR="0046729B" w:rsidRDefault="00767123" w14:paraId="074E2D3C" w14:textId="77777777">
      <w:pPr>
        <w:pStyle w:val="ListParagraph"/>
        <w:numPr>
          <w:ilvl w:val="0"/>
          <w:numId w:val="2"/>
        </w:numPr>
        <w:spacing w:after="60"/>
      </w:pPr>
      <w:r>
        <w:t>Configurable stakeholder and carrier notification routing, carrier notification rules, client-branded templates, post-submission acknowledgements and the notification audit trail, with all technical notification events and delivery outcomes logged to Datadog and alerting configured on delivery failure (NFR-51).</w:t>
      </w:r>
    </w:p>
    <w:p w:rsidR="0046729B" w:rsidRDefault="00767123" w14:paraId="336293E0" w14:textId="6E53D970">
      <w:pPr>
        <w:pStyle w:val="Heading3"/>
      </w:pPr>
      <w:bookmarkStart w:name="_Toc1933370258" w:id="288"/>
      <w:r>
        <w:t>Workstream 3 – Test, Deployment and Launch Readiness</w:t>
      </w:r>
      <w:bookmarkEnd w:id="288"/>
    </w:p>
    <w:p w:rsidR="0046729B" w:rsidRDefault="00767123" w14:paraId="67CFC71F" w14:textId="77777777">
      <w:r>
        <w:t>Assurance, release and adoption activities spanning both build workstreams. Activities are expected to include:</w:t>
      </w:r>
    </w:p>
    <w:p w:rsidR="0046729B" w:rsidRDefault="00767123" w14:paraId="2916ECCB" w14:textId="77777777">
      <w:pPr>
        <w:pStyle w:val="ListParagraph"/>
        <w:numPr>
          <w:ilvl w:val="0"/>
          <w:numId w:val="2"/>
        </w:numPr>
        <w:spacing w:after="60"/>
      </w:pPr>
      <w:r>
        <w:t>Functional testing executed in-sprint against the requirements baseline, with two-way traceability from test case to requirement identifier at epic, feature and story level.</w:t>
      </w:r>
    </w:p>
    <w:p w:rsidR="0046729B" w:rsidRDefault="00767123" w14:paraId="6F86FD3D" w14:textId="77777777">
      <w:pPr>
        <w:pStyle w:val="ListParagraph"/>
        <w:numPr>
          <w:ilvl w:val="0"/>
          <w:numId w:val="2"/>
        </w:numPr>
        <w:spacing w:after="60"/>
      </w:pPr>
      <w:r>
        <w:t>An automated regression suite achieving a minimum of 70% automated test coverage, executing on every build within the CI/CD pipeline, built using the approved test automation tooling at Exhibit 1 and handed over to Aon as a maintainable, documented asset.</w:t>
      </w:r>
    </w:p>
    <w:p w:rsidR="0046729B" w:rsidRDefault="00767123" w14:paraId="28ADF0AB" w14:textId="77777777">
      <w:pPr>
        <w:pStyle w:val="ListParagraph"/>
        <w:numPr>
          <w:ilvl w:val="0"/>
          <w:numId w:val="2"/>
        </w:numPr>
        <w:spacing w:after="60"/>
      </w:pPr>
      <w:r>
        <w:t>System integration and end-to-end testing across the Meridian shell, Claims Copilot Micro-Frontend, Okta, MDM, ODS/CCP, S-DMS, ECM, Claims Analytics and CCS, covering user journeys UJ-001 and UJ-002.</w:t>
      </w:r>
    </w:p>
    <w:p w:rsidR="0046729B" w:rsidRDefault="00767123" w14:paraId="33F68BFD" w14:textId="0BFC9CCB">
      <w:pPr>
        <w:pStyle w:val="ListParagraph"/>
        <w:numPr>
          <w:ilvl w:val="0"/>
          <w:numId w:val="2"/>
        </w:numPr>
        <w:spacing w:after="60"/>
        <w:rPr/>
      </w:pPr>
      <w:r w:rsidR="0A20DB48">
        <w:rPr/>
        <w:t xml:space="preserve">Negative </w:t>
      </w:r>
      <w:r w:rsidR="6434C914">
        <w:rPr/>
        <w:t>testing evidence</w:t>
      </w:r>
      <w:r w:rsidR="0A20DB48">
        <w:rPr/>
        <w:t xml:space="preserve"> that no user can access claims, documents or analytics outside their </w:t>
      </w:r>
      <w:r w:rsidR="0A20DB48">
        <w:rPr/>
        <w:t>authorised</w:t>
      </w:r>
      <w:r w:rsidR="0A20DB48">
        <w:rPr/>
        <w:t xml:space="preserve"> </w:t>
      </w:r>
      <w:r w:rsidR="0A20DB48">
        <w:rPr/>
        <w:t>organisational</w:t>
      </w:r>
      <w:r w:rsidR="0A20DB48">
        <w:rPr/>
        <w:t xml:space="preserve"> scope, and that client-provided policy documents are not visible to Aon Brokers (BR-001, BR-003, BR-007, BR-008).</w:t>
      </w:r>
    </w:p>
    <w:p w:rsidR="0046729B" w:rsidRDefault="00767123" w14:paraId="146547C6" w14:textId="77777777">
      <w:pPr>
        <w:pStyle w:val="ListParagraph"/>
        <w:numPr>
          <w:ilvl w:val="0"/>
          <w:numId w:val="2"/>
        </w:numPr>
        <w:spacing w:after="60"/>
      </w:pPr>
      <w:r>
        <w:t>Performance and load testing using Aon-approved tooling in a production-representative environment, covering the complexity-based response targets, phase-1 concurrency, large-file handling and scaling behaviour (NFR-24 to NFR-31), plus resilience and failure-injection testing (NFR-37).</w:t>
      </w:r>
    </w:p>
    <w:p w:rsidR="0046729B" w:rsidRDefault="00767123" w14:paraId="0C7F28C3" w14:textId="77777777">
      <w:pPr>
        <w:pStyle w:val="ListParagraph"/>
        <w:numPr>
          <w:ilvl w:val="0"/>
          <w:numId w:val="2"/>
        </w:numPr>
        <w:spacing w:after="60"/>
      </w:pPr>
      <w:r>
        <w:t>Support to the Aon security team throughout penetration testing, including environment readiness, documentation, test accounts for every RBAC persona, log access and technical clarification, and remediation and retest of all critical and high-severity findings. Penetration testing is executed by Aon.</w:t>
      </w:r>
    </w:p>
    <w:p w:rsidR="0046729B" w:rsidRDefault="00767123" w14:paraId="054B6C4D" w14:textId="77777777">
      <w:pPr>
        <w:pStyle w:val="ListParagraph"/>
        <w:numPr>
          <w:ilvl w:val="0"/>
          <w:numId w:val="2"/>
        </w:numPr>
        <w:spacing w:after="60"/>
      </w:pPr>
      <w:r>
        <w:t>Accessibility audit by combined automated and manual methods including keyboard-only navigation and screen-reader testing, with an accessibility conformance record produced per release.</w:t>
      </w:r>
    </w:p>
    <w:p w:rsidR="0046729B" w:rsidRDefault="00767123" w14:paraId="398686F0" w14:textId="77777777">
      <w:pPr>
        <w:pStyle w:val="ListParagraph"/>
        <w:numPr>
          <w:ilvl w:val="0"/>
          <w:numId w:val="2"/>
        </w:numPr>
        <w:spacing w:after="60"/>
      </w:pPr>
      <w:r>
        <w:t>UAT support, defect triage and resolution, and evidence assembly against the Meridian release readiness gate covering data and document readiness, business process and operating model, change management, training, privacy and compliance sign-off, security and access, deployment and support readiness, and adoption measures.</w:t>
      </w:r>
    </w:p>
    <w:p w:rsidR="0046729B" w:rsidRDefault="00767123" w14:paraId="78F36B2B" w14:textId="77777777">
      <w:pPr>
        <w:pStyle w:val="ListParagraph"/>
        <w:numPr>
          <w:ilvl w:val="0"/>
          <w:numId w:val="2"/>
        </w:numPr>
        <w:spacing w:after="60"/>
      </w:pPr>
      <w:r>
        <w:t>Environment configuration, CI/CD pipelines with SonarQube and Snyk gates, observability instrumentation via Datadog and New Relic, and release and rollback procedures (NFR-21, NFR-22).</w:t>
      </w:r>
    </w:p>
    <w:p w:rsidR="0046729B" w:rsidRDefault="00767123" w14:paraId="2D63437D" w14:textId="77777777">
      <w:pPr>
        <w:pStyle w:val="ListParagraph"/>
        <w:numPr>
          <w:ilvl w:val="0"/>
          <w:numId w:val="2"/>
        </w:numPr>
        <w:spacing w:after="60"/>
      </w:pPr>
      <w:r>
        <w:t>Role-based training materials, job aids and colleague training delivery across the pilot countries, and the Tier 1 / 2 / 3 support model, runbooks and escalation paths.</w:t>
      </w:r>
    </w:p>
    <w:p w:rsidR="0046729B" w:rsidRDefault="00767123" w14:paraId="5420D76B" w14:textId="77777777">
      <w:pPr>
        <w:pStyle w:val="ListParagraph"/>
        <w:numPr>
          <w:ilvl w:val="0"/>
          <w:numId w:val="2"/>
        </w:numPr>
        <w:spacing w:after="60"/>
      </w:pPr>
      <w:r>
        <w:t>Deployment and initial stabilisation support, including hypercare and issue resolution during the early life support period, and knowledge transfer to the Aon product, support and country teams.</w:t>
      </w:r>
    </w:p>
    <w:p w:rsidR="0046729B" w:rsidRDefault="00767123" w14:paraId="0AF508E1" w14:textId="6B22C45E">
      <w:pPr>
        <w:pStyle w:val="Heading3"/>
      </w:pPr>
      <w:bookmarkStart w:name="_Toc1232268131" w:id="289"/>
      <w:r>
        <w:t>General Delivery Expectations</w:t>
      </w:r>
      <w:bookmarkEnd w:id="289"/>
    </w:p>
    <w:p w:rsidR="0046729B" w:rsidRDefault="00767123" w14:paraId="75624D84" w14:textId="77777777">
      <w:r>
        <w:t>Across all three workstreams, the Provider will be expected to:</w:t>
      </w:r>
    </w:p>
    <w:p w:rsidR="0046729B" w:rsidRDefault="00767123" w14:paraId="5744C07B" w14:textId="77777777">
      <w:pPr>
        <w:pStyle w:val="ListParagraph"/>
        <w:numPr>
          <w:ilvl w:val="0"/>
          <w:numId w:val="2"/>
        </w:numPr>
        <w:spacing w:after="60"/>
      </w:pPr>
      <w:r>
        <w:t>Operate within existing Aon governance, architecture, security, SDLC and operational standards, including Meridian governance and the applicable Aon stage-gate process.</w:t>
      </w:r>
    </w:p>
    <w:p w:rsidR="0046729B" w:rsidRDefault="00767123" w14:paraId="03990E85" w14:textId="7EB0C09E">
      <w:pPr>
        <w:pStyle w:val="ListParagraph"/>
        <w:numPr>
          <w:ilvl w:val="0"/>
          <w:numId w:val="2"/>
        </w:numPr>
        <w:spacing w:after="60"/>
        <w:rPr/>
      </w:pPr>
      <w:r w:rsidR="0A20DB48">
        <w:rPr/>
        <w:t xml:space="preserve">Design and </w:t>
      </w:r>
      <w:r w:rsidR="403D6955">
        <w:rPr/>
        <w:t>build</w:t>
      </w:r>
      <w:r w:rsidR="0A20DB48">
        <w:rPr/>
        <w:t xml:space="preserve"> the Meridian Pattern reference architecture and its mandatory adoption </w:t>
      </w:r>
      <w:r w:rsidR="153D8627">
        <w:rPr/>
        <w:t>rules and</w:t>
      </w:r>
      <w:r w:rsidR="0A20DB48">
        <w:rPr/>
        <w:t xml:space="preserve"> use Claude Code as the standard AI coding assistant for the engagement.</w:t>
      </w:r>
    </w:p>
    <w:p w:rsidR="0046729B" w:rsidRDefault="00767123" w14:paraId="21CEC402" w14:textId="77777777">
      <w:pPr>
        <w:pStyle w:val="ListParagraph"/>
        <w:numPr>
          <w:ilvl w:val="0"/>
          <w:numId w:val="2"/>
        </w:numPr>
        <w:spacing w:after="60"/>
      </w:pPr>
      <w:r>
        <w:t>Align delivery with Aon SDLC standards, enterprise architecture standards, API-first integration standards, security and compliance requirements, CI/CD automation expectations, observability standards, agile delivery practices, and documentation and knowledge transfer requirements.</w:t>
      </w:r>
    </w:p>
    <w:p w:rsidR="0046729B" w:rsidRDefault="00767123" w14:paraId="14424357" w14:textId="77777777">
      <w:pPr>
        <w:pStyle w:val="ListParagraph"/>
        <w:numPr>
          <w:ilvl w:val="0"/>
          <w:numId w:val="2"/>
        </w:numPr>
        <w:spacing w:after="60"/>
      </w:pPr>
      <w:r>
        <w:t>Work within the approved Aon technology stack and tooling ecosystem, including Azure DevOps, Git-based source control, CI/CD pipelines, SonarQube, Snyk, observability tooling, enterprise API standards, Aon cloud and infrastructure standards, and approved authentication and security frameworks.</w:t>
      </w:r>
    </w:p>
    <w:p w:rsidR="0046729B" w:rsidRDefault="00767123" w14:paraId="4D1E2670" w14:textId="77777777">
      <w:pPr>
        <w:pStyle w:val="ListParagraph"/>
        <w:numPr>
          <w:ilvl w:val="0"/>
          <w:numId w:val="2"/>
        </w:numPr>
        <w:spacing w:after="60"/>
      </w:pPr>
      <w:r>
        <w:t>Collaborate closely with the Claims Copilot product team, the Meridian platform and TMO teams, Aon Architecture, the Enterprise API team, Claims Operations, Legal, Privacy and Compliance, the pilot country teams and Aon Infrastructure and Security.</w:t>
      </w:r>
    </w:p>
    <w:p w:rsidR="0046729B" w:rsidRDefault="00767123" w14:paraId="18B57B9E" w14:textId="20E69B5A">
      <w:pPr>
        <w:pStyle w:val="Heading2"/>
      </w:pPr>
      <w:bookmarkStart w:name="_Toc971509202" w:id="290"/>
      <w:r>
        <w:t>Delivery Specifics</w:t>
      </w:r>
      <w:bookmarkEnd w:id="290"/>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2600"/>
        <w:gridCol w:w="7480"/>
      </w:tblGrid>
      <w:tr w:rsidR="0046729B" w:rsidTr="19EEAAC3" w14:paraId="0D054440" w14:textId="77777777">
        <w:trPr>
          <w:cantSplit/>
        </w:trPr>
        <w:tc>
          <w:tcPr>
            <w:tcW w:w="2600" w:type="dxa"/>
            <w:tcMar>
              <w:top w:w="60" w:type="dxa"/>
              <w:left w:w="90" w:type="dxa"/>
              <w:bottom w:w="60" w:type="dxa"/>
              <w:right w:w="90" w:type="dxa"/>
            </w:tcMar>
          </w:tcPr>
          <w:p w:rsidR="0046729B" w:rsidRDefault="00767123" w14:paraId="05542994" w14:textId="77777777">
            <w:pPr>
              <w:spacing w:after="0"/>
            </w:pPr>
            <w:r>
              <w:rPr>
                <w:b/>
                <w:bCs/>
                <w:sz w:val="18"/>
                <w:szCs w:val="18"/>
              </w:rPr>
              <w:t>Desired Project Duration</w:t>
            </w:r>
          </w:p>
        </w:tc>
        <w:tc>
          <w:tcPr>
            <w:tcW w:w="7480" w:type="dxa"/>
            <w:tcMar>
              <w:top w:w="60" w:type="dxa"/>
              <w:left w:w="90" w:type="dxa"/>
              <w:bottom w:w="60" w:type="dxa"/>
              <w:right w:w="90" w:type="dxa"/>
            </w:tcMar>
          </w:tcPr>
          <w:p w:rsidR="0046729B" w:rsidRDefault="00767123" w14:paraId="08CBC9B1" w14:textId="77777777">
            <w:pPr>
              <w:spacing w:after="0"/>
            </w:pPr>
            <w:r>
              <w:rPr>
                <w:sz w:val="18"/>
                <w:szCs w:val="18"/>
              </w:rPr>
              <w:t>Approximately 6 months to client launch (1 September 2026 – 15 February 2027), plus a 6-week hypercare period to 31 March 2027</w:t>
            </w:r>
          </w:p>
        </w:tc>
      </w:tr>
      <w:tr w:rsidR="0046729B" w:rsidTr="19EEAAC3" w14:paraId="331ACC4A" w14:textId="77777777">
        <w:trPr>
          <w:cantSplit/>
        </w:trPr>
        <w:tc>
          <w:tcPr>
            <w:tcW w:w="2600" w:type="dxa"/>
            <w:shd w:val="clear" w:color="auto" w:fill="F2F4F6"/>
            <w:tcMar>
              <w:top w:w="60" w:type="dxa"/>
              <w:left w:w="90" w:type="dxa"/>
              <w:bottom w:w="60" w:type="dxa"/>
              <w:right w:w="90" w:type="dxa"/>
            </w:tcMar>
          </w:tcPr>
          <w:p w:rsidR="0046729B" w:rsidRDefault="00767123" w14:paraId="1E180087" w14:textId="77777777">
            <w:pPr>
              <w:spacing w:after="0"/>
            </w:pPr>
            <w:r>
              <w:rPr>
                <w:b/>
                <w:bCs/>
                <w:sz w:val="18"/>
                <w:szCs w:val="18"/>
              </w:rPr>
              <w:t>Delivery Methodology</w:t>
            </w:r>
          </w:p>
        </w:tc>
        <w:tc>
          <w:tcPr>
            <w:tcW w:w="7480" w:type="dxa"/>
            <w:shd w:val="clear" w:color="auto" w:fill="F2F4F6"/>
            <w:tcMar>
              <w:top w:w="60" w:type="dxa"/>
              <w:left w:w="90" w:type="dxa"/>
              <w:bottom w:w="60" w:type="dxa"/>
              <w:right w:w="90" w:type="dxa"/>
            </w:tcMar>
          </w:tcPr>
          <w:p w:rsidR="0046729B" w:rsidRDefault="00767123" w14:paraId="19D8F424" w14:textId="77777777">
            <w:pPr>
              <w:spacing w:after="0"/>
            </w:pPr>
            <w:r>
              <w:rPr>
                <w:sz w:val="18"/>
                <w:szCs w:val="18"/>
              </w:rPr>
              <w:t>Agile, 2-week sprints</w:t>
            </w:r>
          </w:p>
        </w:tc>
      </w:tr>
      <w:tr w:rsidR="0046729B" w:rsidTr="19EEAAC3" w14:paraId="7EA5A4F3" w14:textId="77777777">
        <w:trPr>
          <w:cantSplit/>
        </w:trPr>
        <w:tc>
          <w:tcPr>
            <w:tcW w:w="2600" w:type="dxa"/>
            <w:tcMar>
              <w:top w:w="60" w:type="dxa"/>
              <w:left w:w="90" w:type="dxa"/>
              <w:bottom w:w="60" w:type="dxa"/>
              <w:right w:w="90" w:type="dxa"/>
            </w:tcMar>
          </w:tcPr>
          <w:p w:rsidR="0046729B" w:rsidRDefault="00767123" w14:paraId="261C0A1A" w14:textId="77777777">
            <w:pPr>
              <w:spacing w:after="0"/>
            </w:pPr>
            <w:r>
              <w:rPr>
                <w:b/>
                <w:bCs/>
                <w:sz w:val="18"/>
                <w:szCs w:val="18"/>
              </w:rPr>
              <w:t>Shoring</w:t>
            </w:r>
          </w:p>
        </w:tc>
        <w:tc>
          <w:tcPr>
            <w:tcW w:w="7480" w:type="dxa"/>
            <w:tcMar>
              <w:top w:w="60" w:type="dxa"/>
              <w:left w:w="90" w:type="dxa"/>
              <w:bottom w:w="60" w:type="dxa"/>
              <w:right w:w="90" w:type="dxa"/>
            </w:tcMar>
          </w:tcPr>
          <w:p w:rsidR="0046729B" w:rsidRDefault="00767123" w14:paraId="1CBC4B68" w14:textId="0E36410F">
            <w:pPr>
              <w:spacing w:after="0"/>
            </w:pPr>
            <w:r w:rsidRPr="78BE6B19" w:rsidR="344B7F01">
              <w:rPr>
                <w:sz w:val="18"/>
                <w:szCs w:val="18"/>
              </w:rPr>
              <w:t>Cost effective, predominantly offshore. Aon planning assumption is</w:t>
            </w:r>
            <w:r w:rsidRPr="78BE6B19" w:rsidR="344B7F01">
              <w:rPr>
                <w:sz w:val="18"/>
                <w:szCs w:val="18"/>
              </w:rPr>
              <w:t xml:space="preserve"> with named onshore roles for product, architecture and client-facing analysis</w:t>
            </w:r>
          </w:p>
        </w:tc>
      </w:tr>
      <w:tr w:rsidR="0046729B" w:rsidTr="19EEAAC3" w14:paraId="7771526B" w14:textId="77777777">
        <w:trPr>
          <w:cantSplit/>
        </w:trPr>
        <w:tc>
          <w:tcPr>
            <w:tcW w:w="2600" w:type="dxa"/>
            <w:shd w:val="clear" w:color="auto" w:fill="F2F4F6"/>
            <w:tcMar>
              <w:top w:w="60" w:type="dxa"/>
              <w:left w:w="90" w:type="dxa"/>
              <w:bottom w:w="60" w:type="dxa"/>
              <w:right w:w="90" w:type="dxa"/>
            </w:tcMar>
          </w:tcPr>
          <w:p w:rsidR="0046729B" w:rsidRDefault="00767123" w14:paraId="33B60C1E" w14:textId="77777777">
            <w:pPr>
              <w:spacing w:after="0"/>
            </w:pPr>
            <w:r>
              <w:rPr>
                <w:b/>
                <w:bCs/>
                <w:sz w:val="18"/>
                <w:szCs w:val="18"/>
              </w:rPr>
              <w:t>Engagement Type</w:t>
            </w:r>
          </w:p>
        </w:tc>
        <w:tc>
          <w:tcPr>
            <w:tcW w:w="7480" w:type="dxa"/>
            <w:shd w:val="clear" w:color="auto" w:fill="F2F4F6"/>
            <w:tcMar>
              <w:top w:w="60" w:type="dxa"/>
              <w:left w:w="90" w:type="dxa"/>
              <w:bottom w:w="60" w:type="dxa"/>
              <w:right w:w="90" w:type="dxa"/>
            </w:tcMar>
          </w:tcPr>
          <w:p w:rsidR="0046729B" w:rsidRDefault="00767123" w14:paraId="69FBAEE4" w14:textId="77777777">
            <w:pPr>
              <w:spacing w:after="0"/>
            </w:pPr>
            <w:r>
              <w:rPr>
                <w:sz w:val="18"/>
                <w:szCs w:val="18"/>
              </w:rPr>
              <w:t>Deliverables-based fixed fee</w:t>
            </w:r>
          </w:p>
        </w:tc>
      </w:tr>
      <w:tr w:rsidR="0046729B" w:rsidTr="19EEAAC3" w14:paraId="15AC2917" w14:textId="77777777">
        <w:trPr>
          <w:cantSplit/>
        </w:trPr>
        <w:tc>
          <w:tcPr>
            <w:tcW w:w="2600" w:type="dxa"/>
            <w:tcMar>
              <w:top w:w="60" w:type="dxa"/>
              <w:left w:w="90" w:type="dxa"/>
              <w:bottom w:w="60" w:type="dxa"/>
              <w:right w:w="90" w:type="dxa"/>
            </w:tcMar>
          </w:tcPr>
          <w:p w:rsidR="0046729B" w:rsidRDefault="00767123" w14:paraId="5173BACC" w14:textId="77777777">
            <w:pPr>
              <w:spacing w:after="0"/>
            </w:pPr>
            <w:r>
              <w:rPr>
                <w:b/>
                <w:bCs/>
                <w:sz w:val="18"/>
                <w:szCs w:val="18"/>
              </w:rPr>
              <w:t>Collaboration Expectation</w:t>
            </w:r>
          </w:p>
        </w:tc>
        <w:tc>
          <w:tcPr>
            <w:tcW w:w="7480" w:type="dxa"/>
            <w:tcMar>
              <w:top w:w="60" w:type="dxa"/>
              <w:left w:w="90" w:type="dxa"/>
              <w:bottom w:w="60" w:type="dxa"/>
              <w:right w:w="90" w:type="dxa"/>
            </w:tcMar>
          </w:tcPr>
          <w:p w:rsidR="0046729B" w:rsidRDefault="00767123" w14:paraId="5FD1FB8D" w14:textId="47ED8460">
            <w:pPr>
              <w:spacing w:after="0"/>
            </w:pPr>
            <w:r w:rsidRPr="19EEAAC3" w:rsidR="0A20DB48">
              <w:rPr>
                <w:sz w:val="18"/>
                <w:szCs w:val="18"/>
              </w:rPr>
              <w:t xml:space="preserve">Close alignment with Aon's internal teams throughout all phases, including participation in the MDM, Document Management and RBAC deep-dive workshops from </w:t>
            </w:r>
            <w:r w:rsidRPr="19EEAAC3" w:rsidR="36E7AA85">
              <w:rPr>
                <w:sz w:val="18"/>
                <w:szCs w:val="18"/>
              </w:rPr>
              <w:t>mobilization</w:t>
            </w:r>
          </w:p>
        </w:tc>
      </w:tr>
      <w:tr w:rsidR="0046729B" w:rsidTr="19EEAAC3" w14:paraId="03B67B48" w14:textId="77777777">
        <w:trPr>
          <w:cantSplit/>
        </w:trPr>
        <w:tc>
          <w:tcPr>
            <w:tcW w:w="2600" w:type="dxa"/>
            <w:shd w:val="clear" w:color="auto" w:fill="F2F4F6"/>
            <w:tcMar>
              <w:top w:w="60" w:type="dxa"/>
              <w:left w:w="90" w:type="dxa"/>
              <w:bottom w:w="60" w:type="dxa"/>
              <w:right w:w="90" w:type="dxa"/>
            </w:tcMar>
          </w:tcPr>
          <w:p w:rsidR="0046729B" w:rsidRDefault="00767123" w14:paraId="08B11B2B" w14:textId="77777777">
            <w:pPr>
              <w:spacing w:after="0"/>
            </w:pPr>
            <w:r>
              <w:rPr>
                <w:b/>
                <w:bCs/>
                <w:sz w:val="18"/>
                <w:szCs w:val="18"/>
              </w:rPr>
              <w:t>Reporting</w:t>
            </w:r>
          </w:p>
        </w:tc>
        <w:tc>
          <w:tcPr>
            <w:tcW w:w="7480" w:type="dxa"/>
            <w:shd w:val="clear" w:color="auto" w:fill="F2F4F6"/>
            <w:tcMar>
              <w:top w:w="60" w:type="dxa"/>
              <w:left w:w="90" w:type="dxa"/>
              <w:bottom w:w="60" w:type="dxa"/>
              <w:right w:w="90" w:type="dxa"/>
            </w:tcMar>
          </w:tcPr>
          <w:p w:rsidR="0046729B" w:rsidRDefault="00767123" w14:paraId="0D6C02DC" w14:textId="77777777">
            <w:pPr>
              <w:spacing w:after="0"/>
            </w:pPr>
            <w:r>
              <w:rPr>
                <w:sz w:val="18"/>
                <w:szCs w:val="18"/>
              </w:rPr>
              <w:t>Sprint-level velocity and capacity reporting; milestone and deliverable delivery and acceptance status; defect and quality telemetry; change control; and adoption reporting post-launch</w:t>
            </w:r>
          </w:p>
        </w:tc>
      </w:tr>
      <w:tr w:rsidR="0046729B" w:rsidTr="19EEAAC3" w14:paraId="061261CE" w14:textId="77777777">
        <w:trPr>
          <w:cantSplit/>
        </w:trPr>
        <w:tc>
          <w:tcPr>
            <w:tcW w:w="2600" w:type="dxa"/>
            <w:tcMar>
              <w:top w:w="60" w:type="dxa"/>
              <w:left w:w="90" w:type="dxa"/>
              <w:bottom w:w="60" w:type="dxa"/>
              <w:right w:w="90" w:type="dxa"/>
            </w:tcMar>
          </w:tcPr>
          <w:p w:rsidR="0046729B" w:rsidRDefault="00767123" w14:paraId="0AA425F8" w14:textId="77777777">
            <w:pPr>
              <w:spacing w:after="0"/>
            </w:pPr>
            <w:r>
              <w:rPr>
                <w:b/>
                <w:bCs/>
                <w:sz w:val="18"/>
                <w:szCs w:val="18"/>
              </w:rPr>
              <w:t>Documentation</w:t>
            </w:r>
          </w:p>
        </w:tc>
        <w:tc>
          <w:tcPr>
            <w:tcW w:w="7480" w:type="dxa"/>
            <w:tcMar>
              <w:top w:w="60" w:type="dxa"/>
              <w:left w:w="90" w:type="dxa"/>
              <w:bottom w:w="60" w:type="dxa"/>
              <w:right w:w="90" w:type="dxa"/>
            </w:tcMar>
          </w:tcPr>
          <w:p w:rsidR="0046729B" w:rsidRDefault="00767123" w14:paraId="56514008" w14:textId="5458C216">
            <w:pPr>
              <w:spacing w:after="0"/>
            </w:pPr>
            <w:r w:rsidRPr="19EEAAC3" w:rsidR="0A20DB48">
              <w:rPr>
                <w:sz w:val="18"/>
                <w:szCs w:val="18"/>
              </w:rPr>
              <w:t xml:space="preserve">All </w:t>
            </w:r>
            <w:r w:rsidRPr="19EEAAC3" w:rsidR="0A20DB48">
              <w:rPr>
                <w:sz w:val="18"/>
                <w:szCs w:val="18"/>
              </w:rPr>
              <w:t>code</w:t>
            </w:r>
            <w:r w:rsidRPr="19EEAAC3" w:rsidR="0A20DB48">
              <w:rPr>
                <w:sz w:val="18"/>
                <w:szCs w:val="18"/>
              </w:rPr>
              <w:t xml:space="preserve"> must be documented according to industry standards and </w:t>
            </w:r>
            <w:r w:rsidRPr="19EEAAC3" w:rsidR="58A51959">
              <w:rPr>
                <w:sz w:val="18"/>
                <w:szCs w:val="18"/>
              </w:rPr>
              <w:t>peer reviewed</w:t>
            </w:r>
            <w:r w:rsidRPr="19EEAAC3" w:rsidR="0A20DB48">
              <w:rPr>
                <w:sz w:val="18"/>
                <w:szCs w:val="18"/>
              </w:rPr>
              <w:t>. Architecture decisions must be recorded as ADRs consistent with the existing ADR-001 / ADR-003 set</w:t>
            </w:r>
          </w:p>
        </w:tc>
      </w:tr>
      <w:tr w:rsidR="0046729B" w:rsidTr="19EEAAC3" w14:paraId="14AEFC50" w14:textId="77777777">
        <w:trPr>
          <w:cantSplit/>
        </w:trPr>
        <w:tc>
          <w:tcPr>
            <w:tcW w:w="2600" w:type="dxa"/>
            <w:shd w:val="clear" w:color="auto" w:fill="F2F4F6"/>
            <w:tcMar>
              <w:top w:w="60" w:type="dxa"/>
              <w:left w:w="90" w:type="dxa"/>
              <w:bottom w:w="60" w:type="dxa"/>
              <w:right w:w="90" w:type="dxa"/>
            </w:tcMar>
          </w:tcPr>
          <w:p w:rsidR="0046729B" w:rsidRDefault="00767123" w14:paraId="0A3EC8B9" w14:textId="77777777">
            <w:pPr>
              <w:spacing w:after="0"/>
            </w:pPr>
            <w:r>
              <w:rPr>
                <w:b/>
                <w:bCs/>
                <w:sz w:val="18"/>
                <w:szCs w:val="18"/>
              </w:rPr>
              <w:t>Performance</w:t>
            </w:r>
          </w:p>
        </w:tc>
        <w:tc>
          <w:tcPr>
            <w:tcW w:w="7480" w:type="dxa"/>
            <w:shd w:val="clear" w:color="auto" w:fill="F2F4F6"/>
            <w:tcMar>
              <w:top w:w="60" w:type="dxa"/>
              <w:left w:w="90" w:type="dxa"/>
              <w:bottom w:w="60" w:type="dxa"/>
              <w:right w:w="90" w:type="dxa"/>
            </w:tcMar>
          </w:tcPr>
          <w:p w:rsidR="0046729B" w:rsidRDefault="00767123" w14:paraId="25A70D1E" w14:textId="77777777">
            <w:pPr>
              <w:spacing w:after="0"/>
            </w:pPr>
            <w:r>
              <w:rPr>
                <w:sz w:val="18"/>
                <w:szCs w:val="18"/>
              </w:rPr>
              <w:t>Must meet Aon's performance expectations as set out in Exhibit 2 (Expected Performance) and the Non-Functional Requirements section</w:t>
            </w:r>
          </w:p>
        </w:tc>
      </w:tr>
      <w:tr w:rsidR="0046729B" w:rsidTr="19EEAAC3" w14:paraId="4EF9A24D" w14:textId="77777777">
        <w:trPr>
          <w:cantSplit/>
        </w:trPr>
        <w:tc>
          <w:tcPr>
            <w:tcW w:w="2600" w:type="dxa"/>
            <w:tcMar>
              <w:top w:w="60" w:type="dxa"/>
              <w:left w:w="90" w:type="dxa"/>
              <w:bottom w:w="60" w:type="dxa"/>
              <w:right w:w="90" w:type="dxa"/>
            </w:tcMar>
          </w:tcPr>
          <w:p w:rsidR="0046729B" w:rsidRDefault="00767123" w14:paraId="18123652" w14:textId="77777777">
            <w:pPr>
              <w:spacing w:after="0"/>
            </w:pPr>
            <w:r>
              <w:rPr>
                <w:b/>
                <w:bCs/>
                <w:sz w:val="18"/>
                <w:szCs w:val="18"/>
              </w:rPr>
              <w:t>Acceptance Authority</w:t>
            </w:r>
          </w:p>
        </w:tc>
        <w:tc>
          <w:tcPr>
            <w:tcW w:w="7480" w:type="dxa"/>
            <w:tcMar>
              <w:top w:w="60" w:type="dxa"/>
              <w:left w:w="90" w:type="dxa"/>
              <w:bottom w:w="60" w:type="dxa"/>
              <w:right w:w="90" w:type="dxa"/>
            </w:tcMar>
          </w:tcPr>
          <w:p w:rsidR="0046729B" w:rsidRDefault="00767123" w14:paraId="0DBAB68B" w14:textId="77777777">
            <w:pPr>
              <w:spacing w:after="0"/>
            </w:pPr>
            <w:r>
              <w:rPr>
                <w:sz w:val="18"/>
                <w:szCs w:val="18"/>
              </w:rPr>
              <w:t>Designated by Aon; deliverable acceptance sits with the Aon Product Owner and Solution Architect, with go-live approval sitting with the Meridian release gate</w:t>
            </w:r>
          </w:p>
        </w:tc>
      </w:tr>
      <w:tr w:rsidR="0046729B" w:rsidTr="19EEAAC3" w14:paraId="4157A787" w14:textId="77777777">
        <w:trPr>
          <w:cantSplit/>
        </w:trPr>
        <w:tc>
          <w:tcPr>
            <w:tcW w:w="2600" w:type="dxa"/>
            <w:shd w:val="clear" w:color="auto" w:fill="F2F4F6"/>
            <w:tcMar>
              <w:top w:w="60" w:type="dxa"/>
              <w:left w:w="90" w:type="dxa"/>
              <w:bottom w:w="60" w:type="dxa"/>
              <w:right w:w="90" w:type="dxa"/>
            </w:tcMar>
          </w:tcPr>
          <w:p w:rsidR="0046729B" w:rsidRDefault="00767123" w14:paraId="59D43977" w14:textId="77777777">
            <w:pPr>
              <w:spacing w:after="0"/>
            </w:pPr>
            <w:r>
              <w:rPr>
                <w:b/>
                <w:bCs/>
                <w:sz w:val="18"/>
                <w:szCs w:val="18"/>
              </w:rPr>
              <w:t>Change Control</w:t>
            </w:r>
          </w:p>
        </w:tc>
        <w:tc>
          <w:tcPr>
            <w:tcW w:w="7480" w:type="dxa"/>
            <w:shd w:val="clear" w:color="auto" w:fill="F2F4F6"/>
            <w:tcMar>
              <w:top w:w="60" w:type="dxa"/>
              <w:left w:w="90" w:type="dxa"/>
              <w:bottom w:w="60" w:type="dxa"/>
              <w:right w:w="90" w:type="dxa"/>
            </w:tcMar>
          </w:tcPr>
          <w:p w:rsidR="0046729B" w:rsidRDefault="00767123" w14:paraId="3DAD6DBC" w14:textId="77777777">
            <w:pPr>
              <w:spacing w:after="0"/>
            </w:pPr>
            <w:r>
              <w:rPr>
                <w:sz w:val="18"/>
                <w:szCs w:val="18"/>
              </w:rPr>
              <w:t>Formal mechanism required; all changes approved by Aon designated personnel</w:t>
            </w:r>
          </w:p>
        </w:tc>
      </w:tr>
    </w:tbl>
    <w:p w:rsidR="0046729B" w:rsidRDefault="00767123" w14:paraId="5AC2C4E7" w14:textId="581D48D0">
      <w:pPr>
        <w:pStyle w:val="Heading2"/>
      </w:pPr>
      <w:bookmarkStart w:name="_Toc1798567656" w:id="295"/>
      <w:r>
        <w:t>Technical Specifics</w:t>
      </w:r>
      <w:bookmarkEnd w:id="295"/>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2600"/>
        <w:gridCol w:w="7480"/>
      </w:tblGrid>
      <w:tr w:rsidR="0046729B" w:rsidTr="19EEAAC3" w14:paraId="5E228899" w14:textId="77777777">
        <w:trPr>
          <w:cantSplit/>
        </w:trPr>
        <w:tc>
          <w:tcPr>
            <w:tcW w:w="2600" w:type="dxa"/>
            <w:tcMar>
              <w:top w:w="60" w:type="dxa"/>
              <w:left w:w="90" w:type="dxa"/>
              <w:bottom w:w="60" w:type="dxa"/>
              <w:right w:w="90" w:type="dxa"/>
            </w:tcMar>
          </w:tcPr>
          <w:p w:rsidR="0046729B" w:rsidRDefault="00767123" w14:paraId="7D08AA1B" w14:textId="77777777">
            <w:pPr>
              <w:spacing w:after="0"/>
            </w:pPr>
            <w:r>
              <w:rPr>
                <w:b/>
                <w:bCs/>
                <w:sz w:val="18"/>
                <w:szCs w:val="18"/>
              </w:rPr>
              <w:t>Application Platform</w:t>
            </w:r>
          </w:p>
        </w:tc>
        <w:tc>
          <w:tcPr>
            <w:tcW w:w="7480" w:type="dxa"/>
            <w:tcMar>
              <w:top w:w="60" w:type="dxa"/>
              <w:left w:w="90" w:type="dxa"/>
              <w:bottom w:w="60" w:type="dxa"/>
              <w:right w:w="90" w:type="dxa"/>
            </w:tcMar>
          </w:tcPr>
          <w:p w:rsidR="0046729B" w:rsidRDefault="00767123" w14:paraId="5072C5FE" w14:textId="77777777">
            <w:pPr>
              <w:spacing w:after="0"/>
            </w:pPr>
            <w:r>
              <w:rPr>
                <w:sz w:val="18"/>
                <w:szCs w:val="18"/>
              </w:rPr>
              <w:t>Appian (low-code), over which the Claims Copilot solution and the client-facing portal are built</w:t>
            </w:r>
          </w:p>
        </w:tc>
      </w:tr>
      <w:tr w:rsidR="0046729B" w:rsidTr="19EEAAC3" w14:paraId="4397AFBD" w14:textId="77777777">
        <w:trPr>
          <w:cantSplit/>
        </w:trPr>
        <w:tc>
          <w:tcPr>
            <w:tcW w:w="2600" w:type="dxa"/>
            <w:shd w:val="clear" w:color="auto" w:fill="F2F4F6"/>
            <w:tcMar>
              <w:top w:w="60" w:type="dxa"/>
              <w:left w:w="90" w:type="dxa"/>
              <w:bottom w:w="60" w:type="dxa"/>
              <w:right w:w="90" w:type="dxa"/>
            </w:tcMar>
          </w:tcPr>
          <w:p w:rsidR="0046729B" w:rsidRDefault="00767123" w14:paraId="6DDF41ED" w14:textId="77777777">
            <w:pPr>
              <w:spacing w:after="0"/>
            </w:pPr>
            <w:r>
              <w:rPr>
                <w:b/>
                <w:bCs/>
                <w:sz w:val="18"/>
                <w:szCs w:val="18"/>
              </w:rPr>
              <w:t>Solution Stack</w:t>
            </w:r>
          </w:p>
        </w:tc>
        <w:tc>
          <w:tcPr>
            <w:tcW w:w="7480" w:type="dxa"/>
            <w:shd w:val="clear" w:color="auto" w:fill="F2F4F6"/>
            <w:tcMar>
              <w:top w:w="60" w:type="dxa"/>
              <w:left w:w="90" w:type="dxa"/>
              <w:bottom w:w="60" w:type="dxa"/>
              <w:right w:w="90" w:type="dxa"/>
            </w:tcMar>
          </w:tcPr>
          <w:p w:rsidR="0046729B" w:rsidRDefault="00767123" w14:paraId="28F113F7" w14:textId="74DBC84D">
            <w:pPr>
              <w:spacing w:after="0"/>
              <w:rPr>
                <w:sz w:val="18"/>
                <w:szCs w:val="18"/>
              </w:rPr>
            </w:pPr>
            <w:r w:rsidRPr="19EEAAC3" w:rsidR="1A663067">
              <w:rPr>
                <w:sz w:val="18"/>
                <w:szCs w:val="18"/>
              </w:rPr>
              <w:t>React with the United UI control set for the client-facing experience, Python for application services and APIs, and MySQL as the transactional data store. Analytical data served from the Databricks Lakehouse</w:t>
            </w:r>
            <w:r w:rsidRPr="19EEAAC3" w:rsidR="314720E7">
              <w:rPr>
                <w:sz w:val="18"/>
                <w:szCs w:val="18"/>
              </w:rPr>
              <w:t>.</w:t>
            </w:r>
            <w:r w:rsidRPr="19EEAAC3" w:rsidR="2CF58A24">
              <w:rPr>
                <w:sz w:val="18"/>
                <w:szCs w:val="18"/>
              </w:rPr>
              <w:t xml:space="preserve"> Core</w:t>
            </w:r>
            <w:r w:rsidRPr="19EEAAC3" w:rsidR="2CF58A24">
              <w:rPr>
                <w:sz w:val="18"/>
                <w:szCs w:val="18"/>
              </w:rPr>
              <w:t xml:space="preserve"> </w:t>
            </w:r>
            <w:r w:rsidRPr="19EEAAC3" w:rsidR="012B0012">
              <w:rPr>
                <w:sz w:val="18"/>
                <w:szCs w:val="18"/>
              </w:rPr>
              <w:t>Claims</w:t>
            </w:r>
            <w:r w:rsidRPr="19EEAAC3" w:rsidR="2CF58A24">
              <w:rPr>
                <w:sz w:val="18"/>
                <w:szCs w:val="18"/>
              </w:rPr>
              <w:t xml:space="preserve"> solution is </w:t>
            </w:r>
            <w:r w:rsidRPr="19EEAAC3" w:rsidR="6365990D">
              <w:rPr>
                <w:sz w:val="18"/>
                <w:szCs w:val="18"/>
              </w:rPr>
              <w:t>in</w:t>
            </w:r>
            <w:r w:rsidRPr="19EEAAC3" w:rsidR="536211EC">
              <w:rPr>
                <w:sz w:val="18"/>
                <w:szCs w:val="18"/>
              </w:rPr>
              <w:t xml:space="preserve"> </w:t>
            </w:r>
            <w:r w:rsidRPr="19EEAAC3" w:rsidR="2CF58A24">
              <w:rPr>
                <w:sz w:val="18"/>
                <w:szCs w:val="18"/>
              </w:rPr>
              <w:t>Appian</w:t>
            </w:r>
            <w:r w:rsidRPr="19EEAAC3" w:rsidR="2D838E61">
              <w:rPr>
                <w:sz w:val="18"/>
                <w:szCs w:val="18"/>
              </w:rPr>
              <w:t>. Changes</w:t>
            </w:r>
            <w:r w:rsidRPr="19EEAAC3" w:rsidR="2CF58A24">
              <w:rPr>
                <w:sz w:val="18"/>
                <w:szCs w:val="18"/>
              </w:rPr>
              <w:t xml:space="preserve"> will be </w:t>
            </w:r>
            <w:r w:rsidRPr="19EEAAC3" w:rsidR="31392F5B">
              <w:rPr>
                <w:sz w:val="18"/>
                <w:szCs w:val="18"/>
              </w:rPr>
              <w:t>needed</w:t>
            </w:r>
            <w:r w:rsidRPr="19EEAAC3" w:rsidR="3BBD2195">
              <w:rPr>
                <w:sz w:val="18"/>
                <w:szCs w:val="18"/>
              </w:rPr>
              <w:t xml:space="preserve"> </w:t>
            </w:r>
            <w:r w:rsidRPr="19EEAAC3" w:rsidR="2CF58A24">
              <w:rPr>
                <w:sz w:val="18"/>
                <w:szCs w:val="18"/>
              </w:rPr>
              <w:t>to support the Client Experience.</w:t>
            </w:r>
          </w:p>
        </w:tc>
      </w:tr>
      <w:tr w:rsidR="0046729B" w:rsidTr="19EEAAC3" w14:paraId="012D0A16" w14:textId="77777777">
        <w:trPr>
          <w:cantSplit/>
        </w:trPr>
        <w:tc>
          <w:tcPr>
            <w:tcW w:w="2600" w:type="dxa"/>
            <w:tcMar>
              <w:top w:w="60" w:type="dxa"/>
              <w:left w:w="90" w:type="dxa"/>
              <w:bottom w:w="60" w:type="dxa"/>
              <w:right w:w="90" w:type="dxa"/>
            </w:tcMar>
          </w:tcPr>
          <w:p w:rsidR="0046729B" w:rsidRDefault="00767123" w14:paraId="2D3DCAAA" w14:textId="77777777">
            <w:pPr>
              <w:spacing w:after="0"/>
            </w:pPr>
            <w:r>
              <w:rPr>
                <w:b/>
                <w:bCs/>
                <w:sz w:val="18"/>
                <w:szCs w:val="18"/>
              </w:rPr>
              <w:t>Tooling</w:t>
            </w:r>
          </w:p>
        </w:tc>
        <w:tc>
          <w:tcPr>
            <w:tcW w:w="7480" w:type="dxa"/>
            <w:tcMar>
              <w:top w:w="60" w:type="dxa"/>
              <w:left w:w="90" w:type="dxa"/>
              <w:bottom w:w="60" w:type="dxa"/>
              <w:right w:w="90" w:type="dxa"/>
            </w:tcMar>
          </w:tcPr>
          <w:p w:rsidR="0046729B" w:rsidRDefault="00767123" w14:paraId="3694AFE7" w14:textId="77777777">
            <w:pPr>
              <w:spacing w:after="0"/>
            </w:pPr>
            <w:r>
              <w:rPr>
                <w:sz w:val="18"/>
                <w:szCs w:val="18"/>
              </w:rPr>
              <w:t>See Tech Stack and Exhibit 1</w:t>
            </w:r>
          </w:p>
        </w:tc>
      </w:tr>
      <w:tr w:rsidR="0046729B" w:rsidTr="19EEAAC3" w14:paraId="64AD3B07" w14:textId="77777777">
        <w:trPr>
          <w:cantSplit/>
        </w:trPr>
        <w:tc>
          <w:tcPr>
            <w:tcW w:w="2600" w:type="dxa"/>
            <w:shd w:val="clear" w:color="auto" w:fill="F2F4F6"/>
            <w:tcMar>
              <w:top w:w="60" w:type="dxa"/>
              <w:left w:w="90" w:type="dxa"/>
              <w:bottom w:w="60" w:type="dxa"/>
              <w:right w:w="90" w:type="dxa"/>
            </w:tcMar>
          </w:tcPr>
          <w:p w:rsidR="0046729B" w:rsidRDefault="00767123" w14:paraId="37E8A750" w14:textId="77777777">
            <w:pPr>
              <w:spacing w:after="0"/>
            </w:pPr>
            <w:r>
              <w:rPr>
                <w:b/>
                <w:bCs/>
                <w:sz w:val="18"/>
                <w:szCs w:val="18"/>
              </w:rPr>
              <w:t>Built to Scale</w:t>
            </w:r>
          </w:p>
        </w:tc>
        <w:tc>
          <w:tcPr>
            <w:tcW w:w="7480" w:type="dxa"/>
            <w:shd w:val="clear" w:color="auto" w:fill="F2F4F6"/>
            <w:tcMar>
              <w:top w:w="60" w:type="dxa"/>
              <w:left w:w="90" w:type="dxa"/>
              <w:bottom w:w="60" w:type="dxa"/>
              <w:right w:w="90" w:type="dxa"/>
            </w:tcMar>
          </w:tcPr>
          <w:p w:rsidR="0046729B" w:rsidRDefault="00767123" w14:paraId="7367802D" w14:textId="77777777">
            <w:pPr>
              <w:spacing w:after="0"/>
            </w:pPr>
            <w:r>
              <w:rPr>
                <w:sz w:val="18"/>
                <w:szCs w:val="18"/>
              </w:rPr>
              <w:t>Built to scale from 10 countries and ~100 clients in 2026 to the global Claims Copilot footprint in 2027, across all in-scope Commercial Risk product lines, without bespoke per-country engineering</w:t>
            </w:r>
          </w:p>
        </w:tc>
      </w:tr>
      <w:tr w:rsidR="0046729B" w:rsidTr="19EEAAC3" w14:paraId="35A1E2D3" w14:textId="77777777">
        <w:trPr>
          <w:cantSplit/>
        </w:trPr>
        <w:tc>
          <w:tcPr>
            <w:tcW w:w="2600" w:type="dxa"/>
            <w:tcMar>
              <w:top w:w="60" w:type="dxa"/>
              <w:left w:w="90" w:type="dxa"/>
              <w:bottom w:w="60" w:type="dxa"/>
              <w:right w:w="90" w:type="dxa"/>
            </w:tcMar>
          </w:tcPr>
          <w:p w:rsidR="0046729B" w:rsidRDefault="00767123" w14:paraId="64BE5EF9" w14:textId="77777777">
            <w:pPr>
              <w:spacing w:after="0"/>
            </w:pPr>
            <w:r>
              <w:rPr>
                <w:b/>
                <w:bCs/>
                <w:sz w:val="18"/>
                <w:szCs w:val="18"/>
              </w:rPr>
              <w:t>Security / Access</w:t>
            </w:r>
          </w:p>
        </w:tc>
        <w:tc>
          <w:tcPr>
            <w:tcW w:w="7480" w:type="dxa"/>
            <w:tcMar>
              <w:top w:w="60" w:type="dxa"/>
              <w:left w:w="90" w:type="dxa"/>
              <w:bottom w:w="60" w:type="dxa"/>
              <w:right w:w="90" w:type="dxa"/>
            </w:tcMar>
          </w:tcPr>
          <w:p w:rsidR="0046729B" w:rsidRDefault="00767123" w14:paraId="764E51B7" w14:textId="77777777">
            <w:pPr>
              <w:spacing w:after="0"/>
            </w:pPr>
            <w:r>
              <w:rPr>
                <w:sz w:val="18"/>
                <w:szCs w:val="18"/>
              </w:rPr>
              <w:t>Adheres to Aon's security and compliance policies; Okta-based authentication; OAuth 2.0 / JWT API authentication; Confidential data classification; Significant application risk rating</w:t>
            </w:r>
          </w:p>
        </w:tc>
      </w:tr>
      <w:tr w:rsidR="0046729B" w:rsidTr="19EEAAC3" w14:paraId="7448D6A5" w14:textId="77777777">
        <w:trPr>
          <w:cantSplit/>
        </w:trPr>
        <w:tc>
          <w:tcPr>
            <w:tcW w:w="2600" w:type="dxa"/>
            <w:shd w:val="clear" w:color="auto" w:fill="F2F4F6"/>
            <w:tcMar>
              <w:top w:w="60" w:type="dxa"/>
              <w:left w:w="90" w:type="dxa"/>
              <w:bottom w:w="60" w:type="dxa"/>
              <w:right w:w="90" w:type="dxa"/>
            </w:tcMar>
          </w:tcPr>
          <w:p w:rsidR="0046729B" w:rsidRDefault="00767123" w14:paraId="1E87908C" w14:textId="77777777">
            <w:pPr>
              <w:spacing w:after="0"/>
            </w:pPr>
            <w:r>
              <w:rPr>
                <w:b/>
                <w:bCs/>
                <w:sz w:val="18"/>
                <w:szCs w:val="18"/>
              </w:rPr>
              <w:t>Modularity</w:t>
            </w:r>
          </w:p>
        </w:tc>
        <w:tc>
          <w:tcPr>
            <w:tcW w:w="7480" w:type="dxa"/>
            <w:shd w:val="clear" w:color="auto" w:fill="F2F4F6"/>
            <w:tcMar>
              <w:top w:w="60" w:type="dxa"/>
              <w:left w:w="90" w:type="dxa"/>
              <w:bottom w:w="60" w:type="dxa"/>
              <w:right w:w="90" w:type="dxa"/>
            </w:tcMar>
          </w:tcPr>
          <w:p w:rsidR="0046729B" w:rsidRDefault="00767123" w14:paraId="51C100CF" w14:textId="77777777">
            <w:pPr>
              <w:spacing w:after="0"/>
            </w:pPr>
            <w:r>
              <w:rPr>
                <w:sz w:val="18"/>
                <w:szCs w:val="18"/>
              </w:rPr>
              <w:t>Supports modular upgrades, independent Micro-Frontend deployment, and future market expansion</w:t>
            </w:r>
          </w:p>
        </w:tc>
      </w:tr>
      <w:tr w:rsidR="0046729B" w:rsidTr="19EEAAC3" w14:paraId="65BA0FD3" w14:textId="77777777">
        <w:trPr>
          <w:cantSplit/>
        </w:trPr>
        <w:tc>
          <w:tcPr>
            <w:tcW w:w="2600" w:type="dxa"/>
            <w:tcMar>
              <w:top w:w="60" w:type="dxa"/>
              <w:left w:w="90" w:type="dxa"/>
              <w:bottom w:w="60" w:type="dxa"/>
              <w:right w:w="90" w:type="dxa"/>
            </w:tcMar>
          </w:tcPr>
          <w:p w:rsidR="0046729B" w:rsidRDefault="00767123" w14:paraId="295F62CA" w14:textId="77777777">
            <w:pPr>
              <w:spacing w:after="0"/>
            </w:pPr>
            <w:r>
              <w:rPr>
                <w:b/>
                <w:bCs/>
                <w:sz w:val="18"/>
                <w:szCs w:val="18"/>
              </w:rPr>
              <w:t>Agnostic or Non-Agnostic</w:t>
            </w:r>
          </w:p>
        </w:tc>
        <w:tc>
          <w:tcPr>
            <w:tcW w:w="7480" w:type="dxa"/>
            <w:tcMar>
              <w:top w:w="60" w:type="dxa"/>
              <w:left w:w="90" w:type="dxa"/>
              <w:bottom w:w="60" w:type="dxa"/>
              <w:right w:w="90" w:type="dxa"/>
            </w:tcMar>
          </w:tcPr>
          <w:p w:rsidR="0046729B" w:rsidRDefault="00767123" w14:paraId="4B5DBA1F" w14:textId="4B6051AC">
            <w:pPr>
              <w:spacing w:after="0"/>
            </w:pPr>
            <w:r w:rsidRPr="19EEAAC3" w:rsidR="1A663067">
              <w:rPr>
                <w:sz w:val="18"/>
                <w:szCs w:val="18"/>
              </w:rPr>
              <w:t xml:space="preserve">Not cloud-agnostic. The solution is built over the </w:t>
            </w:r>
            <w:r w:rsidRPr="19EEAAC3" w:rsidR="1A663067">
              <w:rPr>
                <w:sz w:val="18"/>
                <w:szCs w:val="18"/>
              </w:rPr>
              <w:t>Appian platform</w:t>
            </w:r>
            <w:r w:rsidRPr="19EEAAC3" w:rsidR="1A663067">
              <w:rPr>
                <w:sz w:val="18"/>
                <w:szCs w:val="18"/>
              </w:rPr>
              <w:t xml:space="preserve"> with React, Python and MySQL </w:t>
            </w:r>
            <w:r w:rsidRPr="19EEAAC3" w:rsidR="37B8A669">
              <w:rPr>
                <w:sz w:val="18"/>
                <w:szCs w:val="18"/>
              </w:rPr>
              <w:t xml:space="preserve">components in API in </w:t>
            </w:r>
            <w:r w:rsidRPr="19EEAAC3" w:rsidR="37B8A669">
              <w:rPr>
                <w:sz w:val="18"/>
                <w:szCs w:val="18"/>
              </w:rPr>
              <w:t>.Net</w:t>
            </w:r>
            <w:r w:rsidRPr="19EEAAC3" w:rsidR="37B8A669">
              <w:rPr>
                <w:sz w:val="18"/>
                <w:szCs w:val="18"/>
              </w:rPr>
              <w:t xml:space="preserve"> core</w:t>
            </w:r>
            <w:del w:author="Chetan Arora" w:date="2026-08-14T22:16:13.085Z" w16du:dateUtc="2026-08-14T22:16:13.085Z" w:id="54131528">
              <w:r w:rsidRPr="19EEAAC3" w:rsidDel="0A20DB48">
                <w:rPr>
                  <w:sz w:val="18"/>
                  <w:szCs w:val="18"/>
                </w:rPr>
                <w:delText>,</w:delText>
              </w:r>
            </w:del>
            <w:r w:rsidRPr="19EEAAC3" w:rsidR="1A663067">
              <w:rPr>
                <w:sz w:val="18"/>
                <w:szCs w:val="18"/>
              </w:rPr>
              <w:t xml:space="preserve"> consistent with the Aon Enterprise Architecture standard stack. Providers must state which capabilities are delivered natively in Appian and which as custom components</w:t>
            </w:r>
          </w:p>
        </w:tc>
      </w:tr>
      <w:tr w:rsidR="0046729B" w:rsidTr="19EEAAC3" w14:paraId="48888DA9" w14:textId="77777777">
        <w:trPr>
          <w:cantSplit/>
        </w:trPr>
        <w:tc>
          <w:tcPr>
            <w:tcW w:w="2600" w:type="dxa"/>
            <w:shd w:val="clear" w:color="auto" w:fill="F2F4F6"/>
            <w:tcMar>
              <w:top w:w="60" w:type="dxa"/>
              <w:left w:w="90" w:type="dxa"/>
              <w:bottom w:w="60" w:type="dxa"/>
              <w:right w:w="90" w:type="dxa"/>
            </w:tcMar>
          </w:tcPr>
          <w:p w:rsidR="0046729B" w:rsidRDefault="00767123" w14:paraId="2DFE0651" w14:textId="77777777">
            <w:pPr>
              <w:spacing w:after="0"/>
            </w:pPr>
            <w:r>
              <w:rPr>
                <w:b/>
                <w:bCs/>
                <w:sz w:val="18"/>
                <w:szCs w:val="18"/>
              </w:rPr>
              <w:t>Language Support</w:t>
            </w:r>
          </w:p>
        </w:tc>
        <w:tc>
          <w:tcPr>
            <w:tcW w:w="7480" w:type="dxa"/>
            <w:shd w:val="clear" w:color="auto" w:fill="F2F4F6"/>
            <w:tcMar>
              <w:top w:w="60" w:type="dxa"/>
              <w:left w:w="90" w:type="dxa"/>
              <w:bottom w:w="60" w:type="dxa"/>
              <w:right w:w="90" w:type="dxa"/>
            </w:tcMar>
          </w:tcPr>
          <w:p w:rsidR="0046729B" w:rsidRDefault="00767123" w14:paraId="05452427" w14:textId="77777777">
            <w:pPr>
              <w:spacing w:after="0"/>
            </w:pPr>
            <w:r>
              <w:rPr>
                <w:sz w:val="18"/>
                <w:szCs w:val="18"/>
              </w:rPr>
              <w:t>Multilingual by design. English default; all languages including Arabic and non-Latin alphabets; locale added by configuration</w:t>
            </w:r>
          </w:p>
        </w:tc>
      </w:tr>
      <w:tr w:rsidR="0046729B" w:rsidTr="19EEAAC3" w14:paraId="37051129" w14:textId="77777777">
        <w:trPr>
          <w:cantSplit/>
        </w:trPr>
        <w:tc>
          <w:tcPr>
            <w:tcW w:w="2600" w:type="dxa"/>
            <w:tcMar>
              <w:top w:w="60" w:type="dxa"/>
              <w:left w:w="90" w:type="dxa"/>
              <w:bottom w:w="60" w:type="dxa"/>
              <w:right w:w="90" w:type="dxa"/>
            </w:tcMar>
          </w:tcPr>
          <w:p w:rsidR="0046729B" w:rsidRDefault="00767123" w14:paraId="39AF6DA7" w14:textId="77777777">
            <w:pPr>
              <w:spacing w:after="0"/>
            </w:pPr>
            <w:r>
              <w:rPr>
                <w:b/>
                <w:bCs/>
                <w:sz w:val="18"/>
                <w:szCs w:val="18"/>
              </w:rPr>
              <w:t>Integration Style</w:t>
            </w:r>
          </w:p>
        </w:tc>
        <w:tc>
          <w:tcPr>
            <w:tcW w:w="7480" w:type="dxa"/>
            <w:tcMar>
              <w:top w:w="60" w:type="dxa"/>
              <w:left w:w="90" w:type="dxa"/>
              <w:bottom w:w="60" w:type="dxa"/>
              <w:right w:w="90" w:type="dxa"/>
            </w:tcMar>
          </w:tcPr>
          <w:p w:rsidR="0046729B" w:rsidP="78BE6B19" w:rsidRDefault="00767123" w14:paraId="1A0E70AB" w14:textId="1BD60B8B">
            <w:pPr>
              <w:spacing w:after="0"/>
              <w:rPr>
                <w:sz w:val="18"/>
                <w:szCs w:val="18"/>
              </w:rPr>
            </w:pPr>
            <w:r w:rsidRPr="78BE6B19" w:rsidR="344B7F01">
              <w:rPr>
                <w:sz w:val="18"/>
                <w:szCs w:val="18"/>
              </w:rPr>
              <w:t>API-first, loosely coupled, versioned</w:t>
            </w:r>
            <w:r w:rsidRPr="78BE6B19" w:rsidR="390EBCAD">
              <w:rPr>
                <w:sz w:val="18"/>
                <w:szCs w:val="18"/>
              </w:rPr>
              <w:t xml:space="preserve"> in </w:t>
            </w:r>
            <w:r w:rsidRPr="78BE6B19" w:rsidR="390EBCAD">
              <w:rPr>
                <w:sz w:val="18"/>
                <w:szCs w:val="18"/>
              </w:rPr>
              <w:t>.Net</w:t>
            </w:r>
            <w:r w:rsidRPr="78BE6B19" w:rsidR="390EBCAD">
              <w:rPr>
                <w:sz w:val="18"/>
                <w:szCs w:val="18"/>
              </w:rPr>
              <w:t xml:space="preserve"> core </w:t>
            </w:r>
            <w:r w:rsidRPr="78BE6B19" w:rsidR="390EBCAD">
              <w:rPr>
                <w:sz w:val="18"/>
                <w:szCs w:val="18"/>
              </w:rPr>
              <w:t>possibly containerized</w:t>
            </w:r>
            <w:r w:rsidRPr="78BE6B19" w:rsidR="390EBCAD">
              <w:rPr>
                <w:sz w:val="18"/>
                <w:szCs w:val="18"/>
              </w:rPr>
              <w:t>.</w:t>
            </w:r>
          </w:p>
        </w:tc>
      </w:tr>
      <w:tr w:rsidR="0046729B" w:rsidTr="19EEAAC3" w14:paraId="4C258A4A" w14:textId="77777777">
        <w:trPr>
          <w:cantSplit/>
        </w:trPr>
        <w:tc>
          <w:tcPr>
            <w:tcW w:w="2600" w:type="dxa"/>
            <w:shd w:val="clear" w:color="auto" w:fill="F2F4F6"/>
            <w:tcMar>
              <w:top w:w="60" w:type="dxa"/>
              <w:left w:w="90" w:type="dxa"/>
              <w:bottom w:w="60" w:type="dxa"/>
              <w:right w:w="90" w:type="dxa"/>
            </w:tcMar>
          </w:tcPr>
          <w:p w:rsidR="0046729B" w:rsidRDefault="00767123" w14:paraId="58701ED8" w14:textId="77777777">
            <w:pPr>
              <w:spacing w:after="0"/>
            </w:pPr>
            <w:r>
              <w:rPr>
                <w:b/>
                <w:bCs/>
                <w:sz w:val="18"/>
                <w:szCs w:val="18"/>
              </w:rPr>
              <w:t>Data Residency</w:t>
            </w:r>
          </w:p>
        </w:tc>
        <w:tc>
          <w:tcPr>
            <w:tcW w:w="7480" w:type="dxa"/>
            <w:shd w:val="clear" w:color="auto" w:fill="F2F4F6"/>
            <w:tcMar>
              <w:top w:w="60" w:type="dxa"/>
              <w:left w:w="90" w:type="dxa"/>
              <w:bottom w:w="60" w:type="dxa"/>
              <w:right w:w="90" w:type="dxa"/>
            </w:tcMar>
          </w:tcPr>
          <w:p w:rsidR="0046729B" w:rsidRDefault="00767123" w14:paraId="605C3336" w14:textId="77777777">
            <w:pPr>
              <w:spacing w:after="0"/>
            </w:pPr>
            <w:r>
              <w:rPr>
                <w:sz w:val="18"/>
                <w:szCs w:val="18"/>
              </w:rPr>
              <w:t>Configurable by country; hosting location and regulatory / data-residency compliance to be documented where mandated</w:t>
            </w:r>
          </w:p>
        </w:tc>
      </w:tr>
    </w:tbl>
    <w:p w:rsidR="0046729B" w:rsidRDefault="00767123" w14:paraId="57371365" w14:textId="772B0407">
      <w:pPr>
        <w:pStyle w:val="Heading2"/>
      </w:pPr>
      <w:bookmarkStart w:name="_Toc813941886" w:id="315"/>
      <w:r>
        <w:t>Key Deliverables and Milestones</w:t>
      </w:r>
      <w:bookmarkEnd w:id="315"/>
    </w:p>
    <w:p w:rsidR="0046729B" w:rsidRDefault="00767123" w14:paraId="76EFF3B6" w14:textId="77777777">
      <w:r>
        <w:t>The engagement is structured around seven payment milestones. All dates shown are tentative; they are derived from Aon's current draft delivery plan and are provided as the planning basis on which the fixed fee should be structured. Final dates will be agreed with the selected Provider at Milestone 1 and baselined in the SOW. Providers should confirm and refine the sequence as part of their response, and must flag immediately any milestone they consider unachievable.</w:t>
      </w:r>
    </w:p>
    <w:p w:rsidR="0046729B" w:rsidRDefault="00767123" w14:paraId="6E658E24" w14:textId="77777777">
      <w:r>
        <w:rPr>
          <w:b/>
          <w:bCs/>
        </w:rPr>
        <w:t>Payment is tied to Aon's formal acceptance of each milestone against the acceptance criteria set out below. The fixed fee must be apportioned across the milestones in the percentages shown; providers may not propose an alternative weighting.</w:t>
      </w:r>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700"/>
        <w:gridCol w:w="4600"/>
        <w:gridCol w:w="2700"/>
        <w:gridCol w:w="2080"/>
      </w:tblGrid>
      <w:tr w:rsidR="0046729B" w14:paraId="31D6E0D5" w14:textId="77777777">
        <w:trPr>
          <w:tblHeader/>
        </w:trPr>
        <w:tc>
          <w:tcPr>
            <w:tcW w:w="700" w:type="dxa"/>
            <w:shd w:val="clear" w:color="auto" w:fill="1B2A47"/>
            <w:tcMar>
              <w:top w:w="60" w:type="dxa"/>
              <w:left w:w="90" w:type="dxa"/>
              <w:bottom w:w="60" w:type="dxa"/>
              <w:right w:w="90" w:type="dxa"/>
            </w:tcMar>
          </w:tcPr>
          <w:p w:rsidR="0046729B" w:rsidRDefault="00767123" w14:paraId="490AF330" w14:textId="77777777">
            <w:pPr>
              <w:spacing w:after="0"/>
            </w:pPr>
            <w:r>
              <w:rPr>
                <w:b/>
                <w:bCs/>
                <w:color w:val="FFFFFF"/>
                <w:sz w:val="18"/>
                <w:szCs w:val="18"/>
              </w:rPr>
              <w:t>#</w:t>
            </w:r>
          </w:p>
        </w:tc>
        <w:tc>
          <w:tcPr>
            <w:tcW w:w="4600" w:type="dxa"/>
            <w:shd w:val="clear" w:color="auto" w:fill="1B2A47"/>
            <w:tcMar>
              <w:top w:w="60" w:type="dxa"/>
              <w:left w:w="90" w:type="dxa"/>
              <w:bottom w:w="60" w:type="dxa"/>
              <w:right w:w="90" w:type="dxa"/>
            </w:tcMar>
          </w:tcPr>
          <w:p w:rsidR="0046729B" w:rsidRDefault="00767123" w14:paraId="442058DF" w14:textId="77777777">
            <w:pPr>
              <w:spacing w:after="0"/>
            </w:pPr>
            <w:r>
              <w:rPr>
                <w:b/>
                <w:bCs/>
                <w:color w:val="FFFFFF"/>
                <w:sz w:val="18"/>
                <w:szCs w:val="18"/>
              </w:rPr>
              <w:t>Milestone</w:t>
            </w:r>
          </w:p>
        </w:tc>
        <w:tc>
          <w:tcPr>
            <w:tcW w:w="2700" w:type="dxa"/>
            <w:shd w:val="clear" w:color="auto" w:fill="1B2A47"/>
            <w:tcMar>
              <w:top w:w="60" w:type="dxa"/>
              <w:left w:w="90" w:type="dxa"/>
              <w:bottom w:w="60" w:type="dxa"/>
              <w:right w:w="90" w:type="dxa"/>
            </w:tcMar>
          </w:tcPr>
          <w:p w:rsidR="0046729B" w:rsidRDefault="00767123" w14:paraId="27FE3416" w14:textId="77777777">
            <w:pPr>
              <w:spacing w:after="0"/>
            </w:pPr>
            <w:r>
              <w:rPr>
                <w:b/>
                <w:bCs/>
                <w:color w:val="FFFFFF"/>
                <w:sz w:val="18"/>
                <w:szCs w:val="18"/>
              </w:rPr>
              <w:t>Tentative Date</w:t>
            </w:r>
          </w:p>
        </w:tc>
        <w:tc>
          <w:tcPr>
            <w:tcW w:w="2080" w:type="dxa"/>
            <w:shd w:val="clear" w:color="auto" w:fill="1B2A47"/>
            <w:tcMar>
              <w:top w:w="60" w:type="dxa"/>
              <w:left w:w="90" w:type="dxa"/>
              <w:bottom w:w="60" w:type="dxa"/>
              <w:right w:w="90" w:type="dxa"/>
            </w:tcMar>
          </w:tcPr>
          <w:p w:rsidR="0046729B" w:rsidRDefault="00767123" w14:paraId="5E20F7FF" w14:textId="77777777">
            <w:pPr>
              <w:spacing w:after="0"/>
            </w:pPr>
            <w:r>
              <w:rPr>
                <w:b/>
                <w:bCs/>
                <w:color w:val="FFFFFF"/>
                <w:sz w:val="18"/>
                <w:szCs w:val="18"/>
              </w:rPr>
              <w:t>Payment</w:t>
            </w:r>
          </w:p>
        </w:tc>
      </w:tr>
      <w:tr w:rsidR="0046729B" w14:paraId="1F68804A" w14:textId="77777777">
        <w:trPr>
          <w:cantSplit/>
        </w:trPr>
        <w:tc>
          <w:tcPr>
            <w:tcW w:w="700" w:type="dxa"/>
            <w:tcMar>
              <w:top w:w="60" w:type="dxa"/>
              <w:left w:w="90" w:type="dxa"/>
              <w:bottom w:w="60" w:type="dxa"/>
              <w:right w:w="90" w:type="dxa"/>
            </w:tcMar>
          </w:tcPr>
          <w:p w:rsidR="0046729B" w:rsidRDefault="00767123" w14:paraId="1B7C1423" w14:textId="77777777">
            <w:pPr>
              <w:spacing w:after="0"/>
            </w:pPr>
            <w:r>
              <w:rPr>
                <w:b/>
                <w:bCs/>
                <w:sz w:val="18"/>
                <w:szCs w:val="18"/>
              </w:rPr>
              <w:t>M1</w:t>
            </w:r>
          </w:p>
        </w:tc>
        <w:tc>
          <w:tcPr>
            <w:tcW w:w="4600" w:type="dxa"/>
            <w:tcMar>
              <w:top w:w="60" w:type="dxa"/>
              <w:left w:w="90" w:type="dxa"/>
              <w:bottom w:w="60" w:type="dxa"/>
              <w:right w:w="90" w:type="dxa"/>
            </w:tcMar>
          </w:tcPr>
          <w:p w:rsidR="0046729B" w:rsidRDefault="00767123" w14:paraId="021D4482" w14:textId="77777777">
            <w:pPr>
              <w:spacing w:after="0"/>
            </w:pPr>
            <w:r>
              <w:rPr>
                <w:sz w:val="18"/>
                <w:szCs w:val="18"/>
              </w:rPr>
              <w:t>Contract &amp; Mobilization</w:t>
            </w:r>
          </w:p>
        </w:tc>
        <w:tc>
          <w:tcPr>
            <w:tcW w:w="2700" w:type="dxa"/>
            <w:tcMar>
              <w:top w:w="60" w:type="dxa"/>
              <w:left w:w="90" w:type="dxa"/>
              <w:bottom w:w="60" w:type="dxa"/>
              <w:right w:w="90" w:type="dxa"/>
            </w:tcMar>
          </w:tcPr>
          <w:p w:rsidR="0046729B" w:rsidRDefault="00767123" w14:paraId="37D9CEC6" w14:textId="77777777">
            <w:pPr>
              <w:spacing w:after="0"/>
            </w:pPr>
            <w:r>
              <w:rPr>
                <w:sz w:val="18"/>
                <w:szCs w:val="18"/>
              </w:rPr>
              <w:t>11 September 2026</w:t>
            </w:r>
          </w:p>
        </w:tc>
        <w:tc>
          <w:tcPr>
            <w:tcW w:w="2080" w:type="dxa"/>
            <w:tcMar>
              <w:top w:w="60" w:type="dxa"/>
              <w:left w:w="90" w:type="dxa"/>
              <w:bottom w:w="60" w:type="dxa"/>
              <w:right w:w="90" w:type="dxa"/>
            </w:tcMar>
          </w:tcPr>
          <w:p w:rsidR="0046729B" w:rsidRDefault="00767123" w14:paraId="39DE4777" w14:textId="77777777">
            <w:pPr>
              <w:spacing w:after="0"/>
            </w:pPr>
            <w:r>
              <w:rPr>
                <w:sz w:val="18"/>
                <w:szCs w:val="18"/>
              </w:rPr>
              <w:t>10%</w:t>
            </w:r>
          </w:p>
        </w:tc>
      </w:tr>
      <w:tr w:rsidR="0046729B" w14:paraId="2E1DE0E8" w14:textId="77777777">
        <w:trPr>
          <w:cantSplit/>
        </w:trPr>
        <w:tc>
          <w:tcPr>
            <w:tcW w:w="700" w:type="dxa"/>
            <w:shd w:val="clear" w:color="auto" w:fill="F2F4F6"/>
            <w:tcMar>
              <w:top w:w="60" w:type="dxa"/>
              <w:left w:w="90" w:type="dxa"/>
              <w:bottom w:w="60" w:type="dxa"/>
              <w:right w:w="90" w:type="dxa"/>
            </w:tcMar>
          </w:tcPr>
          <w:p w:rsidR="0046729B" w:rsidRDefault="00767123" w14:paraId="070E6B7B" w14:textId="77777777">
            <w:pPr>
              <w:spacing w:after="0"/>
            </w:pPr>
            <w:r>
              <w:rPr>
                <w:b/>
                <w:bCs/>
                <w:sz w:val="18"/>
                <w:szCs w:val="18"/>
              </w:rPr>
              <w:t>M2</w:t>
            </w:r>
          </w:p>
        </w:tc>
        <w:tc>
          <w:tcPr>
            <w:tcW w:w="4600" w:type="dxa"/>
            <w:shd w:val="clear" w:color="auto" w:fill="F2F4F6"/>
            <w:tcMar>
              <w:top w:w="60" w:type="dxa"/>
              <w:left w:w="90" w:type="dxa"/>
              <w:bottom w:w="60" w:type="dxa"/>
              <w:right w:w="90" w:type="dxa"/>
            </w:tcMar>
          </w:tcPr>
          <w:p w:rsidR="0046729B" w:rsidRDefault="00767123" w14:paraId="4F3E03EE" w14:textId="77777777">
            <w:pPr>
              <w:spacing w:after="0"/>
            </w:pPr>
            <w:r>
              <w:rPr>
                <w:sz w:val="18"/>
                <w:szCs w:val="18"/>
              </w:rPr>
              <w:t>Requirements &amp; Architecture Sign-off</w:t>
            </w:r>
          </w:p>
        </w:tc>
        <w:tc>
          <w:tcPr>
            <w:tcW w:w="2700" w:type="dxa"/>
            <w:shd w:val="clear" w:color="auto" w:fill="F2F4F6"/>
            <w:tcMar>
              <w:top w:w="60" w:type="dxa"/>
              <w:left w:w="90" w:type="dxa"/>
              <w:bottom w:w="60" w:type="dxa"/>
              <w:right w:w="90" w:type="dxa"/>
            </w:tcMar>
          </w:tcPr>
          <w:p w:rsidR="0046729B" w:rsidRDefault="00767123" w14:paraId="1929AEC9" w14:textId="77777777">
            <w:pPr>
              <w:spacing w:after="0"/>
            </w:pPr>
            <w:r>
              <w:rPr>
                <w:sz w:val="18"/>
                <w:szCs w:val="18"/>
              </w:rPr>
              <w:t>30 September 2026</w:t>
            </w:r>
          </w:p>
        </w:tc>
        <w:tc>
          <w:tcPr>
            <w:tcW w:w="2080" w:type="dxa"/>
            <w:shd w:val="clear" w:color="auto" w:fill="F2F4F6"/>
            <w:tcMar>
              <w:top w:w="60" w:type="dxa"/>
              <w:left w:w="90" w:type="dxa"/>
              <w:bottom w:w="60" w:type="dxa"/>
              <w:right w:w="90" w:type="dxa"/>
            </w:tcMar>
          </w:tcPr>
          <w:p w:rsidR="0046729B" w:rsidRDefault="00767123" w14:paraId="6F230904" w14:textId="77777777">
            <w:pPr>
              <w:spacing w:after="0"/>
            </w:pPr>
            <w:r>
              <w:rPr>
                <w:sz w:val="18"/>
                <w:szCs w:val="18"/>
              </w:rPr>
              <w:t>15%</w:t>
            </w:r>
          </w:p>
        </w:tc>
      </w:tr>
      <w:tr w:rsidR="0046729B" w14:paraId="7F5604F7" w14:textId="77777777">
        <w:trPr>
          <w:cantSplit/>
        </w:trPr>
        <w:tc>
          <w:tcPr>
            <w:tcW w:w="700" w:type="dxa"/>
            <w:tcMar>
              <w:top w:w="60" w:type="dxa"/>
              <w:left w:w="90" w:type="dxa"/>
              <w:bottom w:w="60" w:type="dxa"/>
              <w:right w:w="90" w:type="dxa"/>
            </w:tcMar>
          </w:tcPr>
          <w:p w:rsidR="0046729B" w:rsidRDefault="00767123" w14:paraId="4B49E0E6" w14:textId="77777777">
            <w:pPr>
              <w:spacing w:after="0"/>
            </w:pPr>
            <w:r>
              <w:rPr>
                <w:b/>
                <w:bCs/>
                <w:sz w:val="18"/>
                <w:szCs w:val="18"/>
              </w:rPr>
              <w:t>M3</w:t>
            </w:r>
          </w:p>
        </w:tc>
        <w:tc>
          <w:tcPr>
            <w:tcW w:w="4600" w:type="dxa"/>
            <w:tcMar>
              <w:top w:w="60" w:type="dxa"/>
              <w:left w:w="90" w:type="dxa"/>
              <w:bottom w:w="60" w:type="dxa"/>
              <w:right w:w="90" w:type="dxa"/>
            </w:tcMar>
          </w:tcPr>
          <w:p w:rsidR="0046729B" w:rsidRDefault="00767123" w14:paraId="6C45AF5E" w14:textId="77777777">
            <w:pPr>
              <w:spacing w:after="0"/>
            </w:pPr>
            <w:r>
              <w:rPr>
                <w:sz w:val="18"/>
                <w:szCs w:val="18"/>
              </w:rPr>
              <w:t>Design &amp; MVP Completion</w:t>
            </w:r>
          </w:p>
        </w:tc>
        <w:tc>
          <w:tcPr>
            <w:tcW w:w="2700" w:type="dxa"/>
            <w:tcMar>
              <w:top w:w="60" w:type="dxa"/>
              <w:left w:w="90" w:type="dxa"/>
              <w:bottom w:w="60" w:type="dxa"/>
              <w:right w:w="90" w:type="dxa"/>
            </w:tcMar>
          </w:tcPr>
          <w:p w:rsidR="0046729B" w:rsidRDefault="00767123" w14:paraId="4865A4DB" w14:textId="77777777">
            <w:pPr>
              <w:spacing w:after="0"/>
            </w:pPr>
            <w:r>
              <w:rPr>
                <w:sz w:val="18"/>
                <w:szCs w:val="18"/>
              </w:rPr>
              <w:t>6 November 2026</w:t>
            </w:r>
          </w:p>
        </w:tc>
        <w:tc>
          <w:tcPr>
            <w:tcW w:w="2080" w:type="dxa"/>
            <w:tcMar>
              <w:top w:w="60" w:type="dxa"/>
              <w:left w:w="90" w:type="dxa"/>
              <w:bottom w:w="60" w:type="dxa"/>
              <w:right w:w="90" w:type="dxa"/>
            </w:tcMar>
          </w:tcPr>
          <w:p w:rsidR="0046729B" w:rsidRDefault="00767123" w14:paraId="7E723B33" w14:textId="77777777">
            <w:pPr>
              <w:spacing w:after="0"/>
            </w:pPr>
            <w:r>
              <w:rPr>
                <w:sz w:val="18"/>
                <w:szCs w:val="18"/>
              </w:rPr>
              <w:t>20%</w:t>
            </w:r>
          </w:p>
        </w:tc>
      </w:tr>
      <w:tr w:rsidR="0046729B" w14:paraId="34800F93" w14:textId="77777777">
        <w:trPr>
          <w:cantSplit/>
        </w:trPr>
        <w:tc>
          <w:tcPr>
            <w:tcW w:w="700" w:type="dxa"/>
            <w:shd w:val="clear" w:color="auto" w:fill="F2F4F6"/>
            <w:tcMar>
              <w:top w:w="60" w:type="dxa"/>
              <w:left w:w="90" w:type="dxa"/>
              <w:bottom w:w="60" w:type="dxa"/>
              <w:right w:w="90" w:type="dxa"/>
            </w:tcMar>
          </w:tcPr>
          <w:p w:rsidR="0046729B" w:rsidRDefault="00767123" w14:paraId="2209783C" w14:textId="77777777">
            <w:pPr>
              <w:spacing w:after="0"/>
            </w:pPr>
            <w:r>
              <w:rPr>
                <w:b/>
                <w:bCs/>
                <w:sz w:val="18"/>
                <w:szCs w:val="18"/>
              </w:rPr>
              <w:t>M4</w:t>
            </w:r>
          </w:p>
        </w:tc>
        <w:tc>
          <w:tcPr>
            <w:tcW w:w="4600" w:type="dxa"/>
            <w:shd w:val="clear" w:color="auto" w:fill="F2F4F6"/>
            <w:tcMar>
              <w:top w:w="60" w:type="dxa"/>
              <w:left w:w="90" w:type="dxa"/>
              <w:bottom w:w="60" w:type="dxa"/>
              <w:right w:w="90" w:type="dxa"/>
            </w:tcMar>
          </w:tcPr>
          <w:p w:rsidR="0046729B" w:rsidRDefault="00767123" w14:paraId="60565D0D" w14:textId="77777777">
            <w:pPr>
              <w:spacing w:after="0"/>
            </w:pPr>
            <w:r>
              <w:rPr>
                <w:sz w:val="18"/>
                <w:szCs w:val="18"/>
              </w:rPr>
              <w:t>Development &amp; SIT Completion</w:t>
            </w:r>
          </w:p>
        </w:tc>
        <w:tc>
          <w:tcPr>
            <w:tcW w:w="2700" w:type="dxa"/>
            <w:shd w:val="clear" w:color="auto" w:fill="F2F4F6"/>
            <w:tcMar>
              <w:top w:w="60" w:type="dxa"/>
              <w:left w:w="90" w:type="dxa"/>
              <w:bottom w:w="60" w:type="dxa"/>
              <w:right w:w="90" w:type="dxa"/>
            </w:tcMar>
          </w:tcPr>
          <w:p w:rsidR="0046729B" w:rsidRDefault="00767123" w14:paraId="6C3CB1F5" w14:textId="77777777">
            <w:pPr>
              <w:spacing w:after="0"/>
            </w:pPr>
            <w:r>
              <w:rPr>
                <w:sz w:val="18"/>
                <w:szCs w:val="18"/>
              </w:rPr>
              <w:t>4 December 2026</w:t>
            </w:r>
          </w:p>
        </w:tc>
        <w:tc>
          <w:tcPr>
            <w:tcW w:w="2080" w:type="dxa"/>
            <w:shd w:val="clear" w:color="auto" w:fill="F2F4F6"/>
            <w:tcMar>
              <w:top w:w="60" w:type="dxa"/>
              <w:left w:w="90" w:type="dxa"/>
              <w:bottom w:w="60" w:type="dxa"/>
              <w:right w:w="90" w:type="dxa"/>
            </w:tcMar>
          </w:tcPr>
          <w:p w:rsidR="0046729B" w:rsidRDefault="00767123" w14:paraId="6F83F5F8" w14:textId="77777777">
            <w:pPr>
              <w:spacing w:after="0"/>
            </w:pPr>
            <w:r>
              <w:rPr>
                <w:sz w:val="18"/>
                <w:szCs w:val="18"/>
              </w:rPr>
              <w:t>25%</w:t>
            </w:r>
          </w:p>
        </w:tc>
      </w:tr>
      <w:tr w:rsidR="0046729B" w14:paraId="344BFE5A" w14:textId="77777777">
        <w:trPr>
          <w:cantSplit/>
        </w:trPr>
        <w:tc>
          <w:tcPr>
            <w:tcW w:w="700" w:type="dxa"/>
            <w:tcMar>
              <w:top w:w="60" w:type="dxa"/>
              <w:left w:w="90" w:type="dxa"/>
              <w:bottom w:w="60" w:type="dxa"/>
              <w:right w:w="90" w:type="dxa"/>
            </w:tcMar>
          </w:tcPr>
          <w:p w:rsidR="0046729B" w:rsidRDefault="00767123" w14:paraId="2FE24435" w14:textId="77777777">
            <w:pPr>
              <w:spacing w:after="0"/>
            </w:pPr>
            <w:r>
              <w:rPr>
                <w:b/>
                <w:bCs/>
                <w:sz w:val="18"/>
                <w:szCs w:val="18"/>
              </w:rPr>
              <w:t>M5</w:t>
            </w:r>
          </w:p>
        </w:tc>
        <w:tc>
          <w:tcPr>
            <w:tcW w:w="4600" w:type="dxa"/>
            <w:tcMar>
              <w:top w:w="60" w:type="dxa"/>
              <w:left w:w="90" w:type="dxa"/>
              <w:bottom w:w="60" w:type="dxa"/>
              <w:right w:w="90" w:type="dxa"/>
            </w:tcMar>
          </w:tcPr>
          <w:p w:rsidR="0046729B" w:rsidRDefault="00767123" w14:paraId="165F7BE0" w14:textId="77777777">
            <w:pPr>
              <w:spacing w:after="0"/>
            </w:pPr>
            <w:r>
              <w:rPr>
                <w:sz w:val="18"/>
                <w:szCs w:val="18"/>
              </w:rPr>
              <w:t>UAT Sign-off</w:t>
            </w:r>
          </w:p>
        </w:tc>
        <w:tc>
          <w:tcPr>
            <w:tcW w:w="2700" w:type="dxa"/>
            <w:tcMar>
              <w:top w:w="60" w:type="dxa"/>
              <w:left w:w="90" w:type="dxa"/>
              <w:bottom w:w="60" w:type="dxa"/>
              <w:right w:w="90" w:type="dxa"/>
            </w:tcMar>
          </w:tcPr>
          <w:p w:rsidR="0046729B" w:rsidRDefault="00767123" w14:paraId="681FF2F3" w14:textId="77777777">
            <w:pPr>
              <w:spacing w:after="0"/>
            </w:pPr>
            <w:r>
              <w:rPr>
                <w:sz w:val="18"/>
                <w:szCs w:val="18"/>
              </w:rPr>
              <w:t>30 December 2026</w:t>
            </w:r>
          </w:p>
        </w:tc>
        <w:tc>
          <w:tcPr>
            <w:tcW w:w="2080" w:type="dxa"/>
            <w:tcMar>
              <w:top w:w="60" w:type="dxa"/>
              <w:left w:w="90" w:type="dxa"/>
              <w:bottom w:w="60" w:type="dxa"/>
              <w:right w:w="90" w:type="dxa"/>
            </w:tcMar>
          </w:tcPr>
          <w:p w:rsidR="0046729B" w:rsidRDefault="007852E4" w14:paraId="2CB8456C" w14:textId="42603A9C">
            <w:pPr>
              <w:spacing w:after="0"/>
            </w:pPr>
            <w:r>
              <w:rPr>
                <w:sz w:val="18"/>
                <w:szCs w:val="18"/>
              </w:rPr>
              <w:t>20</w:t>
            </w:r>
            <w:r w:rsidR="00767123">
              <w:rPr>
                <w:sz w:val="18"/>
                <w:szCs w:val="18"/>
              </w:rPr>
              <w:t>%</w:t>
            </w:r>
          </w:p>
        </w:tc>
      </w:tr>
      <w:tr w:rsidR="0046729B" w14:paraId="1313594A" w14:textId="77777777">
        <w:trPr>
          <w:cantSplit/>
        </w:trPr>
        <w:tc>
          <w:tcPr>
            <w:tcW w:w="700" w:type="dxa"/>
            <w:shd w:val="clear" w:color="auto" w:fill="F2F4F6"/>
            <w:tcMar>
              <w:top w:w="60" w:type="dxa"/>
              <w:left w:w="90" w:type="dxa"/>
              <w:bottom w:w="60" w:type="dxa"/>
              <w:right w:w="90" w:type="dxa"/>
            </w:tcMar>
          </w:tcPr>
          <w:p w:rsidR="0046729B" w:rsidRDefault="00767123" w14:paraId="62698C6C" w14:textId="77777777">
            <w:pPr>
              <w:spacing w:after="0"/>
            </w:pPr>
            <w:r>
              <w:rPr>
                <w:b/>
                <w:bCs/>
                <w:sz w:val="18"/>
                <w:szCs w:val="18"/>
              </w:rPr>
              <w:t>M6</w:t>
            </w:r>
          </w:p>
        </w:tc>
        <w:tc>
          <w:tcPr>
            <w:tcW w:w="4600" w:type="dxa"/>
            <w:shd w:val="clear" w:color="auto" w:fill="F2F4F6"/>
            <w:tcMar>
              <w:top w:w="60" w:type="dxa"/>
              <w:left w:w="90" w:type="dxa"/>
              <w:bottom w:w="60" w:type="dxa"/>
              <w:right w:w="90" w:type="dxa"/>
            </w:tcMar>
          </w:tcPr>
          <w:p w:rsidR="0046729B" w:rsidRDefault="00767123" w14:paraId="063D0140" w14:textId="77777777">
            <w:pPr>
              <w:spacing w:after="0"/>
            </w:pPr>
            <w:r>
              <w:rPr>
                <w:sz w:val="18"/>
                <w:szCs w:val="18"/>
              </w:rPr>
              <w:t>Production Go-Live</w:t>
            </w:r>
          </w:p>
        </w:tc>
        <w:tc>
          <w:tcPr>
            <w:tcW w:w="2700" w:type="dxa"/>
            <w:shd w:val="clear" w:color="auto" w:fill="F2F4F6"/>
            <w:tcMar>
              <w:top w:w="60" w:type="dxa"/>
              <w:left w:w="90" w:type="dxa"/>
              <w:bottom w:w="60" w:type="dxa"/>
              <w:right w:w="90" w:type="dxa"/>
            </w:tcMar>
          </w:tcPr>
          <w:p w:rsidR="0046729B" w:rsidRDefault="007D2271" w14:paraId="6D65AAF2" w14:textId="0113717B">
            <w:pPr>
              <w:spacing w:after="0"/>
            </w:pPr>
            <w:r>
              <w:rPr>
                <w:sz w:val="18"/>
                <w:szCs w:val="18"/>
              </w:rPr>
              <w:t>1</w:t>
            </w:r>
            <w:r w:rsidR="00767123">
              <w:rPr>
                <w:sz w:val="18"/>
                <w:szCs w:val="18"/>
              </w:rPr>
              <w:t xml:space="preserve"> February 2027</w:t>
            </w:r>
          </w:p>
        </w:tc>
        <w:tc>
          <w:tcPr>
            <w:tcW w:w="2080" w:type="dxa"/>
            <w:shd w:val="clear" w:color="auto" w:fill="F2F4F6"/>
            <w:tcMar>
              <w:top w:w="60" w:type="dxa"/>
              <w:left w:w="90" w:type="dxa"/>
              <w:bottom w:w="60" w:type="dxa"/>
              <w:right w:w="90" w:type="dxa"/>
            </w:tcMar>
          </w:tcPr>
          <w:p w:rsidR="0046729B" w:rsidRDefault="007852E4" w14:paraId="705BF6AE" w14:textId="628673D6">
            <w:pPr>
              <w:spacing w:after="0"/>
            </w:pPr>
            <w:r>
              <w:rPr>
                <w:sz w:val="18"/>
                <w:szCs w:val="18"/>
              </w:rPr>
              <w:t>5</w:t>
            </w:r>
            <w:r w:rsidR="00767123">
              <w:rPr>
                <w:sz w:val="18"/>
                <w:szCs w:val="18"/>
              </w:rPr>
              <w:t>%</w:t>
            </w:r>
          </w:p>
        </w:tc>
      </w:tr>
      <w:tr w:rsidR="0046729B" w14:paraId="43B27BA2" w14:textId="77777777">
        <w:trPr>
          <w:cantSplit/>
        </w:trPr>
        <w:tc>
          <w:tcPr>
            <w:tcW w:w="700" w:type="dxa"/>
            <w:tcMar>
              <w:top w:w="60" w:type="dxa"/>
              <w:left w:w="90" w:type="dxa"/>
              <w:bottom w:w="60" w:type="dxa"/>
              <w:right w:w="90" w:type="dxa"/>
            </w:tcMar>
          </w:tcPr>
          <w:p w:rsidR="0046729B" w:rsidRDefault="00767123" w14:paraId="68552AE5" w14:textId="77777777">
            <w:pPr>
              <w:spacing w:after="0"/>
            </w:pPr>
            <w:r>
              <w:rPr>
                <w:b/>
                <w:bCs/>
                <w:sz w:val="18"/>
                <w:szCs w:val="18"/>
              </w:rPr>
              <w:t>M7</w:t>
            </w:r>
          </w:p>
        </w:tc>
        <w:tc>
          <w:tcPr>
            <w:tcW w:w="4600" w:type="dxa"/>
            <w:tcMar>
              <w:top w:w="60" w:type="dxa"/>
              <w:left w:w="90" w:type="dxa"/>
              <w:bottom w:w="60" w:type="dxa"/>
              <w:right w:w="90" w:type="dxa"/>
            </w:tcMar>
          </w:tcPr>
          <w:p w:rsidR="0046729B" w:rsidRDefault="00767123" w14:paraId="265B8A2E" w14:textId="77777777">
            <w:pPr>
              <w:spacing w:after="0"/>
            </w:pPr>
            <w:r>
              <w:rPr>
                <w:sz w:val="18"/>
                <w:szCs w:val="18"/>
              </w:rPr>
              <w:t>Hypercare Exit</w:t>
            </w:r>
          </w:p>
        </w:tc>
        <w:tc>
          <w:tcPr>
            <w:tcW w:w="2700" w:type="dxa"/>
            <w:tcMar>
              <w:top w:w="60" w:type="dxa"/>
              <w:left w:w="90" w:type="dxa"/>
              <w:bottom w:w="60" w:type="dxa"/>
              <w:right w:w="90" w:type="dxa"/>
            </w:tcMar>
          </w:tcPr>
          <w:p w:rsidR="0046729B" w:rsidRDefault="00767123" w14:paraId="20D0CB46" w14:textId="77777777">
            <w:pPr>
              <w:spacing w:after="0"/>
            </w:pPr>
            <w:r>
              <w:rPr>
                <w:sz w:val="18"/>
                <w:szCs w:val="18"/>
              </w:rPr>
              <w:t>31 March 2027</w:t>
            </w:r>
          </w:p>
        </w:tc>
        <w:tc>
          <w:tcPr>
            <w:tcW w:w="2080" w:type="dxa"/>
            <w:tcMar>
              <w:top w:w="60" w:type="dxa"/>
              <w:left w:w="90" w:type="dxa"/>
              <w:bottom w:w="60" w:type="dxa"/>
              <w:right w:w="90" w:type="dxa"/>
            </w:tcMar>
          </w:tcPr>
          <w:p w:rsidR="0046729B" w:rsidRDefault="00767123" w14:paraId="0512F7A1" w14:textId="77777777">
            <w:pPr>
              <w:spacing w:after="0"/>
            </w:pPr>
            <w:r>
              <w:rPr>
                <w:sz w:val="18"/>
                <w:szCs w:val="18"/>
              </w:rPr>
              <w:t>5%</w:t>
            </w:r>
          </w:p>
        </w:tc>
      </w:tr>
      <w:tr w:rsidR="0046729B" w14:paraId="167A45D0" w14:textId="77777777">
        <w:trPr>
          <w:cantSplit/>
        </w:trPr>
        <w:tc>
          <w:tcPr>
            <w:tcW w:w="700" w:type="dxa"/>
            <w:shd w:val="clear" w:color="auto" w:fill="F2F4F6"/>
            <w:tcMar>
              <w:top w:w="60" w:type="dxa"/>
              <w:left w:w="90" w:type="dxa"/>
              <w:bottom w:w="60" w:type="dxa"/>
              <w:right w:w="90" w:type="dxa"/>
            </w:tcMar>
          </w:tcPr>
          <w:p w:rsidR="0046729B" w:rsidRDefault="0046729B" w14:paraId="313DCCC5" w14:textId="77777777">
            <w:pPr>
              <w:spacing w:after="0"/>
            </w:pPr>
          </w:p>
        </w:tc>
        <w:tc>
          <w:tcPr>
            <w:tcW w:w="4600" w:type="dxa"/>
            <w:shd w:val="clear" w:color="auto" w:fill="F2F4F6"/>
            <w:tcMar>
              <w:top w:w="60" w:type="dxa"/>
              <w:left w:w="90" w:type="dxa"/>
              <w:bottom w:w="60" w:type="dxa"/>
              <w:right w:w="90" w:type="dxa"/>
            </w:tcMar>
          </w:tcPr>
          <w:p w:rsidR="0046729B" w:rsidRDefault="00767123" w14:paraId="2AE57005" w14:textId="77777777">
            <w:pPr>
              <w:spacing w:after="0"/>
            </w:pPr>
            <w:r>
              <w:rPr>
                <w:sz w:val="18"/>
                <w:szCs w:val="18"/>
              </w:rPr>
              <w:t>Total</w:t>
            </w:r>
          </w:p>
        </w:tc>
        <w:tc>
          <w:tcPr>
            <w:tcW w:w="2700" w:type="dxa"/>
            <w:shd w:val="clear" w:color="auto" w:fill="F2F4F6"/>
            <w:tcMar>
              <w:top w:w="60" w:type="dxa"/>
              <w:left w:w="90" w:type="dxa"/>
              <w:bottom w:w="60" w:type="dxa"/>
              <w:right w:w="90" w:type="dxa"/>
            </w:tcMar>
          </w:tcPr>
          <w:p w:rsidR="0046729B" w:rsidRDefault="0046729B" w14:paraId="3F072A1C" w14:textId="77777777">
            <w:pPr>
              <w:spacing w:after="0"/>
            </w:pPr>
          </w:p>
        </w:tc>
        <w:tc>
          <w:tcPr>
            <w:tcW w:w="2080" w:type="dxa"/>
            <w:shd w:val="clear" w:color="auto" w:fill="F2F4F6"/>
            <w:tcMar>
              <w:top w:w="60" w:type="dxa"/>
              <w:left w:w="90" w:type="dxa"/>
              <w:bottom w:w="60" w:type="dxa"/>
              <w:right w:w="90" w:type="dxa"/>
            </w:tcMar>
          </w:tcPr>
          <w:p w:rsidR="0046729B" w:rsidRDefault="00767123" w14:paraId="10E75A27" w14:textId="77777777">
            <w:pPr>
              <w:spacing w:after="0"/>
            </w:pPr>
            <w:r>
              <w:rPr>
                <w:sz w:val="18"/>
                <w:szCs w:val="18"/>
              </w:rPr>
              <w:t>100%</w:t>
            </w:r>
          </w:p>
        </w:tc>
      </w:tr>
    </w:tbl>
    <w:p w:rsidR="0046729B" w:rsidRDefault="00767123" w14:paraId="6BD50684" w14:textId="74B3163B">
      <w:pPr>
        <w:pStyle w:val="Heading3"/>
      </w:pPr>
      <w:bookmarkStart w:name="_Toc2056102530" w:id="316"/>
      <w:bookmarkStart w:name="_Toc1408473907" w:id="317"/>
      <w:r>
        <w:t>M1 — Contract &amp; Mobilization — 10%   (tentative target: 11 September 2026)</w:t>
      </w:r>
      <w:bookmarkEnd w:id="316"/>
      <w:bookmarkEnd w:id="317"/>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3000"/>
        <w:gridCol w:w="7080"/>
      </w:tblGrid>
      <w:tr w:rsidR="0046729B" w14:paraId="7A8F785D" w14:textId="77777777">
        <w:trPr>
          <w:tblHeader/>
        </w:trPr>
        <w:tc>
          <w:tcPr>
            <w:tcW w:w="3000" w:type="dxa"/>
            <w:shd w:val="clear" w:color="auto" w:fill="1B2A47"/>
            <w:tcMar>
              <w:top w:w="60" w:type="dxa"/>
              <w:left w:w="90" w:type="dxa"/>
              <w:bottom w:w="60" w:type="dxa"/>
              <w:right w:w="90" w:type="dxa"/>
            </w:tcMar>
          </w:tcPr>
          <w:p w:rsidR="0046729B" w:rsidRDefault="00767123" w14:paraId="6667DA81" w14:textId="77777777">
            <w:pPr>
              <w:spacing w:after="0"/>
            </w:pPr>
            <w:r>
              <w:rPr>
                <w:b/>
                <w:bCs/>
                <w:color w:val="FFFFFF"/>
                <w:sz w:val="18"/>
                <w:szCs w:val="18"/>
              </w:rPr>
              <w:t>Deliverable</w:t>
            </w:r>
          </w:p>
        </w:tc>
        <w:tc>
          <w:tcPr>
            <w:tcW w:w="7080" w:type="dxa"/>
            <w:shd w:val="clear" w:color="auto" w:fill="1B2A47"/>
            <w:tcMar>
              <w:top w:w="60" w:type="dxa"/>
              <w:left w:w="90" w:type="dxa"/>
              <w:bottom w:w="60" w:type="dxa"/>
              <w:right w:w="90" w:type="dxa"/>
            </w:tcMar>
          </w:tcPr>
          <w:p w:rsidR="0046729B" w:rsidRDefault="00767123" w14:paraId="39367E13" w14:textId="77777777">
            <w:pPr>
              <w:spacing w:after="0"/>
            </w:pPr>
            <w:r>
              <w:rPr>
                <w:b/>
                <w:bCs/>
                <w:color w:val="FFFFFF"/>
                <w:sz w:val="18"/>
                <w:szCs w:val="18"/>
              </w:rPr>
              <w:t>Acceptance Criteria</w:t>
            </w:r>
          </w:p>
        </w:tc>
      </w:tr>
      <w:tr w:rsidR="0046729B" w14:paraId="2D6E563F" w14:textId="77777777">
        <w:trPr>
          <w:cantSplit/>
        </w:trPr>
        <w:tc>
          <w:tcPr>
            <w:tcW w:w="3000" w:type="dxa"/>
            <w:tcMar>
              <w:top w:w="60" w:type="dxa"/>
              <w:left w:w="90" w:type="dxa"/>
              <w:bottom w:w="60" w:type="dxa"/>
              <w:right w:w="90" w:type="dxa"/>
            </w:tcMar>
          </w:tcPr>
          <w:p w:rsidR="0046729B" w:rsidRDefault="00767123" w14:paraId="6D098357" w14:textId="77777777">
            <w:pPr>
              <w:spacing w:after="0"/>
            </w:pPr>
            <w:r>
              <w:rPr>
                <w:sz w:val="18"/>
                <w:szCs w:val="18"/>
              </w:rPr>
              <w:t>Contract Execution and Commercial Baseline</w:t>
            </w:r>
          </w:p>
        </w:tc>
        <w:tc>
          <w:tcPr>
            <w:tcW w:w="7080" w:type="dxa"/>
            <w:tcMar>
              <w:top w:w="60" w:type="dxa"/>
              <w:left w:w="90" w:type="dxa"/>
              <w:bottom w:w="60" w:type="dxa"/>
              <w:right w:w="90" w:type="dxa"/>
            </w:tcMar>
          </w:tcPr>
          <w:p w:rsidR="0046729B" w:rsidRDefault="00767123" w14:paraId="21008EAD" w14:textId="77777777">
            <w:pPr>
              <w:spacing w:after="0"/>
            </w:pPr>
            <w:r>
              <w:rPr>
                <w:sz w:val="18"/>
                <w:szCs w:val="18"/>
              </w:rPr>
              <w:t>SOW executed, milestone payment schedule agreed, and the Capacity Plan baselined against the proposed team. Accepted by Aon designees.</w:t>
            </w:r>
          </w:p>
        </w:tc>
      </w:tr>
      <w:tr w:rsidR="0046729B" w14:paraId="7B2B99AC" w14:textId="77777777">
        <w:trPr>
          <w:cantSplit/>
        </w:trPr>
        <w:tc>
          <w:tcPr>
            <w:tcW w:w="3000" w:type="dxa"/>
            <w:shd w:val="clear" w:color="auto" w:fill="F2F4F6"/>
            <w:tcMar>
              <w:top w:w="60" w:type="dxa"/>
              <w:left w:w="90" w:type="dxa"/>
              <w:bottom w:w="60" w:type="dxa"/>
              <w:right w:w="90" w:type="dxa"/>
            </w:tcMar>
          </w:tcPr>
          <w:p w:rsidR="0046729B" w:rsidRDefault="00767123" w14:paraId="7CEF68BA" w14:textId="77777777">
            <w:pPr>
              <w:spacing w:after="0"/>
            </w:pPr>
            <w:r>
              <w:rPr>
                <w:sz w:val="18"/>
                <w:szCs w:val="18"/>
              </w:rPr>
              <w:t>Team Mobilisation</w:t>
            </w:r>
          </w:p>
        </w:tc>
        <w:tc>
          <w:tcPr>
            <w:tcW w:w="7080" w:type="dxa"/>
            <w:shd w:val="clear" w:color="auto" w:fill="F2F4F6"/>
            <w:tcMar>
              <w:top w:w="60" w:type="dxa"/>
              <w:left w:w="90" w:type="dxa"/>
              <w:bottom w:w="60" w:type="dxa"/>
              <w:right w:w="90" w:type="dxa"/>
            </w:tcMar>
          </w:tcPr>
          <w:p w:rsidR="0046729B" w:rsidRDefault="00767123" w14:paraId="0791B078" w14:textId="77777777">
            <w:pPr>
              <w:spacing w:after="0"/>
            </w:pPr>
            <w:r>
              <w:rPr>
                <w:sz w:val="18"/>
                <w:szCs w:val="18"/>
              </w:rPr>
              <w:t>Full delivery team onboarded and provisioned with Aon access (Azure DevOps, environments, repositories, UUI and Figma Code Connect), inducted into Aon SDLC and security standards, and confirmed against the agreed Capacity Plan. Accepted by Aon designees.</w:t>
            </w:r>
          </w:p>
        </w:tc>
      </w:tr>
      <w:tr w:rsidR="0046729B" w14:paraId="58B29818" w14:textId="77777777">
        <w:trPr>
          <w:cantSplit/>
        </w:trPr>
        <w:tc>
          <w:tcPr>
            <w:tcW w:w="3000" w:type="dxa"/>
            <w:tcMar>
              <w:top w:w="60" w:type="dxa"/>
              <w:left w:w="90" w:type="dxa"/>
              <w:bottom w:w="60" w:type="dxa"/>
              <w:right w:w="90" w:type="dxa"/>
            </w:tcMar>
          </w:tcPr>
          <w:p w:rsidR="0046729B" w:rsidRDefault="00767123" w14:paraId="52B35086" w14:textId="77777777">
            <w:pPr>
              <w:spacing w:after="0"/>
            </w:pPr>
            <w:r>
              <w:rPr>
                <w:sz w:val="18"/>
                <w:szCs w:val="18"/>
              </w:rPr>
              <w:t>Delivery Plan and Governance Set-up</w:t>
            </w:r>
          </w:p>
        </w:tc>
        <w:tc>
          <w:tcPr>
            <w:tcW w:w="7080" w:type="dxa"/>
            <w:tcMar>
              <w:top w:w="60" w:type="dxa"/>
              <w:left w:w="90" w:type="dxa"/>
              <w:bottom w:w="60" w:type="dxa"/>
              <w:right w:w="90" w:type="dxa"/>
            </w:tcMar>
          </w:tcPr>
          <w:p w:rsidR="0046729B" w:rsidRDefault="00767123" w14:paraId="4424F407" w14:textId="77777777">
            <w:pPr>
              <w:spacing w:after="0"/>
            </w:pPr>
            <w:r>
              <w:rPr>
                <w:sz w:val="18"/>
                <w:szCs w:val="18"/>
              </w:rPr>
              <w:t>Detailed sprint-level delivery plan, deliverable register and acceptance criteria for each of the three workstreams, with dependencies on Aon and third-party teams explicitly identified, and governance, reporting and escalation cadences operating. Accepted by Aon designees.</w:t>
            </w:r>
          </w:p>
        </w:tc>
      </w:tr>
    </w:tbl>
    <w:p w:rsidR="0046729B" w:rsidRDefault="00767123" w14:paraId="5681AB9B" w14:textId="7795216A">
      <w:pPr>
        <w:pStyle w:val="Heading3"/>
      </w:pPr>
      <w:bookmarkStart w:name="_Toc1690998764" w:id="318"/>
      <w:bookmarkStart w:name="_Toc347046392" w:id="319"/>
      <w:r>
        <w:t>M2 — Requirements &amp; Architecture Sign-off — 15%   (tentative target: 30 September 2026)</w:t>
      </w:r>
      <w:bookmarkEnd w:id="318"/>
      <w:bookmarkEnd w:id="319"/>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3000"/>
        <w:gridCol w:w="7080"/>
      </w:tblGrid>
      <w:tr w:rsidR="0046729B" w14:paraId="49FEAB3B" w14:textId="77777777">
        <w:trPr>
          <w:tblHeader/>
        </w:trPr>
        <w:tc>
          <w:tcPr>
            <w:tcW w:w="3000" w:type="dxa"/>
            <w:shd w:val="clear" w:color="auto" w:fill="1B2A47"/>
            <w:tcMar>
              <w:top w:w="60" w:type="dxa"/>
              <w:left w:w="90" w:type="dxa"/>
              <w:bottom w:w="60" w:type="dxa"/>
              <w:right w:w="90" w:type="dxa"/>
            </w:tcMar>
          </w:tcPr>
          <w:p w:rsidR="0046729B" w:rsidRDefault="00767123" w14:paraId="47A13FCF" w14:textId="77777777">
            <w:pPr>
              <w:spacing w:after="0"/>
            </w:pPr>
            <w:r>
              <w:rPr>
                <w:b/>
                <w:bCs/>
                <w:color w:val="FFFFFF"/>
                <w:sz w:val="18"/>
                <w:szCs w:val="18"/>
              </w:rPr>
              <w:t>Deliverable</w:t>
            </w:r>
          </w:p>
        </w:tc>
        <w:tc>
          <w:tcPr>
            <w:tcW w:w="7080" w:type="dxa"/>
            <w:shd w:val="clear" w:color="auto" w:fill="1B2A47"/>
            <w:tcMar>
              <w:top w:w="60" w:type="dxa"/>
              <w:left w:w="90" w:type="dxa"/>
              <w:bottom w:w="60" w:type="dxa"/>
              <w:right w:w="90" w:type="dxa"/>
            </w:tcMar>
          </w:tcPr>
          <w:p w:rsidR="0046729B" w:rsidRDefault="00767123" w14:paraId="1019D4A0" w14:textId="77777777">
            <w:pPr>
              <w:spacing w:after="0"/>
            </w:pPr>
            <w:r>
              <w:rPr>
                <w:b/>
                <w:bCs/>
                <w:color w:val="FFFFFF"/>
                <w:sz w:val="18"/>
                <w:szCs w:val="18"/>
              </w:rPr>
              <w:t>Acceptance Criteria</w:t>
            </w:r>
          </w:p>
        </w:tc>
      </w:tr>
      <w:tr w:rsidR="0046729B" w14:paraId="447E625F" w14:textId="77777777">
        <w:trPr>
          <w:cantSplit/>
        </w:trPr>
        <w:tc>
          <w:tcPr>
            <w:tcW w:w="3000" w:type="dxa"/>
            <w:tcMar>
              <w:top w:w="60" w:type="dxa"/>
              <w:left w:w="90" w:type="dxa"/>
              <w:bottom w:w="60" w:type="dxa"/>
              <w:right w:w="90" w:type="dxa"/>
            </w:tcMar>
          </w:tcPr>
          <w:p w:rsidR="0046729B" w:rsidRDefault="00767123" w14:paraId="49FBDD9C" w14:textId="77777777">
            <w:pPr>
              <w:spacing w:after="0"/>
            </w:pPr>
            <w:r>
              <w:rPr>
                <w:sz w:val="18"/>
                <w:szCs w:val="18"/>
              </w:rPr>
              <w:t>Validated Functional Requirements Specification</w:t>
            </w:r>
          </w:p>
        </w:tc>
        <w:tc>
          <w:tcPr>
            <w:tcW w:w="7080" w:type="dxa"/>
            <w:tcMar>
              <w:top w:w="60" w:type="dxa"/>
              <w:left w:w="90" w:type="dxa"/>
              <w:bottom w:w="60" w:type="dxa"/>
              <w:right w:w="90" w:type="dxa"/>
            </w:tcMar>
          </w:tcPr>
          <w:p w:rsidR="0046729B" w:rsidRDefault="00767123" w14:paraId="5E718814" w14:textId="77777777">
            <w:pPr>
              <w:spacing w:after="0"/>
            </w:pPr>
            <w:r>
              <w:rPr>
                <w:sz w:val="18"/>
                <w:szCs w:val="18"/>
              </w:rPr>
              <w:t>The Epic and Feature baseline in Azure DevOps validated, gap-assessed and extended to story level for MVP scope, aligned to the Business Requirements and Scope of Services. Accepted by Aon designees.</w:t>
            </w:r>
          </w:p>
        </w:tc>
      </w:tr>
      <w:tr w:rsidR="0046729B" w14:paraId="751DB327" w14:textId="77777777">
        <w:trPr>
          <w:cantSplit/>
        </w:trPr>
        <w:tc>
          <w:tcPr>
            <w:tcW w:w="3000" w:type="dxa"/>
            <w:shd w:val="clear" w:color="auto" w:fill="F2F4F6"/>
            <w:tcMar>
              <w:top w:w="60" w:type="dxa"/>
              <w:left w:w="90" w:type="dxa"/>
              <w:bottom w:w="60" w:type="dxa"/>
              <w:right w:w="90" w:type="dxa"/>
            </w:tcMar>
          </w:tcPr>
          <w:p w:rsidR="0046729B" w:rsidRDefault="00767123" w14:paraId="3F90C10F" w14:textId="77777777">
            <w:pPr>
              <w:spacing w:after="0"/>
            </w:pPr>
            <w:r>
              <w:rPr>
                <w:sz w:val="18"/>
                <w:szCs w:val="18"/>
              </w:rPr>
              <w:t>Validated Non-Functional Requirements Specification</w:t>
            </w:r>
          </w:p>
        </w:tc>
        <w:tc>
          <w:tcPr>
            <w:tcW w:w="7080" w:type="dxa"/>
            <w:shd w:val="clear" w:color="auto" w:fill="F2F4F6"/>
            <w:tcMar>
              <w:top w:w="60" w:type="dxa"/>
              <w:left w:w="90" w:type="dxa"/>
              <w:bottom w:w="60" w:type="dxa"/>
              <w:right w:w="90" w:type="dxa"/>
            </w:tcMar>
          </w:tcPr>
          <w:p w:rsidR="0046729B" w:rsidRDefault="00767123" w14:paraId="2F4B4187" w14:textId="77777777">
            <w:pPr>
              <w:spacing w:after="0"/>
            </w:pPr>
            <w:r>
              <w:rPr>
                <w:sz w:val="18"/>
                <w:szCs w:val="18"/>
              </w:rPr>
              <w:t>All 51 NFRs assessed, with a documented compliance position, test approach and any proposed deviation raised as a PEP exception candidate. Accepted by Aon designees and the Design Authority.</w:t>
            </w:r>
          </w:p>
        </w:tc>
      </w:tr>
      <w:tr w:rsidR="0046729B" w14:paraId="40147855" w14:textId="77777777">
        <w:trPr>
          <w:cantSplit/>
        </w:trPr>
        <w:tc>
          <w:tcPr>
            <w:tcW w:w="3000" w:type="dxa"/>
            <w:tcMar>
              <w:top w:w="60" w:type="dxa"/>
              <w:left w:w="90" w:type="dxa"/>
              <w:bottom w:w="60" w:type="dxa"/>
              <w:right w:w="90" w:type="dxa"/>
            </w:tcMar>
          </w:tcPr>
          <w:p w:rsidR="0046729B" w:rsidRDefault="00767123" w14:paraId="0F6EDA94" w14:textId="77777777">
            <w:pPr>
              <w:spacing w:after="0"/>
            </w:pPr>
            <w:r>
              <w:rPr>
                <w:sz w:val="18"/>
                <w:szCs w:val="18"/>
              </w:rPr>
              <w:t>Solution and Workstream Design Documents</w:t>
            </w:r>
          </w:p>
        </w:tc>
        <w:tc>
          <w:tcPr>
            <w:tcW w:w="7080" w:type="dxa"/>
            <w:tcMar>
              <w:top w:w="60" w:type="dxa"/>
              <w:left w:w="90" w:type="dxa"/>
              <w:bottom w:w="60" w:type="dxa"/>
              <w:right w:w="90" w:type="dxa"/>
            </w:tcMar>
          </w:tcPr>
          <w:p w:rsidR="0046729B" w:rsidRDefault="00767123" w14:paraId="2AC41989" w14:textId="77777777">
            <w:pPr>
              <w:spacing w:after="0"/>
            </w:pPr>
            <w:r>
              <w:rPr>
                <w:sz w:val="18"/>
                <w:szCs w:val="18"/>
              </w:rPr>
              <w:t>Design documents for each of the three workstreams, completed in adherence with Aon architecture and engineering standards and traceable to the confirmed business rules BR-001 to BR-008. Accepted by Aon designees.</w:t>
            </w:r>
          </w:p>
        </w:tc>
      </w:tr>
      <w:tr w:rsidR="0046729B" w14:paraId="71ACA14F" w14:textId="77777777">
        <w:trPr>
          <w:cantSplit/>
        </w:trPr>
        <w:tc>
          <w:tcPr>
            <w:tcW w:w="3000" w:type="dxa"/>
            <w:shd w:val="clear" w:color="auto" w:fill="F2F4F6"/>
            <w:tcMar>
              <w:top w:w="60" w:type="dxa"/>
              <w:left w:w="90" w:type="dxa"/>
              <w:bottom w:w="60" w:type="dxa"/>
              <w:right w:w="90" w:type="dxa"/>
            </w:tcMar>
          </w:tcPr>
          <w:p w:rsidR="0046729B" w:rsidRDefault="00767123" w14:paraId="6C592D5E" w14:textId="77777777">
            <w:pPr>
              <w:spacing w:after="0"/>
            </w:pPr>
            <w:r>
              <w:rPr>
                <w:sz w:val="18"/>
                <w:szCs w:val="18"/>
              </w:rPr>
              <w:t>Integration and API Design</w:t>
            </w:r>
          </w:p>
        </w:tc>
        <w:tc>
          <w:tcPr>
            <w:tcW w:w="7080" w:type="dxa"/>
            <w:shd w:val="clear" w:color="auto" w:fill="F2F4F6"/>
            <w:tcMar>
              <w:top w:w="60" w:type="dxa"/>
              <w:left w:w="90" w:type="dxa"/>
              <w:bottom w:w="60" w:type="dxa"/>
              <w:right w:w="90" w:type="dxa"/>
            </w:tcMar>
          </w:tcPr>
          <w:p w:rsidR="0046729B" w:rsidRDefault="00767123" w14:paraId="342E5CD8" w14:textId="77777777">
            <w:pPr>
              <w:spacing w:after="0"/>
            </w:pPr>
            <w:r>
              <w:rPr>
                <w:sz w:val="18"/>
                <w:szCs w:val="18"/>
              </w:rPr>
              <w:t>Documented integration design and implementation plan for Okta, MDM, ODS/CCP, S-DMS, ECM/FileNet, the Claims Analytics Platform, CCS (PPL and Whitespace adapters) and Meridian, including API and service contracts, event interfaces, versioning approach and the security model. Accepted by Aon designees.</w:t>
            </w:r>
          </w:p>
        </w:tc>
      </w:tr>
      <w:tr w:rsidR="0046729B" w14:paraId="0C2060C7" w14:textId="77777777">
        <w:trPr>
          <w:cantSplit/>
        </w:trPr>
        <w:tc>
          <w:tcPr>
            <w:tcW w:w="3000" w:type="dxa"/>
            <w:tcMar>
              <w:top w:w="60" w:type="dxa"/>
              <w:left w:w="90" w:type="dxa"/>
              <w:bottom w:w="60" w:type="dxa"/>
              <w:right w:w="90" w:type="dxa"/>
            </w:tcMar>
          </w:tcPr>
          <w:p w:rsidR="0046729B" w:rsidRDefault="00767123" w14:paraId="06B5418C" w14:textId="77777777">
            <w:pPr>
              <w:spacing w:after="0"/>
            </w:pPr>
            <w:r>
              <w:rPr>
                <w:sz w:val="18"/>
                <w:szCs w:val="18"/>
              </w:rPr>
              <w:t>RBAC, Scope Enforcement and Document Access Design</w:t>
            </w:r>
          </w:p>
        </w:tc>
        <w:tc>
          <w:tcPr>
            <w:tcW w:w="7080" w:type="dxa"/>
            <w:tcMar>
              <w:top w:w="60" w:type="dxa"/>
              <w:left w:w="90" w:type="dxa"/>
              <w:bottom w:w="60" w:type="dxa"/>
              <w:right w:w="90" w:type="dxa"/>
            </w:tcMar>
          </w:tcPr>
          <w:p w:rsidR="0046729B" w:rsidRDefault="00767123" w14:paraId="72A0566C" w14:textId="77777777">
            <w:pPr>
              <w:spacing w:after="0"/>
            </w:pPr>
            <w:r>
              <w:rPr>
                <w:sz w:val="18"/>
                <w:szCs w:val="18"/>
              </w:rPr>
              <w:t>Documented role model, Okta JWT claims contract (groups, org_node), scope resolution against the MDM hierarchy, alternate hierarchy handling, privilege matrix by persona, and the S-DMS proxy over ECM design including audience classification, provenance metadata and document-level RBAC. Accepted by Aon designees and Security.</w:t>
            </w:r>
          </w:p>
        </w:tc>
      </w:tr>
      <w:tr w:rsidR="0046729B" w14:paraId="0ACAC04E" w14:textId="77777777">
        <w:trPr>
          <w:cantSplit/>
        </w:trPr>
        <w:tc>
          <w:tcPr>
            <w:tcW w:w="3000" w:type="dxa"/>
            <w:shd w:val="clear" w:color="auto" w:fill="F2F4F6"/>
            <w:tcMar>
              <w:top w:w="60" w:type="dxa"/>
              <w:left w:w="90" w:type="dxa"/>
              <w:bottom w:w="60" w:type="dxa"/>
              <w:right w:w="90" w:type="dxa"/>
            </w:tcMar>
          </w:tcPr>
          <w:p w:rsidR="0046729B" w:rsidRDefault="00767123" w14:paraId="512D695D" w14:textId="77777777">
            <w:pPr>
              <w:spacing w:after="0"/>
            </w:pPr>
            <w:r>
              <w:rPr>
                <w:sz w:val="18"/>
                <w:szCs w:val="18"/>
              </w:rPr>
              <w:t>Micro-Frontend, UX and Localisation Design</w:t>
            </w:r>
          </w:p>
        </w:tc>
        <w:tc>
          <w:tcPr>
            <w:tcW w:w="7080" w:type="dxa"/>
            <w:shd w:val="clear" w:color="auto" w:fill="F2F4F6"/>
            <w:tcMar>
              <w:top w:w="60" w:type="dxa"/>
              <w:left w:w="90" w:type="dxa"/>
              <w:bottom w:w="60" w:type="dxa"/>
              <w:right w:w="90" w:type="dxa"/>
            </w:tcMar>
          </w:tcPr>
          <w:p w:rsidR="0046729B" w:rsidRDefault="00767123" w14:paraId="56300208" w14:textId="77777777">
            <w:pPr>
              <w:spacing w:after="0"/>
            </w:pPr>
            <w:r>
              <w:rPr>
                <w:sz w:val="18"/>
                <w:szCs w:val="18"/>
              </w:rPr>
              <w:t>Documented MFE architecture, shell contract, error boundary strategy and deployment model; high-fidelity designs agreed with the Aon Design team against the UUI design system; and the language, currency, locale, branding and data residency configuration model per country. Accepted by Aon designees.</w:t>
            </w:r>
          </w:p>
        </w:tc>
      </w:tr>
      <w:tr w:rsidR="0046729B" w14:paraId="1F3263E5" w14:textId="77777777">
        <w:trPr>
          <w:cantSplit/>
        </w:trPr>
        <w:tc>
          <w:tcPr>
            <w:tcW w:w="3000" w:type="dxa"/>
            <w:tcMar>
              <w:top w:w="60" w:type="dxa"/>
              <w:left w:w="90" w:type="dxa"/>
              <w:bottom w:w="60" w:type="dxa"/>
              <w:right w:w="90" w:type="dxa"/>
            </w:tcMar>
          </w:tcPr>
          <w:p w:rsidR="0046729B" w:rsidRDefault="00767123" w14:paraId="1F402A2F" w14:textId="77777777">
            <w:pPr>
              <w:spacing w:after="0"/>
            </w:pPr>
            <w:r>
              <w:rPr>
                <w:sz w:val="18"/>
                <w:szCs w:val="18"/>
              </w:rPr>
              <w:t>Test and Non-Functional Strategy</w:t>
            </w:r>
          </w:p>
        </w:tc>
        <w:tc>
          <w:tcPr>
            <w:tcW w:w="7080" w:type="dxa"/>
            <w:tcMar>
              <w:top w:w="60" w:type="dxa"/>
              <w:left w:w="90" w:type="dxa"/>
              <w:bottom w:w="60" w:type="dxa"/>
              <w:right w:w="90" w:type="dxa"/>
            </w:tcMar>
          </w:tcPr>
          <w:p w:rsidR="0046729B" w:rsidRDefault="00767123" w14:paraId="7B9F093D" w14:textId="77777777">
            <w:pPr>
              <w:spacing w:after="0"/>
            </w:pPr>
            <w:r>
              <w:rPr>
                <w:sz w:val="18"/>
                <w:szCs w:val="18"/>
              </w:rPr>
              <w:t>Documented functional, automation, performance, resilience, accessibility and security test strategy with entry and exit criteria mapped to specific NFR identifiers, and the approach to achieving the minimum 70% automated regression coverage. Accepted by Aon designees.</w:t>
            </w:r>
          </w:p>
        </w:tc>
      </w:tr>
    </w:tbl>
    <w:p w:rsidR="0046729B" w:rsidRDefault="00767123" w14:paraId="6B2F100C" w14:textId="508871D9">
      <w:pPr>
        <w:pStyle w:val="Heading3"/>
      </w:pPr>
      <w:bookmarkStart w:name="_Toc1133662397" w:id="320"/>
      <w:bookmarkStart w:name="_Toc531403269" w:id="321"/>
      <w:r>
        <w:t>M3 — Design &amp; MVP Completion — 20%   (tentative target: 6 November 2026)</w:t>
      </w:r>
      <w:bookmarkEnd w:id="320"/>
      <w:bookmarkEnd w:id="321"/>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3000"/>
        <w:gridCol w:w="7080"/>
      </w:tblGrid>
      <w:tr w:rsidR="0046729B" w14:paraId="15C1B4D6" w14:textId="77777777">
        <w:trPr>
          <w:tblHeader/>
        </w:trPr>
        <w:tc>
          <w:tcPr>
            <w:tcW w:w="3000" w:type="dxa"/>
            <w:shd w:val="clear" w:color="auto" w:fill="1B2A47"/>
            <w:tcMar>
              <w:top w:w="60" w:type="dxa"/>
              <w:left w:w="90" w:type="dxa"/>
              <w:bottom w:w="60" w:type="dxa"/>
              <w:right w:w="90" w:type="dxa"/>
            </w:tcMar>
          </w:tcPr>
          <w:p w:rsidR="0046729B" w:rsidRDefault="00767123" w14:paraId="07877D9F" w14:textId="77777777">
            <w:pPr>
              <w:spacing w:after="0"/>
            </w:pPr>
            <w:r>
              <w:rPr>
                <w:b/>
                <w:bCs/>
                <w:color w:val="FFFFFF"/>
                <w:sz w:val="18"/>
                <w:szCs w:val="18"/>
              </w:rPr>
              <w:t>Deliverable</w:t>
            </w:r>
          </w:p>
        </w:tc>
        <w:tc>
          <w:tcPr>
            <w:tcW w:w="7080" w:type="dxa"/>
            <w:shd w:val="clear" w:color="auto" w:fill="1B2A47"/>
            <w:tcMar>
              <w:top w:w="60" w:type="dxa"/>
              <w:left w:w="90" w:type="dxa"/>
              <w:bottom w:w="60" w:type="dxa"/>
              <w:right w:w="90" w:type="dxa"/>
            </w:tcMar>
          </w:tcPr>
          <w:p w:rsidR="0046729B" w:rsidRDefault="00767123" w14:paraId="73EAE78B" w14:textId="77777777">
            <w:pPr>
              <w:spacing w:after="0"/>
            </w:pPr>
            <w:r>
              <w:rPr>
                <w:b/>
                <w:bCs/>
                <w:color w:val="FFFFFF"/>
                <w:sz w:val="18"/>
                <w:szCs w:val="18"/>
              </w:rPr>
              <w:t>Acceptance Criteria</w:t>
            </w:r>
          </w:p>
        </w:tc>
      </w:tr>
      <w:tr w:rsidR="0046729B" w14:paraId="0396387B" w14:textId="77777777">
        <w:trPr>
          <w:cantSplit/>
        </w:trPr>
        <w:tc>
          <w:tcPr>
            <w:tcW w:w="3000" w:type="dxa"/>
            <w:tcMar>
              <w:top w:w="60" w:type="dxa"/>
              <w:left w:w="90" w:type="dxa"/>
              <w:bottom w:w="60" w:type="dxa"/>
              <w:right w:w="90" w:type="dxa"/>
            </w:tcMar>
          </w:tcPr>
          <w:p w:rsidR="0046729B" w:rsidRDefault="00767123" w14:paraId="43433A9A" w14:textId="77777777">
            <w:pPr>
              <w:spacing w:after="0"/>
            </w:pPr>
            <w:r>
              <w:rPr>
                <w:sz w:val="18"/>
                <w:szCs w:val="18"/>
              </w:rPr>
              <w:t>MVP Client Experience</w:t>
            </w:r>
          </w:p>
        </w:tc>
        <w:tc>
          <w:tcPr>
            <w:tcW w:w="7080" w:type="dxa"/>
            <w:tcMar>
              <w:top w:w="60" w:type="dxa"/>
              <w:left w:w="90" w:type="dxa"/>
              <w:bottom w:w="60" w:type="dxa"/>
              <w:right w:w="90" w:type="dxa"/>
            </w:tcMar>
          </w:tcPr>
          <w:p w:rsidR="0046729B" w:rsidRDefault="00767123" w14:paraId="052BFD04" w14:textId="738C4AA2">
            <w:pPr>
              <w:spacing w:after="0"/>
            </w:pPr>
            <w:r>
              <w:rPr>
                <w:sz w:val="18"/>
                <w:szCs w:val="18"/>
              </w:rPr>
              <w:t>Landing page, claims list, Claim detail view, contact card and claim document surface built and functioning within the Meridian shell in line with approved designs, using UUI components. Accepted by Aon designees.</w:t>
            </w:r>
          </w:p>
        </w:tc>
      </w:tr>
      <w:tr w:rsidR="0046729B" w14:paraId="4D8AE024" w14:textId="77777777">
        <w:trPr>
          <w:cantSplit/>
        </w:trPr>
        <w:tc>
          <w:tcPr>
            <w:tcW w:w="3000" w:type="dxa"/>
            <w:shd w:val="clear" w:color="auto" w:fill="F2F4F6"/>
            <w:tcMar>
              <w:top w:w="60" w:type="dxa"/>
              <w:left w:w="90" w:type="dxa"/>
              <w:bottom w:w="60" w:type="dxa"/>
              <w:right w:w="90" w:type="dxa"/>
            </w:tcMar>
          </w:tcPr>
          <w:p w:rsidR="0046729B" w:rsidRDefault="00767123" w14:paraId="350178BD" w14:textId="77777777">
            <w:pPr>
              <w:spacing w:after="0"/>
            </w:pPr>
            <w:r>
              <w:rPr>
                <w:sz w:val="18"/>
                <w:szCs w:val="18"/>
              </w:rPr>
              <w:t>MVP Integration Foundation</w:t>
            </w:r>
          </w:p>
        </w:tc>
        <w:tc>
          <w:tcPr>
            <w:tcW w:w="7080" w:type="dxa"/>
            <w:shd w:val="clear" w:color="auto" w:fill="F2F4F6"/>
            <w:tcMar>
              <w:top w:w="60" w:type="dxa"/>
              <w:left w:w="90" w:type="dxa"/>
              <w:bottom w:w="60" w:type="dxa"/>
              <w:right w:w="90" w:type="dxa"/>
            </w:tcMar>
          </w:tcPr>
          <w:p w:rsidR="0046729B" w:rsidRDefault="00767123" w14:paraId="1481AB07" w14:textId="77777777">
            <w:pPr>
              <w:spacing w:after="0"/>
            </w:pPr>
            <w:r>
              <w:rPr>
                <w:sz w:val="18"/>
                <w:szCs w:val="18"/>
              </w:rPr>
              <w:t>Micro-Frontend injection into the Meridian shell, Okta authentication and JWT validation, organisational scope enforcement, and document access through the S-DMS proxy demonstrable end to end in a non-production environment. Accepted by Aon designees and Architecture.</w:t>
            </w:r>
          </w:p>
        </w:tc>
      </w:tr>
      <w:tr w:rsidR="0046729B" w14:paraId="16B731BE" w14:textId="77777777">
        <w:trPr>
          <w:cantSplit/>
        </w:trPr>
        <w:tc>
          <w:tcPr>
            <w:tcW w:w="3000" w:type="dxa"/>
            <w:tcMar>
              <w:top w:w="60" w:type="dxa"/>
              <w:left w:w="90" w:type="dxa"/>
              <w:bottom w:w="60" w:type="dxa"/>
              <w:right w:w="90" w:type="dxa"/>
            </w:tcMar>
          </w:tcPr>
          <w:p w:rsidR="0046729B" w:rsidRDefault="00767123" w14:paraId="63C5B28C" w14:textId="77777777">
            <w:pPr>
              <w:spacing w:after="0"/>
            </w:pPr>
            <w:r>
              <w:rPr>
                <w:sz w:val="18"/>
                <w:szCs w:val="18"/>
              </w:rPr>
              <w:t>Environment and Pipeline Readiness</w:t>
            </w:r>
          </w:p>
        </w:tc>
        <w:tc>
          <w:tcPr>
            <w:tcW w:w="7080" w:type="dxa"/>
            <w:tcMar>
              <w:top w:w="60" w:type="dxa"/>
              <w:left w:w="90" w:type="dxa"/>
              <w:bottom w:w="60" w:type="dxa"/>
              <w:right w:w="90" w:type="dxa"/>
            </w:tcMar>
          </w:tcPr>
          <w:p w:rsidR="0046729B" w:rsidRDefault="00767123" w14:paraId="325F8D29" w14:textId="77777777">
            <w:pPr>
              <w:spacing w:after="0"/>
            </w:pPr>
            <w:r>
              <w:rPr>
                <w:sz w:val="18"/>
                <w:szCs w:val="18"/>
              </w:rPr>
              <w:t>Environments configured in line with approved architecture, with CI/CD pipelines, SonarQube and Snyk gates, and observability instrumentation via Datadog and New Relic operational. Accepted by Aon designees.</w:t>
            </w:r>
          </w:p>
        </w:tc>
      </w:tr>
      <w:tr w:rsidR="0046729B" w14:paraId="2367220E" w14:textId="77777777">
        <w:trPr>
          <w:cantSplit/>
        </w:trPr>
        <w:tc>
          <w:tcPr>
            <w:tcW w:w="3000" w:type="dxa"/>
            <w:shd w:val="clear" w:color="auto" w:fill="F2F4F6"/>
            <w:tcMar>
              <w:top w:w="60" w:type="dxa"/>
              <w:left w:w="90" w:type="dxa"/>
              <w:bottom w:w="60" w:type="dxa"/>
              <w:right w:w="90" w:type="dxa"/>
            </w:tcMar>
          </w:tcPr>
          <w:p w:rsidR="0046729B" w:rsidRDefault="00767123" w14:paraId="0CFC0351" w14:textId="77777777">
            <w:pPr>
              <w:spacing w:after="0"/>
            </w:pPr>
            <w:r>
              <w:rPr>
                <w:sz w:val="18"/>
                <w:szCs w:val="18"/>
              </w:rPr>
              <w:t>MVP QA Completion</w:t>
            </w:r>
          </w:p>
        </w:tc>
        <w:tc>
          <w:tcPr>
            <w:tcW w:w="7080" w:type="dxa"/>
            <w:shd w:val="clear" w:color="auto" w:fill="F2F4F6"/>
            <w:tcMar>
              <w:top w:w="60" w:type="dxa"/>
              <w:left w:w="90" w:type="dxa"/>
              <w:bottom w:w="60" w:type="dxa"/>
              <w:right w:w="90" w:type="dxa"/>
            </w:tcMar>
          </w:tcPr>
          <w:p w:rsidR="0046729B" w:rsidRDefault="00767123" w14:paraId="3B18043B" w14:textId="77777777">
            <w:pPr>
              <w:spacing w:after="0"/>
            </w:pPr>
            <w:r>
              <w:rPr>
                <w:sz w:val="18"/>
                <w:szCs w:val="18"/>
              </w:rPr>
              <w:t>System and integration testing of the MVP scope completed with exit criteria met and no open critical or high-severity defects. QA sign-off obtained from Aon designees.</w:t>
            </w:r>
          </w:p>
        </w:tc>
      </w:tr>
    </w:tbl>
    <w:p w:rsidR="0046729B" w:rsidRDefault="00767123" w14:paraId="469225AA" w14:textId="2159FF80">
      <w:pPr>
        <w:pStyle w:val="Heading3"/>
      </w:pPr>
      <w:bookmarkStart w:name="_Toc1018442744" w:id="322"/>
      <w:bookmarkStart w:name="_Toc1149881638" w:id="323"/>
      <w:r>
        <w:t>M4 — Development &amp; SIT Completion — 25%   (tentative target: 4 December 2026)</w:t>
      </w:r>
      <w:bookmarkEnd w:id="322"/>
      <w:bookmarkEnd w:id="323"/>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3000"/>
        <w:gridCol w:w="7080"/>
      </w:tblGrid>
      <w:tr w:rsidR="0046729B" w:rsidTr="19EEAAC3" w14:paraId="4644BA0E" w14:textId="77777777">
        <w:trPr>
          <w:tblHeader/>
        </w:trPr>
        <w:tc>
          <w:tcPr>
            <w:tcW w:w="3000" w:type="dxa"/>
            <w:shd w:val="clear" w:color="auto" w:fill="1B2A47"/>
            <w:tcMar>
              <w:top w:w="60" w:type="dxa"/>
              <w:left w:w="90" w:type="dxa"/>
              <w:bottom w:w="60" w:type="dxa"/>
              <w:right w:w="90" w:type="dxa"/>
            </w:tcMar>
          </w:tcPr>
          <w:p w:rsidR="0046729B" w:rsidRDefault="00767123" w14:paraId="6FBBB589" w14:textId="77777777">
            <w:pPr>
              <w:spacing w:after="0"/>
            </w:pPr>
            <w:r>
              <w:rPr>
                <w:b/>
                <w:bCs/>
                <w:color w:val="FFFFFF"/>
                <w:sz w:val="18"/>
                <w:szCs w:val="18"/>
              </w:rPr>
              <w:t>Deliverable</w:t>
            </w:r>
          </w:p>
        </w:tc>
        <w:tc>
          <w:tcPr>
            <w:tcW w:w="7080" w:type="dxa"/>
            <w:shd w:val="clear" w:color="auto" w:fill="1B2A47"/>
            <w:tcMar>
              <w:top w:w="60" w:type="dxa"/>
              <w:left w:w="90" w:type="dxa"/>
              <w:bottom w:w="60" w:type="dxa"/>
              <w:right w:w="90" w:type="dxa"/>
            </w:tcMar>
          </w:tcPr>
          <w:p w:rsidR="0046729B" w:rsidRDefault="00767123" w14:paraId="0F302D40" w14:textId="77777777">
            <w:pPr>
              <w:spacing w:after="0"/>
            </w:pPr>
            <w:r>
              <w:rPr>
                <w:b/>
                <w:bCs/>
                <w:color w:val="FFFFFF"/>
                <w:sz w:val="18"/>
                <w:szCs w:val="18"/>
              </w:rPr>
              <w:t>Acceptance Criteria</w:t>
            </w:r>
          </w:p>
        </w:tc>
      </w:tr>
      <w:tr w:rsidR="0046729B" w:rsidTr="19EEAAC3" w14:paraId="56911AA8" w14:textId="77777777">
        <w:trPr>
          <w:cantSplit/>
        </w:trPr>
        <w:tc>
          <w:tcPr>
            <w:tcW w:w="3000" w:type="dxa"/>
            <w:tcMar>
              <w:top w:w="60" w:type="dxa"/>
              <w:left w:w="90" w:type="dxa"/>
              <w:bottom w:w="60" w:type="dxa"/>
              <w:right w:w="90" w:type="dxa"/>
            </w:tcMar>
          </w:tcPr>
          <w:p w:rsidR="0046729B" w:rsidRDefault="00767123" w14:paraId="55A281B4" w14:textId="77777777">
            <w:pPr>
              <w:spacing w:after="0"/>
            </w:pPr>
            <w:r>
              <w:rPr>
                <w:sz w:val="18"/>
                <w:szCs w:val="18"/>
              </w:rPr>
              <w:t>Dynamic FNOL Complete</w:t>
            </w:r>
          </w:p>
        </w:tc>
        <w:tc>
          <w:tcPr>
            <w:tcW w:w="7080" w:type="dxa"/>
            <w:tcMar>
              <w:top w:w="60" w:type="dxa"/>
              <w:left w:w="90" w:type="dxa"/>
              <w:bottom w:w="60" w:type="dxa"/>
              <w:right w:w="90" w:type="dxa"/>
            </w:tcMar>
          </w:tcPr>
          <w:p w:rsidR="0046729B" w:rsidRDefault="00767123" w14:paraId="5656AF54" w14:textId="77777777">
            <w:pPr>
              <w:spacing w:after="0"/>
            </w:pPr>
            <w:r>
              <w:rPr>
                <w:sz w:val="18"/>
                <w:szCs w:val="18"/>
              </w:rPr>
              <w:t>FNOL wizard and dynamic forms engine implemented across the core and product-specific field inventory at Exhibit 4, with ODS/CCP policy auto-match, draft-and-resume, document upload, configurable stakeholder and carrier notification, client-branded templates, notification audit trail, notification deep links, and the resilient submission path proven with Claims Copilot unavailable. Accepted by Aon designees.</w:t>
            </w:r>
          </w:p>
        </w:tc>
      </w:tr>
      <w:tr w:rsidR="0046729B" w:rsidTr="19EEAAC3" w14:paraId="5B57D370" w14:textId="77777777">
        <w:trPr>
          <w:cantSplit/>
        </w:trPr>
        <w:tc>
          <w:tcPr>
            <w:tcW w:w="3000" w:type="dxa"/>
            <w:shd w:val="clear" w:color="auto" w:fill="F2F4F6"/>
            <w:tcMar>
              <w:top w:w="60" w:type="dxa"/>
              <w:left w:w="90" w:type="dxa"/>
              <w:bottom w:w="60" w:type="dxa"/>
              <w:right w:w="90" w:type="dxa"/>
            </w:tcMar>
          </w:tcPr>
          <w:p w:rsidR="0046729B" w:rsidRDefault="00767123" w14:paraId="17B88383" w14:textId="77777777">
            <w:pPr>
              <w:spacing w:after="0"/>
            </w:pPr>
            <w:r>
              <w:rPr>
                <w:sz w:val="18"/>
                <w:szCs w:val="18"/>
              </w:rPr>
              <w:t>Analytics, RBAC, Localisation and Responsive Complete</w:t>
            </w:r>
          </w:p>
        </w:tc>
        <w:tc>
          <w:tcPr>
            <w:tcW w:w="7080" w:type="dxa"/>
            <w:shd w:val="clear" w:color="auto" w:fill="F2F4F6"/>
            <w:tcMar>
              <w:top w:w="60" w:type="dxa"/>
              <w:left w:w="90" w:type="dxa"/>
              <w:bottom w:w="60" w:type="dxa"/>
              <w:right w:w="90" w:type="dxa"/>
            </w:tcMar>
          </w:tcPr>
          <w:p w:rsidR="0046729B" w:rsidP="78BE6B19" w:rsidRDefault="00767123" w14:paraId="1C9A0252" w14:textId="6500166E">
            <w:pPr>
              <w:spacing w:after="0"/>
              <w:rPr>
                <w:color w:val="341A51"/>
                <w:sz w:val="17"/>
                <w:szCs w:val="17"/>
                <w:u w:val="single"/>
              </w:rPr>
            </w:pPr>
            <w:r w:rsidRPr="19EEAAC3" w:rsidR="1A663067">
              <w:rPr>
                <w:sz w:val="18"/>
                <w:szCs w:val="18"/>
              </w:rPr>
              <w:t xml:space="preserve">Claims insights and analytics with scope filtering proven against BR-001 and BR-002; the full privilege matrix across personas including alternate client hierarchies and audit logging; </w:t>
            </w:r>
            <w:r w:rsidRPr="19EEAAC3" w:rsidR="1A663067">
              <w:rPr>
                <w:sz w:val="18"/>
                <w:szCs w:val="18"/>
              </w:rPr>
              <w:t>internationalisation</w:t>
            </w:r>
            <w:r w:rsidRPr="19EEAAC3" w:rsidR="1A663067">
              <w:rPr>
                <w:sz w:val="18"/>
                <w:szCs w:val="18"/>
              </w:rPr>
              <w:t xml:space="preserve">, multi-currency and locale handling validated for the pilot country set; and the single </w:t>
            </w:r>
            <w:r w:rsidRPr="19EEAAC3" w:rsidR="1A663067">
              <w:rPr>
                <w:sz w:val="18"/>
                <w:szCs w:val="18"/>
              </w:rPr>
              <w:t xml:space="preserve">responsive experience verified on desktop, tablet and on iOS and Android </w:t>
            </w:r>
            <w:r w:rsidRPr="19EEAAC3" w:rsidR="1A663067">
              <w:rPr>
                <w:sz w:val="18"/>
                <w:szCs w:val="18"/>
              </w:rPr>
              <w:t xml:space="preserve">phones </w:t>
            </w:r>
            <w:r w:rsidRPr="19EEAAC3" w:rsidR="1A663067">
              <w:rPr>
                <w:sz w:val="18"/>
                <w:szCs w:val="18"/>
              </w:rPr>
              <w:t>through the device browser</w:t>
            </w:r>
            <w:r w:rsidRPr="19EEAAC3" w:rsidR="1A663067">
              <w:rPr>
                <w:sz w:val="18"/>
                <w:szCs w:val="18"/>
              </w:rPr>
              <w:t xml:space="preserve">. Accepted by Aon </w:t>
            </w:r>
            <w:r w:rsidRPr="19EEAAC3" w:rsidR="20DB6360">
              <w:rPr>
                <w:sz w:val="18"/>
                <w:szCs w:val="18"/>
              </w:rPr>
              <w:t>Designees</w:t>
            </w:r>
            <w:r w:rsidRPr="19EEAAC3" w:rsidR="1A663067">
              <w:rPr>
                <w:sz w:val="18"/>
                <w:szCs w:val="18"/>
              </w:rPr>
              <w:t xml:space="preserve"> and Security.</w:t>
            </w:r>
            <w:r w:rsidRPr="19EEAAC3" w:rsidR="6954E83D">
              <w:rPr>
                <w:sz w:val="18"/>
                <w:szCs w:val="18"/>
              </w:rPr>
              <w:t xml:space="preserve"> </w:t>
            </w:r>
            <w:r w:rsidRPr="19EEAAC3" w:rsidR="6954E83D">
              <w:rPr>
                <w:color w:val="341A51"/>
                <w:sz w:val="17"/>
                <w:szCs w:val="17"/>
                <w:u w:val="single"/>
              </w:rPr>
              <w:t xml:space="preserve">the solution must be delivered as a native mobile application for iOS and Android, not solely a responsive web </w:t>
            </w:r>
            <w:r w:rsidRPr="19EEAAC3" w:rsidR="6954E83D">
              <w:rPr>
                <w:color w:val="341A51"/>
                <w:sz w:val="17"/>
                <w:szCs w:val="17"/>
                <w:u w:val="single"/>
              </w:rPr>
              <w:t>experience.'</w:t>
            </w:r>
            <w:r w:rsidRPr="19EEAAC3" w:rsidR="6954E83D">
              <w:rPr>
                <w:color w:val="341A51"/>
                <w:sz w:val="17"/>
                <w:szCs w:val="17"/>
                <w:u w:val="single"/>
              </w:rPr>
              <w:t xml:space="preserve"> </w:t>
            </w:r>
          </w:p>
        </w:tc>
      </w:tr>
      <w:tr w:rsidR="0046729B" w:rsidTr="19EEAAC3" w14:paraId="3B32BC2B" w14:textId="77777777">
        <w:trPr>
          <w:cantSplit/>
        </w:trPr>
        <w:tc>
          <w:tcPr>
            <w:tcW w:w="3000" w:type="dxa"/>
            <w:tcMar>
              <w:top w:w="60" w:type="dxa"/>
              <w:left w:w="90" w:type="dxa"/>
              <w:bottom w:w="60" w:type="dxa"/>
              <w:right w:w="90" w:type="dxa"/>
            </w:tcMar>
          </w:tcPr>
          <w:p w:rsidR="0046729B" w:rsidP="78BE6B19" w:rsidRDefault="00767123" w14:paraId="53574CBF" w14:textId="32097712">
            <w:pPr>
              <w:spacing w:after="0"/>
              <w:rPr>
                <w:sz w:val="18"/>
                <w:szCs w:val="18"/>
              </w:rPr>
            </w:pPr>
          </w:p>
        </w:tc>
        <w:tc>
          <w:tcPr>
            <w:tcW w:w="7080" w:type="dxa"/>
            <w:tcMar>
              <w:top w:w="60" w:type="dxa"/>
              <w:left w:w="90" w:type="dxa"/>
              <w:bottom w:w="60" w:type="dxa"/>
              <w:right w:w="90" w:type="dxa"/>
            </w:tcMar>
          </w:tcPr>
          <w:p w:rsidR="0046729B" w:rsidP="78BE6B19" w:rsidRDefault="00767123" w14:paraId="57282C27" w14:textId="3C90DE9A">
            <w:pPr>
              <w:spacing w:after="0"/>
              <w:rPr>
                <w:sz w:val="18"/>
                <w:szCs w:val="18"/>
              </w:rPr>
            </w:pPr>
          </w:p>
        </w:tc>
      </w:tr>
      <w:tr w:rsidR="0046729B" w:rsidTr="19EEAAC3" w14:paraId="091967F7" w14:textId="77777777">
        <w:trPr>
          <w:cantSplit/>
        </w:trPr>
        <w:tc>
          <w:tcPr>
            <w:tcW w:w="3000" w:type="dxa"/>
            <w:shd w:val="clear" w:color="auto" w:fill="F2F4F6"/>
            <w:tcMar>
              <w:top w:w="60" w:type="dxa"/>
              <w:left w:w="90" w:type="dxa"/>
              <w:bottom w:w="60" w:type="dxa"/>
              <w:right w:w="90" w:type="dxa"/>
            </w:tcMar>
          </w:tcPr>
          <w:p w:rsidR="0046729B" w:rsidRDefault="00767123" w14:paraId="24699BF5" w14:textId="77777777">
            <w:pPr>
              <w:spacing w:after="0"/>
            </w:pPr>
            <w:r>
              <w:rPr>
                <w:sz w:val="18"/>
                <w:szCs w:val="18"/>
              </w:rPr>
              <w:t>Functional Testing and Automated Regression Suite</w:t>
            </w:r>
          </w:p>
        </w:tc>
        <w:tc>
          <w:tcPr>
            <w:tcW w:w="7080" w:type="dxa"/>
            <w:shd w:val="clear" w:color="auto" w:fill="F2F4F6"/>
            <w:tcMar>
              <w:top w:w="60" w:type="dxa"/>
              <w:left w:w="90" w:type="dxa"/>
              <w:bottom w:w="60" w:type="dxa"/>
              <w:right w:w="90" w:type="dxa"/>
            </w:tcMar>
          </w:tcPr>
          <w:p w:rsidR="0046729B" w:rsidRDefault="00767123" w14:paraId="0290D3C9" w14:textId="77777777">
            <w:pPr>
              <w:spacing w:after="0"/>
            </w:pPr>
            <w:r>
              <w:rPr>
                <w:sz w:val="18"/>
                <w:szCs w:val="18"/>
              </w:rPr>
              <w:t>Full functional test suite executed with two-way traceability from test case to requirement identifier, and an automated regression pack achieving a minimum of 70% automated test coverage, executing on every build within the CI/CD pipeline and handed over to Aon as a maintainable, documented asset. Accepted by Aon designees.</w:t>
            </w:r>
          </w:p>
        </w:tc>
      </w:tr>
      <w:tr w:rsidR="0046729B" w:rsidTr="19EEAAC3" w14:paraId="01F59FF6" w14:textId="77777777">
        <w:trPr>
          <w:cantSplit/>
        </w:trPr>
        <w:tc>
          <w:tcPr>
            <w:tcW w:w="3000" w:type="dxa"/>
            <w:tcMar>
              <w:top w:w="60" w:type="dxa"/>
              <w:left w:w="90" w:type="dxa"/>
              <w:bottom w:w="60" w:type="dxa"/>
              <w:right w:w="90" w:type="dxa"/>
            </w:tcMar>
          </w:tcPr>
          <w:p w:rsidR="0046729B" w:rsidRDefault="00767123" w14:paraId="2EB62D13" w14:textId="77777777">
            <w:pPr>
              <w:spacing w:after="0"/>
            </w:pPr>
            <w:r>
              <w:rPr>
                <w:sz w:val="18"/>
                <w:szCs w:val="18"/>
              </w:rPr>
              <w:t>System Integration Testing Complete</w:t>
            </w:r>
          </w:p>
        </w:tc>
        <w:tc>
          <w:tcPr>
            <w:tcW w:w="7080" w:type="dxa"/>
            <w:tcMar>
              <w:top w:w="60" w:type="dxa"/>
              <w:left w:w="90" w:type="dxa"/>
              <w:bottom w:w="60" w:type="dxa"/>
              <w:right w:w="90" w:type="dxa"/>
            </w:tcMar>
          </w:tcPr>
          <w:p w:rsidR="0046729B" w:rsidRDefault="00767123" w14:paraId="1DEC012B" w14:textId="77777777">
            <w:pPr>
              <w:spacing w:after="0"/>
            </w:pPr>
            <w:r>
              <w:rPr>
                <w:sz w:val="18"/>
                <w:szCs w:val="18"/>
              </w:rPr>
              <w:t>End-to-end testing across the Meridian shell, Claims Copilot MFE, Okta, MDM, ODS/CCP, S-DMS, ECM, Claims Analytics and CCS completed, covering user journeys UJ-001 and UJ-002, together with negative testing evidencing that no user can access claims, documents or analytics outside their authorised organisational scope and that client-provided policy documents are not visible to Aon Brokers. Formal SIT exit with no open critical or high-severity defects. Accepted by Aon designees.</w:t>
            </w:r>
          </w:p>
        </w:tc>
      </w:tr>
    </w:tbl>
    <w:p w:rsidR="0046729B" w:rsidRDefault="00767123" w14:paraId="47064738" w14:textId="3DAC255B">
      <w:pPr>
        <w:pStyle w:val="Heading3"/>
      </w:pPr>
      <w:bookmarkStart w:name="_Toc2064334125" w:id="332"/>
      <w:bookmarkStart w:name="_Toc1947911113" w:id="333"/>
      <w:r>
        <w:t>M5 — UAT Sign-off — 15%   (tentative target: 30 December 2026)</w:t>
      </w:r>
      <w:bookmarkEnd w:id="332"/>
      <w:bookmarkEnd w:id="333"/>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3000"/>
        <w:gridCol w:w="7080"/>
      </w:tblGrid>
      <w:tr w:rsidR="0046729B" w14:paraId="7D8BDD03" w14:textId="77777777">
        <w:trPr>
          <w:tblHeader/>
        </w:trPr>
        <w:tc>
          <w:tcPr>
            <w:tcW w:w="3000" w:type="dxa"/>
            <w:shd w:val="clear" w:color="auto" w:fill="1B2A47"/>
            <w:tcMar>
              <w:top w:w="60" w:type="dxa"/>
              <w:left w:w="90" w:type="dxa"/>
              <w:bottom w:w="60" w:type="dxa"/>
              <w:right w:w="90" w:type="dxa"/>
            </w:tcMar>
          </w:tcPr>
          <w:p w:rsidR="0046729B" w:rsidRDefault="00767123" w14:paraId="56E6FCEF" w14:textId="77777777">
            <w:pPr>
              <w:spacing w:after="0"/>
            </w:pPr>
            <w:r>
              <w:rPr>
                <w:b/>
                <w:bCs/>
                <w:color w:val="FFFFFF"/>
                <w:sz w:val="18"/>
                <w:szCs w:val="18"/>
              </w:rPr>
              <w:t>Deliverable</w:t>
            </w:r>
          </w:p>
        </w:tc>
        <w:tc>
          <w:tcPr>
            <w:tcW w:w="7080" w:type="dxa"/>
            <w:shd w:val="clear" w:color="auto" w:fill="1B2A47"/>
            <w:tcMar>
              <w:top w:w="60" w:type="dxa"/>
              <w:left w:w="90" w:type="dxa"/>
              <w:bottom w:w="60" w:type="dxa"/>
              <w:right w:w="90" w:type="dxa"/>
            </w:tcMar>
          </w:tcPr>
          <w:p w:rsidR="0046729B" w:rsidRDefault="00767123" w14:paraId="76823DDA" w14:textId="77777777">
            <w:pPr>
              <w:spacing w:after="0"/>
            </w:pPr>
            <w:r>
              <w:rPr>
                <w:b/>
                <w:bCs/>
                <w:color w:val="FFFFFF"/>
                <w:sz w:val="18"/>
                <w:szCs w:val="18"/>
              </w:rPr>
              <w:t>Acceptance Criteria</w:t>
            </w:r>
          </w:p>
        </w:tc>
      </w:tr>
      <w:tr w:rsidR="0046729B" w14:paraId="37C1CCA3" w14:textId="77777777">
        <w:trPr>
          <w:cantSplit/>
        </w:trPr>
        <w:tc>
          <w:tcPr>
            <w:tcW w:w="3000" w:type="dxa"/>
            <w:tcMar>
              <w:top w:w="60" w:type="dxa"/>
              <w:left w:w="90" w:type="dxa"/>
              <w:bottom w:w="60" w:type="dxa"/>
              <w:right w:w="90" w:type="dxa"/>
            </w:tcMar>
          </w:tcPr>
          <w:p w:rsidR="0046729B" w:rsidRDefault="00767123" w14:paraId="79AAB000" w14:textId="77777777">
            <w:pPr>
              <w:spacing w:after="0"/>
            </w:pPr>
            <w:r>
              <w:rPr>
                <w:sz w:val="18"/>
                <w:szCs w:val="18"/>
              </w:rPr>
              <w:t>UAT Execution and Sign-Off</w:t>
            </w:r>
          </w:p>
        </w:tc>
        <w:tc>
          <w:tcPr>
            <w:tcW w:w="7080" w:type="dxa"/>
            <w:tcMar>
              <w:top w:w="60" w:type="dxa"/>
              <w:left w:w="90" w:type="dxa"/>
              <w:bottom w:w="60" w:type="dxa"/>
              <w:right w:w="90" w:type="dxa"/>
            </w:tcMar>
          </w:tcPr>
          <w:p w:rsidR="0046729B" w:rsidRDefault="00767123" w14:paraId="242EF034" w14:textId="77777777">
            <w:pPr>
              <w:spacing w:after="0"/>
            </w:pPr>
            <w:r>
              <w:rPr>
                <w:sz w:val="18"/>
                <w:szCs w:val="18"/>
              </w:rPr>
              <w:t>UAT executed by designated business users and pilot client representatives across all in-scope capabilities in line with the agreed UAT plan; all UAT defects triaged and resolved or otherwise addressed to the satisfaction of business stakeholders. Formal UAT sign-off obtained from Aon designees.</w:t>
            </w:r>
          </w:p>
        </w:tc>
      </w:tr>
      <w:tr w:rsidR="0046729B" w14:paraId="1117A55B" w14:textId="77777777">
        <w:trPr>
          <w:cantSplit/>
        </w:trPr>
        <w:tc>
          <w:tcPr>
            <w:tcW w:w="3000" w:type="dxa"/>
            <w:shd w:val="clear" w:color="auto" w:fill="F2F4F6"/>
            <w:tcMar>
              <w:top w:w="60" w:type="dxa"/>
              <w:left w:w="90" w:type="dxa"/>
              <w:bottom w:w="60" w:type="dxa"/>
              <w:right w:w="90" w:type="dxa"/>
            </w:tcMar>
          </w:tcPr>
          <w:p w:rsidR="0046729B" w:rsidRDefault="00767123" w14:paraId="20D46993" w14:textId="77777777">
            <w:pPr>
              <w:spacing w:after="0"/>
            </w:pPr>
            <w:r>
              <w:rPr>
                <w:sz w:val="18"/>
                <w:szCs w:val="18"/>
              </w:rPr>
              <w:t>Performance and Load Test Results</w:t>
            </w:r>
          </w:p>
        </w:tc>
        <w:tc>
          <w:tcPr>
            <w:tcW w:w="7080" w:type="dxa"/>
            <w:shd w:val="clear" w:color="auto" w:fill="F2F4F6"/>
            <w:tcMar>
              <w:top w:w="60" w:type="dxa"/>
              <w:left w:w="90" w:type="dxa"/>
              <w:bottom w:w="60" w:type="dxa"/>
              <w:right w:w="90" w:type="dxa"/>
            </w:tcMar>
          </w:tcPr>
          <w:p w:rsidR="0046729B" w:rsidRDefault="00767123" w14:paraId="0FE2F682" w14:textId="77777777">
            <w:pPr>
              <w:spacing w:after="0"/>
            </w:pPr>
            <w:r>
              <w:rPr>
                <w:sz w:val="18"/>
                <w:szCs w:val="18"/>
              </w:rPr>
              <w:t>Performance, load, stress, soak and resilience testing executed in a production-representative environment using Aon-approved tooling, evidencing the complexity-based response targets at average and peak load, phase-1 concurrency of 1,000 users, large-file handling at 100 MB, scaling behaviour and graceful degradation under partial component failure (NFR-24 to NFR-31, NFR-37). All breaches of a Must-priority NFR remediated and retested. Accepted by Aon designees.</w:t>
            </w:r>
          </w:p>
        </w:tc>
      </w:tr>
      <w:tr w:rsidR="0046729B" w14:paraId="36FEADD4" w14:textId="77777777">
        <w:trPr>
          <w:cantSplit/>
        </w:trPr>
        <w:tc>
          <w:tcPr>
            <w:tcW w:w="3000" w:type="dxa"/>
            <w:tcMar>
              <w:top w:w="60" w:type="dxa"/>
              <w:left w:w="90" w:type="dxa"/>
              <w:bottom w:w="60" w:type="dxa"/>
              <w:right w:w="90" w:type="dxa"/>
            </w:tcMar>
          </w:tcPr>
          <w:p w:rsidR="0046729B" w:rsidRDefault="00767123" w14:paraId="532F5C83" w14:textId="77777777">
            <w:pPr>
              <w:spacing w:after="0"/>
            </w:pPr>
            <w:r>
              <w:rPr>
                <w:sz w:val="18"/>
                <w:szCs w:val="18"/>
              </w:rPr>
              <w:t>Penetration Test Support and Security Clearance</w:t>
            </w:r>
          </w:p>
        </w:tc>
        <w:tc>
          <w:tcPr>
            <w:tcW w:w="7080" w:type="dxa"/>
            <w:tcMar>
              <w:top w:w="60" w:type="dxa"/>
              <w:left w:w="90" w:type="dxa"/>
              <w:bottom w:w="60" w:type="dxa"/>
              <w:right w:w="90" w:type="dxa"/>
            </w:tcMar>
          </w:tcPr>
          <w:p w:rsidR="0046729B" w:rsidRDefault="00767123" w14:paraId="5AFD003B" w14:textId="77777777">
            <w:pPr>
              <w:spacing w:after="0"/>
            </w:pPr>
            <w:r>
              <w:rPr>
                <w:sz w:val="18"/>
                <w:szCs w:val="18"/>
              </w:rPr>
              <w:t>Environment, documentation and test accounts for every RBAC persona provided to the Aon security team; penetration testing executed by Aon; all critical and high-severity findings remediated by the Provider and retested, with medium findings remediated or accepted by Aon Security with documented compensating controls and, where applicable, a PEP exception raised via ServiceNow. Formal security clearance obtained from the Aon security team.</w:t>
            </w:r>
          </w:p>
        </w:tc>
      </w:tr>
      <w:tr w:rsidR="0046729B" w14:paraId="30A0F8A4" w14:textId="77777777">
        <w:trPr>
          <w:cantSplit/>
        </w:trPr>
        <w:tc>
          <w:tcPr>
            <w:tcW w:w="3000" w:type="dxa"/>
            <w:shd w:val="clear" w:color="auto" w:fill="F2F4F6"/>
            <w:tcMar>
              <w:top w:w="60" w:type="dxa"/>
              <w:left w:w="90" w:type="dxa"/>
              <w:bottom w:w="60" w:type="dxa"/>
              <w:right w:w="90" w:type="dxa"/>
            </w:tcMar>
          </w:tcPr>
          <w:p w:rsidR="0046729B" w:rsidRDefault="00767123" w14:paraId="635F620C" w14:textId="77777777">
            <w:pPr>
              <w:spacing w:after="0"/>
            </w:pPr>
            <w:r>
              <w:rPr>
                <w:sz w:val="18"/>
                <w:szCs w:val="18"/>
              </w:rPr>
              <w:t>Accessibility Conformance</w:t>
            </w:r>
          </w:p>
        </w:tc>
        <w:tc>
          <w:tcPr>
            <w:tcW w:w="7080" w:type="dxa"/>
            <w:shd w:val="clear" w:color="auto" w:fill="F2F4F6"/>
            <w:tcMar>
              <w:top w:w="60" w:type="dxa"/>
              <w:left w:w="90" w:type="dxa"/>
              <w:bottom w:w="60" w:type="dxa"/>
              <w:right w:w="90" w:type="dxa"/>
            </w:tcMar>
          </w:tcPr>
          <w:p w:rsidR="0046729B" w:rsidRDefault="00767123" w14:paraId="5D4163DD" w14:textId="77777777">
            <w:pPr>
              <w:spacing w:after="0"/>
            </w:pPr>
            <w:r>
              <w:rPr>
                <w:sz w:val="18"/>
                <w:szCs w:val="18"/>
              </w:rPr>
              <w:t>WCAG 2.2 Level AA audit completed by combined automated and manual methods including keyboard-only navigation and screen-reader testing, with an accessibility conformance record produced and any non-UUI component carrying an approved Design System team exception (NFR-48, NFR-49, NFR-50). Accepted by Aon designees.</w:t>
            </w:r>
          </w:p>
        </w:tc>
      </w:tr>
      <w:tr w:rsidR="0046729B" w14:paraId="3E5EB0FA" w14:textId="77777777">
        <w:trPr>
          <w:cantSplit/>
        </w:trPr>
        <w:tc>
          <w:tcPr>
            <w:tcW w:w="3000" w:type="dxa"/>
            <w:tcMar>
              <w:top w:w="60" w:type="dxa"/>
              <w:left w:w="90" w:type="dxa"/>
              <w:bottom w:w="60" w:type="dxa"/>
              <w:right w:w="90" w:type="dxa"/>
            </w:tcMar>
          </w:tcPr>
          <w:p w:rsidR="0046729B" w:rsidRDefault="00767123" w14:paraId="2A6F7FE0" w14:textId="77777777">
            <w:pPr>
              <w:spacing w:after="0"/>
            </w:pPr>
            <w:r>
              <w:rPr>
                <w:sz w:val="18"/>
                <w:szCs w:val="18"/>
              </w:rPr>
              <w:t>Privacy, Legal and Governance Evidence Pack</w:t>
            </w:r>
          </w:p>
        </w:tc>
        <w:tc>
          <w:tcPr>
            <w:tcW w:w="7080" w:type="dxa"/>
            <w:tcMar>
              <w:top w:w="60" w:type="dxa"/>
              <w:left w:w="90" w:type="dxa"/>
              <w:bottom w:w="60" w:type="dxa"/>
              <w:right w:w="90" w:type="dxa"/>
            </w:tcMar>
          </w:tcPr>
          <w:p w:rsidR="0046729B" w:rsidRDefault="00767123" w14:paraId="1289751E" w14:textId="77777777">
            <w:pPr>
              <w:spacing w:after="0"/>
            </w:pPr>
            <w:r>
              <w:rPr>
                <w:sz w:val="18"/>
                <w:szCs w:val="18"/>
              </w:rPr>
              <w:t>All provider-side artefacts required to support the Privacy Impact Assessment, Legal review and Product Oversight &amp; Governance approval delivered, including data flow documentation, PII handling, cross-border transfer positions and retention behaviour. Accepted by Aon Legal and Privacy.</w:t>
            </w:r>
          </w:p>
        </w:tc>
      </w:tr>
    </w:tbl>
    <w:p w:rsidR="0046729B" w:rsidRDefault="00767123" w14:paraId="51B83FAF" w14:textId="72FC7DBC">
      <w:pPr>
        <w:pStyle w:val="Heading3"/>
      </w:pPr>
      <w:bookmarkStart w:name="_Toc418621787" w:id="334"/>
      <w:bookmarkStart w:name="_Toc1395500086" w:id="335"/>
      <w:r>
        <w:t>M6 — Production Go-Live — 10%   (tentative target: 15 February 2027)</w:t>
      </w:r>
      <w:bookmarkEnd w:id="334"/>
      <w:bookmarkEnd w:id="335"/>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3000"/>
        <w:gridCol w:w="7080"/>
      </w:tblGrid>
      <w:tr w:rsidR="0046729B" w14:paraId="6DB57443" w14:textId="77777777">
        <w:trPr>
          <w:tblHeader/>
        </w:trPr>
        <w:tc>
          <w:tcPr>
            <w:tcW w:w="3000" w:type="dxa"/>
            <w:shd w:val="clear" w:color="auto" w:fill="1B2A47"/>
            <w:tcMar>
              <w:top w:w="60" w:type="dxa"/>
              <w:left w:w="90" w:type="dxa"/>
              <w:bottom w:w="60" w:type="dxa"/>
              <w:right w:w="90" w:type="dxa"/>
            </w:tcMar>
          </w:tcPr>
          <w:p w:rsidR="0046729B" w:rsidRDefault="00767123" w14:paraId="247006C0" w14:textId="77777777">
            <w:pPr>
              <w:spacing w:after="0"/>
            </w:pPr>
            <w:r>
              <w:rPr>
                <w:b/>
                <w:bCs/>
                <w:color w:val="FFFFFF"/>
                <w:sz w:val="18"/>
                <w:szCs w:val="18"/>
              </w:rPr>
              <w:t>Deliverable</w:t>
            </w:r>
          </w:p>
        </w:tc>
        <w:tc>
          <w:tcPr>
            <w:tcW w:w="7080" w:type="dxa"/>
            <w:shd w:val="clear" w:color="auto" w:fill="1B2A47"/>
            <w:tcMar>
              <w:top w:w="60" w:type="dxa"/>
              <w:left w:w="90" w:type="dxa"/>
              <w:bottom w:w="60" w:type="dxa"/>
              <w:right w:w="90" w:type="dxa"/>
            </w:tcMar>
          </w:tcPr>
          <w:p w:rsidR="0046729B" w:rsidRDefault="00767123" w14:paraId="78BFB5FC" w14:textId="77777777">
            <w:pPr>
              <w:spacing w:after="0"/>
            </w:pPr>
            <w:r>
              <w:rPr>
                <w:b/>
                <w:bCs/>
                <w:color w:val="FFFFFF"/>
                <w:sz w:val="18"/>
                <w:szCs w:val="18"/>
              </w:rPr>
              <w:t>Acceptance Criteria</w:t>
            </w:r>
          </w:p>
        </w:tc>
      </w:tr>
      <w:tr w:rsidR="0046729B" w14:paraId="4D633081" w14:textId="77777777">
        <w:trPr>
          <w:cantSplit/>
        </w:trPr>
        <w:tc>
          <w:tcPr>
            <w:tcW w:w="3000" w:type="dxa"/>
            <w:tcMar>
              <w:top w:w="60" w:type="dxa"/>
              <w:left w:w="90" w:type="dxa"/>
              <w:bottom w:w="60" w:type="dxa"/>
              <w:right w:w="90" w:type="dxa"/>
            </w:tcMar>
          </w:tcPr>
          <w:p w:rsidR="0046729B" w:rsidRDefault="00767123" w14:paraId="653A27F2" w14:textId="77777777">
            <w:pPr>
              <w:spacing w:after="0"/>
            </w:pPr>
            <w:r>
              <w:rPr>
                <w:sz w:val="18"/>
                <w:szCs w:val="18"/>
              </w:rPr>
              <w:t>Training and Enablement Complete</w:t>
            </w:r>
          </w:p>
        </w:tc>
        <w:tc>
          <w:tcPr>
            <w:tcW w:w="7080" w:type="dxa"/>
            <w:tcMar>
              <w:top w:w="60" w:type="dxa"/>
              <w:left w:w="90" w:type="dxa"/>
              <w:bottom w:w="60" w:type="dxa"/>
              <w:right w:w="90" w:type="dxa"/>
            </w:tcMar>
          </w:tcPr>
          <w:p w:rsidR="0046729B" w:rsidRDefault="00767123" w14:paraId="031B67A1" w14:textId="77777777">
            <w:pPr>
              <w:spacing w:after="0"/>
            </w:pPr>
            <w:r>
              <w:rPr>
                <w:sz w:val="18"/>
                <w:szCs w:val="18"/>
              </w:rPr>
              <w:t>Role-based training materials, job aids and support materials produced and colleague training delivered to the agreed completion targets across the pilot countries. Accepted by the Aon Training and Enablement lead.</w:t>
            </w:r>
          </w:p>
        </w:tc>
      </w:tr>
      <w:tr w:rsidR="0046729B" w14:paraId="62CD6FA9" w14:textId="77777777">
        <w:trPr>
          <w:cantSplit/>
        </w:trPr>
        <w:tc>
          <w:tcPr>
            <w:tcW w:w="3000" w:type="dxa"/>
            <w:shd w:val="clear" w:color="auto" w:fill="F2F4F6"/>
            <w:tcMar>
              <w:top w:w="60" w:type="dxa"/>
              <w:left w:w="90" w:type="dxa"/>
              <w:bottom w:w="60" w:type="dxa"/>
              <w:right w:w="90" w:type="dxa"/>
            </w:tcMar>
          </w:tcPr>
          <w:p w:rsidR="0046729B" w:rsidRDefault="00767123" w14:paraId="7148945D" w14:textId="77777777">
            <w:pPr>
              <w:spacing w:after="0"/>
            </w:pPr>
            <w:r>
              <w:rPr>
                <w:sz w:val="18"/>
                <w:szCs w:val="18"/>
              </w:rPr>
              <w:t>Support Model and Runbooks</w:t>
            </w:r>
          </w:p>
        </w:tc>
        <w:tc>
          <w:tcPr>
            <w:tcW w:w="7080" w:type="dxa"/>
            <w:shd w:val="clear" w:color="auto" w:fill="F2F4F6"/>
            <w:tcMar>
              <w:top w:w="60" w:type="dxa"/>
              <w:left w:w="90" w:type="dxa"/>
              <w:bottom w:w="60" w:type="dxa"/>
              <w:right w:w="90" w:type="dxa"/>
            </w:tcMar>
          </w:tcPr>
          <w:p w:rsidR="0046729B" w:rsidRDefault="00767123" w14:paraId="087099EB" w14:textId="77777777">
            <w:pPr>
              <w:spacing w:after="0"/>
            </w:pPr>
            <w:r>
              <w:rPr>
                <w:sz w:val="18"/>
                <w:szCs w:val="18"/>
              </w:rPr>
              <w:t>Tier 1 / 2 / 3 support model, runbooks, escalation paths and on-call model documented and active. Accepted by Aon designees.</w:t>
            </w:r>
          </w:p>
        </w:tc>
      </w:tr>
      <w:tr w:rsidR="0046729B" w14:paraId="1389971E" w14:textId="77777777">
        <w:trPr>
          <w:cantSplit/>
        </w:trPr>
        <w:tc>
          <w:tcPr>
            <w:tcW w:w="3000" w:type="dxa"/>
            <w:tcMar>
              <w:top w:w="60" w:type="dxa"/>
              <w:left w:w="90" w:type="dxa"/>
              <w:bottom w:w="60" w:type="dxa"/>
              <w:right w:w="90" w:type="dxa"/>
            </w:tcMar>
          </w:tcPr>
          <w:p w:rsidR="0046729B" w:rsidRDefault="00767123" w14:paraId="7E41956F" w14:textId="77777777">
            <w:pPr>
              <w:spacing w:after="0"/>
            </w:pPr>
            <w:r>
              <w:rPr>
                <w:sz w:val="18"/>
                <w:szCs w:val="18"/>
              </w:rPr>
              <w:t>Release Gate Evidence</w:t>
            </w:r>
          </w:p>
        </w:tc>
        <w:tc>
          <w:tcPr>
            <w:tcW w:w="7080" w:type="dxa"/>
            <w:tcMar>
              <w:top w:w="60" w:type="dxa"/>
              <w:left w:w="90" w:type="dxa"/>
              <w:bottom w:w="60" w:type="dxa"/>
              <w:right w:w="90" w:type="dxa"/>
            </w:tcMar>
          </w:tcPr>
          <w:p w:rsidR="0046729B" w:rsidRDefault="00767123" w14:paraId="350ECADF" w14:textId="77777777">
            <w:pPr>
              <w:spacing w:after="0"/>
            </w:pPr>
            <w:r>
              <w:rPr>
                <w:sz w:val="18"/>
                <w:szCs w:val="18"/>
              </w:rPr>
              <w:t>Evidence assembled against the Meridian release readiness gate, with named owners and status. Accepted by the Meridian TMO.</w:t>
            </w:r>
          </w:p>
        </w:tc>
      </w:tr>
      <w:tr w:rsidR="0046729B" w14:paraId="4B4C0347" w14:textId="77777777">
        <w:trPr>
          <w:cantSplit/>
        </w:trPr>
        <w:tc>
          <w:tcPr>
            <w:tcW w:w="3000" w:type="dxa"/>
            <w:shd w:val="clear" w:color="auto" w:fill="F2F4F6"/>
            <w:tcMar>
              <w:top w:w="60" w:type="dxa"/>
              <w:left w:w="90" w:type="dxa"/>
              <w:bottom w:w="60" w:type="dxa"/>
              <w:right w:w="90" w:type="dxa"/>
            </w:tcMar>
          </w:tcPr>
          <w:p w:rsidR="0046729B" w:rsidRDefault="00767123" w14:paraId="20772607" w14:textId="77777777">
            <w:pPr>
              <w:spacing w:after="0"/>
            </w:pPr>
            <w:r>
              <w:rPr>
                <w:sz w:val="18"/>
                <w:szCs w:val="18"/>
              </w:rPr>
              <w:t>Production Go-Live</w:t>
            </w:r>
          </w:p>
        </w:tc>
        <w:tc>
          <w:tcPr>
            <w:tcW w:w="7080" w:type="dxa"/>
            <w:shd w:val="clear" w:color="auto" w:fill="F2F4F6"/>
            <w:tcMar>
              <w:top w:w="60" w:type="dxa"/>
              <w:left w:w="90" w:type="dxa"/>
              <w:bottom w:w="60" w:type="dxa"/>
              <w:right w:w="90" w:type="dxa"/>
            </w:tcMar>
          </w:tcPr>
          <w:p w:rsidR="0046729B" w:rsidRDefault="00767123" w14:paraId="15FAA300" w14:textId="77777777">
            <w:pPr>
              <w:spacing w:after="0"/>
            </w:pPr>
            <w:r>
              <w:rPr>
                <w:sz w:val="18"/>
                <w:szCs w:val="18"/>
              </w:rPr>
              <w:t>Production deployment of all in-scope capabilities completed in accordance with Aon change and release processes, with agreed go-live criteria met, security clearance obtained, performance thresholds evidenced, and no outstanding critical or high-severity issues blocking go-live. Go-live approval and completion confirmed by Aon designees and the Meridian release gate.</w:t>
            </w:r>
          </w:p>
        </w:tc>
      </w:tr>
      <w:tr w:rsidR="0046729B" w14:paraId="5C11D319" w14:textId="77777777">
        <w:trPr>
          <w:cantSplit/>
        </w:trPr>
        <w:tc>
          <w:tcPr>
            <w:tcW w:w="3000" w:type="dxa"/>
            <w:tcMar>
              <w:top w:w="60" w:type="dxa"/>
              <w:left w:w="90" w:type="dxa"/>
              <w:bottom w:w="60" w:type="dxa"/>
              <w:right w:w="90" w:type="dxa"/>
            </w:tcMar>
          </w:tcPr>
          <w:p w:rsidR="0046729B" w:rsidRDefault="00767123" w14:paraId="3E269130" w14:textId="77777777">
            <w:pPr>
              <w:spacing w:after="0"/>
            </w:pPr>
            <w:r>
              <w:rPr>
                <w:sz w:val="18"/>
                <w:szCs w:val="18"/>
              </w:rPr>
              <w:t>Country and Client Activation</w:t>
            </w:r>
          </w:p>
        </w:tc>
        <w:tc>
          <w:tcPr>
            <w:tcW w:w="7080" w:type="dxa"/>
            <w:tcMar>
              <w:top w:w="60" w:type="dxa"/>
              <w:left w:w="90" w:type="dxa"/>
              <w:bottom w:w="60" w:type="dxa"/>
              <w:right w:w="90" w:type="dxa"/>
            </w:tcMar>
          </w:tcPr>
          <w:p w:rsidR="0046729B" w:rsidRDefault="00767123" w14:paraId="689CA278" w14:textId="77777777">
            <w:pPr>
              <w:spacing w:after="0"/>
            </w:pPr>
            <w:r>
              <w:rPr>
                <w:sz w:val="18"/>
                <w:szCs w:val="18"/>
              </w:rPr>
              <w:t>The agreed pilot countries and clients activated and validated in production, with entitlement, localisation and data residency configuration confirmed per country. Accepted by Aon designees and the country leads.</w:t>
            </w:r>
          </w:p>
        </w:tc>
      </w:tr>
    </w:tbl>
    <w:p w:rsidR="0046729B" w:rsidRDefault="00767123" w14:paraId="32DC4970" w14:textId="0C3C37E4">
      <w:pPr>
        <w:pStyle w:val="Heading3"/>
      </w:pPr>
      <w:bookmarkStart w:name="_Toc1811539751" w:id="336"/>
      <w:bookmarkStart w:name="_Toc898587722" w:id="337"/>
      <w:r>
        <w:t>M7 — Hypercare Exit — 5%   (tentative target: 31 March 2027)</w:t>
      </w:r>
      <w:bookmarkEnd w:id="336"/>
      <w:bookmarkEnd w:id="337"/>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3000"/>
        <w:gridCol w:w="7080"/>
      </w:tblGrid>
      <w:tr w:rsidR="0046729B" w14:paraId="48CAA4F6" w14:textId="77777777">
        <w:trPr>
          <w:tblHeader/>
        </w:trPr>
        <w:tc>
          <w:tcPr>
            <w:tcW w:w="3000" w:type="dxa"/>
            <w:shd w:val="clear" w:color="auto" w:fill="1B2A47"/>
            <w:tcMar>
              <w:top w:w="60" w:type="dxa"/>
              <w:left w:w="90" w:type="dxa"/>
              <w:bottom w:w="60" w:type="dxa"/>
              <w:right w:w="90" w:type="dxa"/>
            </w:tcMar>
          </w:tcPr>
          <w:p w:rsidR="0046729B" w:rsidRDefault="00767123" w14:paraId="47FA21FB" w14:textId="77777777">
            <w:pPr>
              <w:spacing w:after="0"/>
            </w:pPr>
            <w:r>
              <w:rPr>
                <w:b/>
                <w:bCs/>
                <w:color w:val="FFFFFF"/>
                <w:sz w:val="18"/>
                <w:szCs w:val="18"/>
              </w:rPr>
              <w:t>Deliverable</w:t>
            </w:r>
          </w:p>
        </w:tc>
        <w:tc>
          <w:tcPr>
            <w:tcW w:w="7080" w:type="dxa"/>
            <w:shd w:val="clear" w:color="auto" w:fill="1B2A47"/>
            <w:tcMar>
              <w:top w:w="60" w:type="dxa"/>
              <w:left w:w="90" w:type="dxa"/>
              <w:bottom w:w="60" w:type="dxa"/>
              <w:right w:w="90" w:type="dxa"/>
            </w:tcMar>
          </w:tcPr>
          <w:p w:rsidR="0046729B" w:rsidRDefault="00767123" w14:paraId="61F68148" w14:textId="77777777">
            <w:pPr>
              <w:spacing w:after="0"/>
            </w:pPr>
            <w:r>
              <w:rPr>
                <w:b/>
                <w:bCs/>
                <w:color w:val="FFFFFF"/>
                <w:sz w:val="18"/>
                <w:szCs w:val="18"/>
              </w:rPr>
              <w:t>Acceptance Criteria</w:t>
            </w:r>
          </w:p>
        </w:tc>
      </w:tr>
      <w:tr w:rsidR="0046729B" w14:paraId="6C2C59E8" w14:textId="77777777">
        <w:trPr>
          <w:cantSplit/>
        </w:trPr>
        <w:tc>
          <w:tcPr>
            <w:tcW w:w="3000" w:type="dxa"/>
            <w:tcMar>
              <w:top w:w="60" w:type="dxa"/>
              <w:left w:w="90" w:type="dxa"/>
              <w:bottom w:w="60" w:type="dxa"/>
              <w:right w:w="90" w:type="dxa"/>
            </w:tcMar>
          </w:tcPr>
          <w:p w:rsidR="0046729B" w:rsidRDefault="00767123" w14:paraId="21274A3C" w14:textId="77777777">
            <w:pPr>
              <w:spacing w:after="0"/>
            </w:pPr>
            <w:r>
              <w:rPr>
                <w:sz w:val="18"/>
                <w:szCs w:val="18"/>
              </w:rPr>
              <w:t>Hypercare Closure</w:t>
            </w:r>
          </w:p>
        </w:tc>
        <w:tc>
          <w:tcPr>
            <w:tcW w:w="7080" w:type="dxa"/>
            <w:tcMar>
              <w:top w:w="60" w:type="dxa"/>
              <w:left w:w="90" w:type="dxa"/>
              <w:bottom w:w="60" w:type="dxa"/>
              <w:right w:w="90" w:type="dxa"/>
            </w:tcMar>
          </w:tcPr>
          <w:p w:rsidR="0046729B" w:rsidRDefault="00767123" w14:paraId="7B57A39B" w14:textId="77777777">
            <w:pPr>
              <w:spacing w:after="0"/>
            </w:pPr>
            <w:r>
              <w:rPr>
                <w:sz w:val="18"/>
                <w:szCs w:val="18"/>
              </w:rPr>
              <w:t>Completion of the agreed warranty and hypercare period following go-live, with all defects identified during the period resolved or formally accepted by Aon; incident and defect trends demonstrating stable operations within agreed service levels. Formal closure of hypercare and acceptance of the solution into steady-state support by Aon designees.</w:t>
            </w:r>
          </w:p>
        </w:tc>
      </w:tr>
      <w:tr w:rsidR="0046729B" w14:paraId="4FCEFB3B" w14:textId="77777777">
        <w:trPr>
          <w:cantSplit/>
        </w:trPr>
        <w:tc>
          <w:tcPr>
            <w:tcW w:w="3000" w:type="dxa"/>
            <w:shd w:val="clear" w:color="auto" w:fill="F2F4F6"/>
            <w:tcMar>
              <w:top w:w="60" w:type="dxa"/>
              <w:left w:w="90" w:type="dxa"/>
              <w:bottom w:w="60" w:type="dxa"/>
              <w:right w:w="90" w:type="dxa"/>
            </w:tcMar>
          </w:tcPr>
          <w:p w:rsidR="0046729B" w:rsidRDefault="00767123" w14:paraId="7C8208FF" w14:textId="77777777">
            <w:pPr>
              <w:spacing w:after="0"/>
            </w:pPr>
            <w:r>
              <w:rPr>
                <w:sz w:val="18"/>
                <w:szCs w:val="18"/>
              </w:rPr>
              <w:t>Knowledge Transfer and Documentation Handover</w:t>
            </w:r>
          </w:p>
        </w:tc>
        <w:tc>
          <w:tcPr>
            <w:tcW w:w="7080" w:type="dxa"/>
            <w:shd w:val="clear" w:color="auto" w:fill="F2F4F6"/>
            <w:tcMar>
              <w:top w:w="60" w:type="dxa"/>
              <w:left w:w="90" w:type="dxa"/>
              <w:bottom w:w="60" w:type="dxa"/>
              <w:right w:w="90" w:type="dxa"/>
            </w:tcMar>
          </w:tcPr>
          <w:p w:rsidR="0046729B" w:rsidRDefault="00767123" w14:paraId="23A0183F" w14:textId="77777777">
            <w:pPr>
              <w:spacing w:after="0"/>
            </w:pPr>
            <w:r>
              <w:rPr>
                <w:sz w:val="18"/>
                <w:szCs w:val="18"/>
              </w:rPr>
              <w:t>Complete technical, operational and configuration documentation handed over, with knowledge transfer sessions delivered to the Aon product, support and country teams. Accepted by Aon designees.</w:t>
            </w:r>
          </w:p>
        </w:tc>
      </w:tr>
      <w:tr w:rsidR="0046729B" w14:paraId="4CD844F5" w14:textId="77777777">
        <w:trPr>
          <w:cantSplit/>
        </w:trPr>
        <w:tc>
          <w:tcPr>
            <w:tcW w:w="3000" w:type="dxa"/>
            <w:tcMar>
              <w:top w:w="60" w:type="dxa"/>
              <w:left w:w="90" w:type="dxa"/>
              <w:bottom w:w="60" w:type="dxa"/>
              <w:right w:w="90" w:type="dxa"/>
            </w:tcMar>
          </w:tcPr>
          <w:p w:rsidR="0046729B" w:rsidRDefault="00767123" w14:paraId="5288F82D" w14:textId="77777777">
            <w:pPr>
              <w:spacing w:after="0"/>
            </w:pPr>
            <w:r>
              <w:rPr>
                <w:sz w:val="18"/>
                <w:szCs w:val="18"/>
              </w:rPr>
              <w:t>Adoption and Value Baseline</w:t>
            </w:r>
          </w:p>
        </w:tc>
        <w:tc>
          <w:tcPr>
            <w:tcW w:w="7080" w:type="dxa"/>
            <w:tcMar>
              <w:top w:w="60" w:type="dxa"/>
              <w:left w:w="90" w:type="dxa"/>
              <w:bottom w:w="60" w:type="dxa"/>
              <w:right w:w="90" w:type="dxa"/>
            </w:tcMar>
          </w:tcPr>
          <w:p w:rsidR="0046729B" w:rsidRDefault="00767123" w14:paraId="6BA5A5D8" w14:textId="77777777">
            <w:pPr>
              <w:spacing w:after="0"/>
            </w:pPr>
            <w:r>
              <w:rPr>
                <w:sz w:val="18"/>
                <w:szCs w:val="18"/>
              </w:rPr>
              <w:t>Adoption and value measures instrumented and reported against the baseline captured pre-launch, with the reporting cadence and review forum operating. Accepted by Aon designees.</w:t>
            </w:r>
          </w:p>
        </w:tc>
      </w:tr>
    </w:tbl>
    <w:p w:rsidR="0046729B" w:rsidRDefault="7CEACDF0" w14:paraId="1FDA3DA7" w14:textId="29F4D236">
      <w:pPr>
        <w:pStyle w:val="Heading2"/>
      </w:pPr>
      <w:bookmarkStart w:name="_Toc1661150556" w:id="338"/>
      <w:bookmarkStart w:name="_Toc1656097824" w:id="339"/>
      <w:r>
        <w:t>Delivery Timeline (Tentative</w:t>
      </w:r>
      <w:ins w:author="Chetan Arora" w:date="2026-08-07T21:20:00Z" w16du:dateUtc="2026-08-07T21:20:43Z" w:id="340">
        <w:r w:rsidR="7BF2D553">
          <w:t xml:space="preserve"> as a reference</w:t>
        </w:r>
      </w:ins>
      <w:r>
        <w:t>)</w:t>
      </w:r>
      <w:ins w:author="Chetan Arora" w:date="2026-08-07T21:20:00Z" w16du:dateUtc="2026-08-07T21:20:59Z" w:id="341">
        <w:r w:rsidR="2499D488">
          <w:t xml:space="preserve">- </w:t>
        </w:r>
        <w:r w:rsidR="54F10315">
          <w:t>vendor to agree the plan</w:t>
        </w:r>
      </w:ins>
      <w:ins w:author="Chetan Arora" w:date="2026-08-07T21:21:00Z" w16du:dateUtc="2026-08-07T21:21:08Z" w:id="342">
        <w:r w:rsidR="54F10315">
          <w:t xml:space="preserve"> with Aon</w:t>
        </w:r>
      </w:ins>
      <w:bookmarkEnd w:id="338"/>
      <w:bookmarkEnd w:id="339"/>
    </w:p>
    <w:p w:rsidR="0046729B" w:rsidRDefault="00767123" w14:paraId="127BF08F" w14:textId="77777777">
      <w:r>
        <w:t>Aon plans to launch the client-facing claims experience in a single coordinated release across the initial pilot country set, with country activation sequenced within the launch window. The delivery timeline below is tentative. It is taken from Aon's current draft project plan, which is not baselined, carries no resource assignments and remains subject to change. It is provided so that providers understand the intended critical path and can assess feasibility; it represents Aon's planning intent rather than a committed schedule, and proposals will be assessed against how credibly they deliver to it.</w:t>
      </w:r>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3400"/>
        <w:gridCol w:w="2700"/>
        <w:gridCol w:w="1180"/>
        <w:gridCol w:w="2800"/>
      </w:tblGrid>
      <w:tr w:rsidR="0046729B" w14:paraId="5C833283" w14:textId="77777777">
        <w:trPr>
          <w:tblHeader/>
        </w:trPr>
        <w:tc>
          <w:tcPr>
            <w:tcW w:w="3400" w:type="dxa"/>
            <w:shd w:val="clear" w:color="auto" w:fill="1B2A47"/>
            <w:tcMar>
              <w:top w:w="60" w:type="dxa"/>
              <w:left w:w="90" w:type="dxa"/>
              <w:bottom w:w="60" w:type="dxa"/>
              <w:right w:w="90" w:type="dxa"/>
            </w:tcMar>
          </w:tcPr>
          <w:p w:rsidR="0046729B" w:rsidRDefault="00767123" w14:paraId="37C85CF7" w14:textId="77777777">
            <w:pPr>
              <w:spacing w:after="0"/>
            </w:pPr>
            <w:r>
              <w:rPr>
                <w:b/>
                <w:bCs/>
                <w:color w:val="FFFFFF"/>
                <w:sz w:val="18"/>
                <w:szCs w:val="18"/>
              </w:rPr>
              <w:t>Phase</w:t>
            </w:r>
          </w:p>
        </w:tc>
        <w:tc>
          <w:tcPr>
            <w:tcW w:w="2700" w:type="dxa"/>
            <w:shd w:val="clear" w:color="auto" w:fill="1B2A47"/>
            <w:tcMar>
              <w:top w:w="60" w:type="dxa"/>
              <w:left w:w="90" w:type="dxa"/>
              <w:bottom w:w="60" w:type="dxa"/>
              <w:right w:w="90" w:type="dxa"/>
            </w:tcMar>
          </w:tcPr>
          <w:p w:rsidR="0046729B" w:rsidRDefault="00767123" w14:paraId="1CA3405B" w14:textId="77777777">
            <w:pPr>
              <w:spacing w:after="0"/>
            </w:pPr>
            <w:r>
              <w:rPr>
                <w:b/>
                <w:bCs/>
                <w:color w:val="FFFFFF"/>
                <w:sz w:val="18"/>
                <w:szCs w:val="18"/>
              </w:rPr>
              <w:t>Tentative Dates</w:t>
            </w:r>
          </w:p>
        </w:tc>
        <w:tc>
          <w:tcPr>
            <w:tcW w:w="1180" w:type="dxa"/>
            <w:shd w:val="clear" w:color="auto" w:fill="1B2A47"/>
            <w:tcMar>
              <w:top w:w="60" w:type="dxa"/>
              <w:left w:w="90" w:type="dxa"/>
              <w:bottom w:w="60" w:type="dxa"/>
              <w:right w:w="90" w:type="dxa"/>
            </w:tcMar>
          </w:tcPr>
          <w:p w:rsidR="0046729B" w:rsidRDefault="00767123" w14:paraId="3DE8A79E" w14:textId="77777777">
            <w:pPr>
              <w:spacing w:after="0"/>
            </w:pPr>
            <w:r>
              <w:rPr>
                <w:b/>
                <w:bCs/>
                <w:color w:val="FFFFFF"/>
                <w:sz w:val="18"/>
                <w:szCs w:val="18"/>
              </w:rPr>
              <w:t>Working Days</w:t>
            </w:r>
          </w:p>
        </w:tc>
        <w:tc>
          <w:tcPr>
            <w:tcW w:w="2800" w:type="dxa"/>
            <w:shd w:val="clear" w:color="auto" w:fill="1B2A47"/>
            <w:tcMar>
              <w:top w:w="60" w:type="dxa"/>
              <w:left w:w="90" w:type="dxa"/>
              <w:bottom w:w="60" w:type="dxa"/>
              <w:right w:w="90" w:type="dxa"/>
            </w:tcMar>
          </w:tcPr>
          <w:p w:rsidR="0046729B" w:rsidRDefault="00767123" w14:paraId="217339F5" w14:textId="77777777">
            <w:pPr>
              <w:spacing w:after="0"/>
            </w:pPr>
            <w:r>
              <w:rPr>
                <w:b/>
                <w:bCs/>
                <w:color w:val="FFFFFF"/>
                <w:sz w:val="18"/>
                <w:szCs w:val="18"/>
              </w:rPr>
              <w:t>Ownership</w:t>
            </w:r>
          </w:p>
        </w:tc>
      </w:tr>
      <w:tr w:rsidR="0046729B" w14:paraId="43EED01D" w14:textId="77777777">
        <w:trPr>
          <w:cantSplit/>
        </w:trPr>
        <w:tc>
          <w:tcPr>
            <w:tcW w:w="3400" w:type="dxa"/>
            <w:tcMar>
              <w:top w:w="60" w:type="dxa"/>
              <w:left w:w="90" w:type="dxa"/>
              <w:bottom w:w="60" w:type="dxa"/>
              <w:right w:w="90" w:type="dxa"/>
            </w:tcMar>
          </w:tcPr>
          <w:p w:rsidR="0046729B" w:rsidRDefault="00767123" w14:paraId="3035A282" w14:textId="77777777">
            <w:pPr>
              <w:spacing w:after="0"/>
            </w:pPr>
            <w:r>
              <w:rPr>
                <w:sz w:val="18"/>
                <w:szCs w:val="18"/>
              </w:rPr>
              <w:t>Requirements (baseline documentation)</w:t>
            </w:r>
          </w:p>
        </w:tc>
        <w:tc>
          <w:tcPr>
            <w:tcW w:w="2700" w:type="dxa"/>
            <w:tcMar>
              <w:top w:w="60" w:type="dxa"/>
              <w:left w:w="90" w:type="dxa"/>
              <w:bottom w:w="60" w:type="dxa"/>
              <w:right w:w="90" w:type="dxa"/>
            </w:tcMar>
          </w:tcPr>
          <w:p w:rsidR="0046729B" w:rsidRDefault="00767123" w14:paraId="14A823AE" w14:textId="77777777">
            <w:pPr>
              <w:spacing w:after="0"/>
            </w:pPr>
            <w:r>
              <w:rPr>
                <w:sz w:val="18"/>
                <w:szCs w:val="18"/>
              </w:rPr>
              <w:t>3 – 31 August 2026</w:t>
            </w:r>
          </w:p>
        </w:tc>
        <w:tc>
          <w:tcPr>
            <w:tcW w:w="1180" w:type="dxa"/>
            <w:tcMar>
              <w:top w:w="60" w:type="dxa"/>
              <w:left w:w="90" w:type="dxa"/>
              <w:bottom w:w="60" w:type="dxa"/>
              <w:right w:w="90" w:type="dxa"/>
            </w:tcMar>
          </w:tcPr>
          <w:p w:rsidR="0046729B" w:rsidRDefault="00767123" w14:paraId="116D8482" w14:textId="77777777">
            <w:pPr>
              <w:spacing w:after="0"/>
            </w:pPr>
            <w:r>
              <w:rPr>
                <w:sz w:val="18"/>
                <w:szCs w:val="18"/>
              </w:rPr>
              <w:t>21</w:t>
            </w:r>
          </w:p>
        </w:tc>
        <w:tc>
          <w:tcPr>
            <w:tcW w:w="2800" w:type="dxa"/>
            <w:tcMar>
              <w:top w:w="60" w:type="dxa"/>
              <w:left w:w="90" w:type="dxa"/>
              <w:bottom w:w="60" w:type="dxa"/>
              <w:right w:w="90" w:type="dxa"/>
            </w:tcMar>
          </w:tcPr>
          <w:p w:rsidR="0046729B" w:rsidRDefault="00767123" w14:paraId="31812ED8" w14:textId="77777777">
            <w:pPr>
              <w:spacing w:after="0"/>
            </w:pPr>
            <w:r>
              <w:rPr>
                <w:sz w:val="18"/>
                <w:szCs w:val="18"/>
              </w:rPr>
              <w:t>Aon-led; provider validates from mobilisation</w:t>
            </w:r>
          </w:p>
        </w:tc>
      </w:tr>
      <w:tr w:rsidR="0046729B" w14:paraId="484744D8" w14:textId="77777777">
        <w:trPr>
          <w:cantSplit/>
        </w:trPr>
        <w:tc>
          <w:tcPr>
            <w:tcW w:w="3400" w:type="dxa"/>
            <w:shd w:val="clear" w:color="auto" w:fill="F2F4F6"/>
            <w:tcMar>
              <w:top w:w="60" w:type="dxa"/>
              <w:left w:w="90" w:type="dxa"/>
              <w:bottom w:w="60" w:type="dxa"/>
              <w:right w:w="90" w:type="dxa"/>
            </w:tcMar>
          </w:tcPr>
          <w:p w:rsidR="0046729B" w:rsidRDefault="00767123" w14:paraId="3BB2B27D" w14:textId="77777777">
            <w:pPr>
              <w:spacing w:after="0"/>
            </w:pPr>
            <w:r>
              <w:rPr>
                <w:sz w:val="18"/>
                <w:szCs w:val="18"/>
              </w:rPr>
              <w:t>Compliance – POG, Legal Approval, PIA</w:t>
            </w:r>
          </w:p>
        </w:tc>
        <w:tc>
          <w:tcPr>
            <w:tcW w:w="2700" w:type="dxa"/>
            <w:shd w:val="clear" w:color="auto" w:fill="F2F4F6"/>
            <w:tcMar>
              <w:top w:w="60" w:type="dxa"/>
              <w:left w:w="90" w:type="dxa"/>
              <w:bottom w:w="60" w:type="dxa"/>
              <w:right w:w="90" w:type="dxa"/>
            </w:tcMar>
          </w:tcPr>
          <w:p w:rsidR="0046729B" w:rsidRDefault="00767123" w14:paraId="517649F7" w14:textId="77777777">
            <w:pPr>
              <w:spacing w:after="0"/>
            </w:pPr>
            <w:r>
              <w:rPr>
                <w:sz w:val="18"/>
                <w:szCs w:val="18"/>
              </w:rPr>
              <w:t>10 – 21 August 2026</w:t>
            </w:r>
          </w:p>
        </w:tc>
        <w:tc>
          <w:tcPr>
            <w:tcW w:w="1180" w:type="dxa"/>
            <w:shd w:val="clear" w:color="auto" w:fill="F2F4F6"/>
            <w:tcMar>
              <w:top w:w="60" w:type="dxa"/>
              <w:left w:w="90" w:type="dxa"/>
              <w:bottom w:w="60" w:type="dxa"/>
              <w:right w:w="90" w:type="dxa"/>
            </w:tcMar>
          </w:tcPr>
          <w:p w:rsidR="0046729B" w:rsidRDefault="00767123" w14:paraId="4200596E" w14:textId="77777777">
            <w:pPr>
              <w:spacing w:after="0"/>
            </w:pPr>
            <w:r>
              <w:rPr>
                <w:sz w:val="18"/>
                <w:szCs w:val="18"/>
              </w:rPr>
              <w:t>10</w:t>
            </w:r>
          </w:p>
        </w:tc>
        <w:tc>
          <w:tcPr>
            <w:tcW w:w="2800" w:type="dxa"/>
            <w:shd w:val="clear" w:color="auto" w:fill="F2F4F6"/>
            <w:tcMar>
              <w:top w:w="60" w:type="dxa"/>
              <w:left w:w="90" w:type="dxa"/>
              <w:bottom w:w="60" w:type="dxa"/>
              <w:right w:w="90" w:type="dxa"/>
            </w:tcMar>
          </w:tcPr>
          <w:p w:rsidR="0046729B" w:rsidRDefault="00767123" w14:paraId="22739C7E" w14:textId="77777777">
            <w:pPr>
              <w:spacing w:after="0"/>
            </w:pPr>
            <w:r>
              <w:rPr>
                <w:sz w:val="18"/>
                <w:szCs w:val="18"/>
              </w:rPr>
              <w:t>Aon-led; provider supplies evidence pack</w:t>
            </w:r>
          </w:p>
        </w:tc>
      </w:tr>
      <w:tr w:rsidR="0046729B" w14:paraId="363152A8" w14:textId="77777777">
        <w:trPr>
          <w:cantSplit/>
        </w:trPr>
        <w:tc>
          <w:tcPr>
            <w:tcW w:w="3400" w:type="dxa"/>
            <w:tcMar>
              <w:top w:w="60" w:type="dxa"/>
              <w:left w:w="90" w:type="dxa"/>
              <w:bottom w:w="60" w:type="dxa"/>
              <w:right w:w="90" w:type="dxa"/>
            </w:tcMar>
          </w:tcPr>
          <w:p w:rsidR="0046729B" w:rsidRDefault="00767123" w14:paraId="7128FFB6" w14:textId="77777777">
            <w:pPr>
              <w:spacing w:after="0"/>
            </w:pPr>
            <w:r>
              <w:rPr>
                <w:sz w:val="18"/>
                <w:szCs w:val="18"/>
              </w:rPr>
              <w:t>Provider mobilisation and onboarding</w:t>
            </w:r>
          </w:p>
        </w:tc>
        <w:tc>
          <w:tcPr>
            <w:tcW w:w="2700" w:type="dxa"/>
            <w:tcMar>
              <w:top w:w="60" w:type="dxa"/>
              <w:left w:w="90" w:type="dxa"/>
              <w:bottom w:w="60" w:type="dxa"/>
              <w:right w:w="90" w:type="dxa"/>
            </w:tcMar>
          </w:tcPr>
          <w:p w:rsidR="0046729B" w:rsidRDefault="00767123" w14:paraId="4CE6E2E0" w14:textId="77777777">
            <w:pPr>
              <w:spacing w:after="0"/>
            </w:pPr>
            <w:r>
              <w:rPr>
                <w:sz w:val="18"/>
                <w:szCs w:val="18"/>
              </w:rPr>
              <w:t>31 August – 11 September 2026</w:t>
            </w:r>
          </w:p>
        </w:tc>
        <w:tc>
          <w:tcPr>
            <w:tcW w:w="1180" w:type="dxa"/>
            <w:tcMar>
              <w:top w:w="60" w:type="dxa"/>
              <w:left w:w="90" w:type="dxa"/>
              <w:bottom w:w="60" w:type="dxa"/>
              <w:right w:w="90" w:type="dxa"/>
            </w:tcMar>
          </w:tcPr>
          <w:p w:rsidR="0046729B" w:rsidRDefault="00767123" w14:paraId="509A8BA8" w14:textId="77777777">
            <w:pPr>
              <w:spacing w:after="0"/>
            </w:pPr>
            <w:r>
              <w:rPr>
                <w:sz w:val="18"/>
                <w:szCs w:val="18"/>
              </w:rPr>
              <w:t>10</w:t>
            </w:r>
          </w:p>
        </w:tc>
        <w:tc>
          <w:tcPr>
            <w:tcW w:w="2800" w:type="dxa"/>
            <w:tcMar>
              <w:top w:w="60" w:type="dxa"/>
              <w:left w:w="90" w:type="dxa"/>
              <w:bottom w:w="60" w:type="dxa"/>
              <w:right w:w="90" w:type="dxa"/>
            </w:tcMar>
          </w:tcPr>
          <w:p w:rsidR="0046729B" w:rsidRDefault="00767123" w14:paraId="53EC9588" w14:textId="77777777">
            <w:pPr>
              <w:spacing w:after="0"/>
            </w:pPr>
            <w:r>
              <w:rPr>
                <w:sz w:val="18"/>
                <w:szCs w:val="18"/>
              </w:rPr>
              <w:t>Provider</w:t>
            </w:r>
          </w:p>
        </w:tc>
      </w:tr>
      <w:tr w:rsidR="0046729B" w14:paraId="477D2B4E" w14:textId="77777777">
        <w:trPr>
          <w:cantSplit/>
        </w:trPr>
        <w:tc>
          <w:tcPr>
            <w:tcW w:w="3400" w:type="dxa"/>
            <w:shd w:val="clear" w:color="auto" w:fill="F2F4F6"/>
            <w:tcMar>
              <w:top w:w="60" w:type="dxa"/>
              <w:left w:w="90" w:type="dxa"/>
              <w:bottom w:w="60" w:type="dxa"/>
              <w:right w:w="90" w:type="dxa"/>
            </w:tcMar>
          </w:tcPr>
          <w:p w:rsidR="0046729B" w:rsidRDefault="00767123" w14:paraId="1D3CBF1D" w14:textId="77777777">
            <w:pPr>
              <w:spacing w:after="0"/>
            </w:pPr>
            <w:r>
              <w:rPr>
                <w:sz w:val="18"/>
                <w:szCs w:val="18"/>
              </w:rPr>
              <w:t>Design – solution architecture and design specifications</w:t>
            </w:r>
          </w:p>
        </w:tc>
        <w:tc>
          <w:tcPr>
            <w:tcW w:w="2700" w:type="dxa"/>
            <w:shd w:val="clear" w:color="auto" w:fill="F2F4F6"/>
            <w:tcMar>
              <w:top w:w="60" w:type="dxa"/>
              <w:left w:w="90" w:type="dxa"/>
              <w:bottom w:w="60" w:type="dxa"/>
              <w:right w:w="90" w:type="dxa"/>
            </w:tcMar>
          </w:tcPr>
          <w:p w:rsidR="0046729B" w:rsidRDefault="00767123" w14:paraId="3E7C8B56" w14:textId="77777777">
            <w:pPr>
              <w:spacing w:after="0"/>
            </w:pPr>
            <w:r>
              <w:rPr>
                <w:sz w:val="18"/>
                <w:szCs w:val="18"/>
              </w:rPr>
              <w:t>1 – 30 September 2026</w:t>
            </w:r>
          </w:p>
        </w:tc>
        <w:tc>
          <w:tcPr>
            <w:tcW w:w="1180" w:type="dxa"/>
            <w:shd w:val="clear" w:color="auto" w:fill="F2F4F6"/>
            <w:tcMar>
              <w:top w:w="60" w:type="dxa"/>
              <w:left w:w="90" w:type="dxa"/>
              <w:bottom w:w="60" w:type="dxa"/>
              <w:right w:w="90" w:type="dxa"/>
            </w:tcMar>
          </w:tcPr>
          <w:p w:rsidR="0046729B" w:rsidRDefault="00767123" w14:paraId="4AFA26E0" w14:textId="77777777">
            <w:pPr>
              <w:spacing w:after="0"/>
            </w:pPr>
            <w:r>
              <w:rPr>
                <w:sz w:val="18"/>
                <w:szCs w:val="18"/>
              </w:rPr>
              <w:t>22</w:t>
            </w:r>
          </w:p>
        </w:tc>
        <w:tc>
          <w:tcPr>
            <w:tcW w:w="2800" w:type="dxa"/>
            <w:shd w:val="clear" w:color="auto" w:fill="F2F4F6"/>
            <w:tcMar>
              <w:top w:w="60" w:type="dxa"/>
              <w:left w:w="90" w:type="dxa"/>
              <w:bottom w:w="60" w:type="dxa"/>
              <w:right w:w="90" w:type="dxa"/>
            </w:tcMar>
          </w:tcPr>
          <w:p w:rsidR="0046729B" w:rsidRDefault="00767123" w14:paraId="79B247E6" w14:textId="77777777">
            <w:pPr>
              <w:spacing w:after="0"/>
            </w:pPr>
            <w:r>
              <w:rPr>
                <w:sz w:val="18"/>
                <w:szCs w:val="18"/>
              </w:rPr>
              <w:t>Provider-led with Aon Architecture</w:t>
            </w:r>
          </w:p>
        </w:tc>
      </w:tr>
      <w:tr w:rsidR="0046729B" w14:paraId="336F1BA1" w14:textId="77777777">
        <w:trPr>
          <w:cantSplit/>
        </w:trPr>
        <w:tc>
          <w:tcPr>
            <w:tcW w:w="3400" w:type="dxa"/>
            <w:tcMar>
              <w:top w:w="60" w:type="dxa"/>
              <w:left w:w="90" w:type="dxa"/>
              <w:bottom w:w="60" w:type="dxa"/>
              <w:right w:w="90" w:type="dxa"/>
            </w:tcMar>
          </w:tcPr>
          <w:p w:rsidR="0046729B" w:rsidRDefault="00767123" w14:paraId="27F326C7" w14:textId="77777777">
            <w:pPr>
              <w:spacing w:after="0"/>
            </w:pPr>
            <w:r>
              <w:rPr>
                <w:sz w:val="18"/>
                <w:szCs w:val="18"/>
              </w:rPr>
              <w:t>Development – core feature components</w:t>
            </w:r>
          </w:p>
        </w:tc>
        <w:tc>
          <w:tcPr>
            <w:tcW w:w="2700" w:type="dxa"/>
            <w:tcMar>
              <w:top w:w="60" w:type="dxa"/>
              <w:left w:w="90" w:type="dxa"/>
              <w:bottom w:w="60" w:type="dxa"/>
              <w:right w:w="90" w:type="dxa"/>
            </w:tcMar>
          </w:tcPr>
          <w:p w:rsidR="0046729B" w:rsidRDefault="00767123" w14:paraId="36237929" w14:textId="77777777">
            <w:pPr>
              <w:spacing w:after="0"/>
            </w:pPr>
            <w:r>
              <w:rPr>
                <w:sz w:val="18"/>
                <w:szCs w:val="18"/>
              </w:rPr>
              <w:t>1 October – 30 November 2026</w:t>
            </w:r>
          </w:p>
        </w:tc>
        <w:tc>
          <w:tcPr>
            <w:tcW w:w="1180" w:type="dxa"/>
            <w:tcMar>
              <w:top w:w="60" w:type="dxa"/>
              <w:left w:w="90" w:type="dxa"/>
              <w:bottom w:w="60" w:type="dxa"/>
              <w:right w:w="90" w:type="dxa"/>
            </w:tcMar>
          </w:tcPr>
          <w:p w:rsidR="0046729B" w:rsidRDefault="00767123" w14:paraId="09EBDDB5" w14:textId="77777777">
            <w:pPr>
              <w:spacing w:after="0"/>
            </w:pPr>
            <w:r>
              <w:rPr>
                <w:sz w:val="18"/>
                <w:szCs w:val="18"/>
              </w:rPr>
              <w:t>43</w:t>
            </w:r>
          </w:p>
        </w:tc>
        <w:tc>
          <w:tcPr>
            <w:tcW w:w="2800" w:type="dxa"/>
            <w:tcMar>
              <w:top w:w="60" w:type="dxa"/>
              <w:left w:w="90" w:type="dxa"/>
              <w:bottom w:w="60" w:type="dxa"/>
              <w:right w:w="90" w:type="dxa"/>
            </w:tcMar>
          </w:tcPr>
          <w:p w:rsidR="0046729B" w:rsidRDefault="00767123" w14:paraId="38A52AFE" w14:textId="77777777">
            <w:pPr>
              <w:spacing w:after="0"/>
            </w:pPr>
            <w:r>
              <w:rPr>
                <w:sz w:val="18"/>
                <w:szCs w:val="18"/>
              </w:rPr>
              <w:t>Provider</w:t>
            </w:r>
          </w:p>
        </w:tc>
      </w:tr>
      <w:tr w:rsidR="0046729B" w14:paraId="4081AF70" w14:textId="77777777">
        <w:trPr>
          <w:cantSplit/>
        </w:trPr>
        <w:tc>
          <w:tcPr>
            <w:tcW w:w="3400" w:type="dxa"/>
            <w:shd w:val="clear" w:color="auto" w:fill="F2F4F6"/>
            <w:tcMar>
              <w:top w:w="60" w:type="dxa"/>
              <w:left w:w="90" w:type="dxa"/>
              <w:bottom w:w="60" w:type="dxa"/>
              <w:right w:w="90" w:type="dxa"/>
            </w:tcMar>
          </w:tcPr>
          <w:p w:rsidR="0046729B" w:rsidRDefault="00767123" w14:paraId="4883C2A9" w14:textId="77777777">
            <w:pPr>
              <w:spacing w:after="0"/>
            </w:pPr>
            <w:r>
              <w:rPr>
                <w:sz w:val="18"/>
                <w:szCs w:val="18"/>
              </w:rPr>
              <w:t>Functional testing (in-sprint) and automated regression suite build</w:t>
            </w:r>
          </w:p>
        </w:tc>
        <w:tc>
          <w:tcPr>
            <w:tcW w:w="2700" w:type="dxa"/>
            <w:shd w:val="clear" w:color="auto" w:fill="F2F4F6"/>
            <w:tcMar>
              <w:top w:w="60" w:type="dxa"/>
              <w:left w:w="90" w:type="dxa"/>
              <w:bottom w:w="60" w:type="dxa"/>
              <w:right w:w="90" w:type="dxa"/>
            </w:tcMar>
          </w:tcPr>
          <w:p w:rsidR="0046729B" w:rsidRDefault="00767123" w14:paraId="01CF98B4" w14:textId="77777777">
            <w:pPr>
              <w:spacing w:after="0"/>
            </w:pPr>
            <w:r>
              <w:rPr>
                <w:sz w:val="18"/>
                <w:szCs w:val="18"/>
              </w:rPr>
              <w:t>1 October – 30 November 2026</w:t>
            </w:r>
          </w:p>
        </w:tc>
        <w:tc>
          <w:tcPr>
            <w:tcW w:w="1180" w:type="dxa"/>
            <w:shd w:val="clear" w:color="auto" w:fill="F2F4F6"/>
            <w:tcMar>
              <w:top w:w="60" w:type="dxa"/>
              <w:left w:w="90" w:type="dxa"/>
              <w:bottom w:w="60" w:type="dxa"/>
              <w:right w:w="90" w:type="dxa"/>
            </w:tcMar>
          </w:tcPr>
          <w:p w:rsidR="0046729B" w:rsidRDefault="00767123" w14:paraId="1421D390" w14:textId="77777777">
            <w:pPr>
              <w:spacing w:after="0"/>
            </w:pPr>
            <w:r>
              <w:rPr>
                <w:sz w:val="18"/>
                <w:szCs w:val="18"/>
              </w:rPr>
              <w:t>43</w:t>
            </w:r>
          </w:p>
        </w:tc>
        <w:tc>
          <w:tcPr>
            <w:tcW w:w="2800" w:type="dxa"/>
            <w:shd w:val="clear" w:color="auto" w:fill="F2F4F6"/>
            <w:tcMar>
              <w:top w:w="60" w:type="dxa"/>
              <w:left w:w="90" w:type="dxa"/>
              <w:bottom w:w="60" w:type="dxa"/>
              <w:right w:w="90" w:type="dxa"/>
            </w:tcMar>
          </w:tcPr>
          <w:p w:rsidR="0046729B" w:rsidRDefault="00767123" w14:paraId="70BDE832" w14:textId="77777777">
            <w:pPr>
              <w:spacing w:after="0"/>
            </w:pPr>
            <w:r>
              <w:rPr>
                <w:sz w:val="18"/>
                <w:szCs w:val="18"/>
              </w:rPr>
              <w:t>Provider (concurrent with development)</w:t>
            </w:r>
          </w:p>
        </w:tc>
      </w:tr>
      <w:tr w:rsidR="0046729B" w14:paraId="11768008" w14:textId="77777777">
        <w:trPr>
          <w:cantSplit/>
        </w:trPr>
        <w:tc>
          <w:tcPr>
            <w:tcW w:w="3400" w:type="dxa"/>
            <w:tcMar>
              <w:top w:w="60" w:type="dxa"/>
              <w:left w:w="90" w:type="dxa"/>
              <w:bottom w:w="60" w:type="dxa"/>
              <w:right w:w="90" w:type="dxa"/>
            </w:tcMar>
          </w:tcPr>
          <w:p w:rsidR="0046729B" w:rsidRDefault="00767123" w14:paraId="4A343D78" w14:textId="77777777">
            <w:pPr>
              <w:spacing w:after="0"/>
            </w:pPr>
            <w:r>
              <w:rPr>
                <w:sz w:val="18"/>
                <w:szCs w:val="18"/>
              </w:rPr>
              <w:t>Functional and regression test execution (automated and manual)</w:t>
            </w:r>
          </w:p>
        </w:tc>
        <w:tc>
          <w:tcPr>
            <w:tcW w:w="2700" w:type="dxa"/>
            <w:tcMar>
              <w:top w:w="60" w:type="dxa"/>
              <w:left w:w="90" w:type="dxa"/>
              <w:bottom w:w="60" w:type="dxa"/>
              <w:right w:w="90" w:type="dxa"/>
            </w:tcMar>
          </w:tcPr>
          <w:p w:rsidR="0046729B" w:rsidRDefault="00767123" w14:paraId="51270001" w14:textId="77777777">
            <w:pPr>
              <w:spacing w:after="0"/>
            </w:pPr>
            <w:r>
              <w:rPr>
                <w:sz w:val="18"/>
                <w:szCs w:val="18"/>
              </w:rPr>
              <w:t>30 November – 4 December 2026</w:t>
            </w:r>
          </w:p>
        </w:tc>
        <w:tc>
          <w:tcPr>
            <w:tcW w:w="1180" w:type="dxa"/>
            <w:tcMar>
              <w:top w:w="60" w:type="dxa"/>
              <w:left w:w="90" w:type="dxa"/>
              <w:bottom w:w="60" w:type="dxa"/>
              <w:right w:w="90" w:type="dxa"/>
            </w:tcMar>
          </w:tcPr>
          <w:p w:rsidR="0046729B" w:rsidRDefault="00767123" w14:paraId="60381747" w14:textId="77777777">
            <w:pPr>
              <w:spacing w:after="0"/>
            </w:pPr>
            <w:r>
              <w:rPr>
                <w:sz w:val="18"/>
                <w:szCs w:val="18"/>
              </w:rPr>
              <w:t>5</w:t>
            </w:r>
          </w:p>
        </w:tc>
        <w:tc>
          <w:tcPr>
            <w:tcW w:w="2800" w:type="dxa"/>
            <w:tcMar>
              <w:top w:w="60" w:type="dxa"/>
              <w:left w:w="90" w:type="dxa"/>
              <w:bottom w:w="60" w:type="dxa"/>
              <w:right w:w="90" w:type="dxa"/>
            </w:tcMar>
          </w:tcPr>
          <w:p w:rsidR="0046729B" w:rsidRDefault="00767123" w14:paraId="62E1F4BA" w14:textId="77777777">
            <w:pPr>
              <w:spacing w:after="0"/>
            </w:pPr>
            <w:r>
              <w:rPr>
                <w:sz w:val="18"/>
                <w:szCs w:val="18"/>
              </w:rPr>
              <w:t>Provider</w:t>
            </w:r>
          </w:p>
        </w:tc>
      </w:tr>
      <w:tr w:rsidR="0046729B" w14:paraId="437449FD" w14:textId="77777777">
        <w:trPr>
          <w:cantSplit/>
        </w:trPr>
        <w:tc>
          <w:tcPr>
            <w:tcW w:w="3400" w:type="dxa"/>
            <w:shd w:val="clear" w:color="auto" w:fill="F2F4F6"/>
            <w:tcMar>
              <w:top w:w="60" w:type="dxa"/>
              <w:left w:w="90" w:type="dxa"/>
              <w:bottom w:w="60" w:type="dxa"/>
              <w:right w:w="90" w:type="dxa"/>
            </w:tcMar>
          </w:tcPr>
          <w:p w:rsidR="0046729B" w:rsidRDefault="00767123" w14:paraId="0A1A5B12" w14:textId="77777777">
            <w:pPr>
              <w:spacing w:after="0"/>
            </w:pPr>
            <w:r>
              <w:rPr>
                <w:sz w:val="18"/>
                <w:szCs w:val="18"/>
              </w:rPr>
              <w:t>System integration testing (end to end)</w:t>
            </w:r>
          </w:p>
        </w:tc>
        <w:tc>
          <w:tcPr>
            <w:tcW w:w="2700" w:type="dxa"/>
            <w:shd w:val="clear" w:color="auto" w:fill="F2F4F6"/>
            <w:tcMar>
              <w:top w:w="60" w:type="dxa"/>
              <w:left w:w="90" w:type="dxa"/>
              <w:bottom w:w="60" w:type="dxa"/>
              <w:right w:w="90" w:type="dxa"/>
            </w:tcMar>
          </w:tcPr>
          <w:p w:rsidR="0046729B" w:rsidRDefault="00767123" w14:paraId="302482CE" w14:textId="77777777">
            <w:pPr>
              <w:spacing w:after="0"/>
            </w:pPr>
            <w:r>
              <w:rPr>
                <w:sz w:val="18"/>
                <w:szCs w:val="18"/>
              </w:rPr>
              <w:t>30 November – 4 December 2026</w:t>
            </w:r>
          </w:p>
        </w:tc>
        <w:tc>
          <w:tcPr>
            <w:tcW w:w="1180" w:type="dxa"/>
            <w:shd w:val="clear" w:color="auto" w:fill="F2F4F6"/>
            <w:tcMar>
              <w:top w:w="60" w:type="dxa"/>
              <w:left w:w="90" w:type="dxa"/>
              <w:bottom w:w="60" w:type="dxa"/>
              <w:right w:w="90" w:type="dxa"/>
            </w:tcMar>
          </w:tcPr>
          <w:p w:rsidR="0046729B" w:rsidRDefault="00767123" w14:paraId="03BAD455" w14:textId="77777777">
            <w:pPr>
              <w:spacing w:after="0"/>
            </w:pPr>
            <w:r>
              <w:rPr>
                <w:sz w:val="18"/>
                <w:szCs w:val="18"/>
              </w:rPr>
              <w:t>5</w:t>
            </w:r>
          </w:p>
        </w:tc>
        <w:tc>
          <w:tcPr>
            <w:tcW w:w="2800" w:type="dxa"/>
            <w:shd w:val="clear" w:color="auto" w:fill="F2F4F6"/>
            <w:tcMar>
              <w:top w:w="60" w:type="dxa"/>
              <w:left w:w="90" w:type="dxa"/>
              <w:bottom w:w="60" w:type="dxa"/>
              <w:right w:w="90" w:type="dxa"/>
            </w:tcMar>
          </w:tcPr>
          <w:p w:rsidR="0046729B" w:rsidRDefault="00767123" w14:paraId="31707CE6" w14:textId="77777777">
            <w:pPr>
              <w:spacing w:after="0"/>
            </w:pPr>
            <w:r>
              <w:rPr>
                <w:sz w:val="18"/>
                <w:szCs w:val="18"/>
              </w:rPr>
              <w:t>Provider</w:t>
            </w:r>
          </w:p>
        </w:tc>
      </w:tr>
      <w:tr w:rsidR="0046729B" w14:paraId="24DCE6BE" w14:textId="77777777">
        <w:trPr>
          <w:cantSplit/>
        </w:trPr>
        <w:tc>
          <w:tcPr>
            <w:tcW w:w="3400" w:type="dxa"/>
            <w:tcMar>
              <w:top w:w="60" w:type="dxa"/>
              <w:left w:w="90" w:type="dxa"/>
              <w:bottom w:w="60" w:type="dxa"/>
              <w:right w:w="90" w:type="dxa"/>
            </w:tcMar>
          </w:tcPr>
          <w:p w:rsidR="0046729B" w:rsidRDefault="00767123" w14:paraId="5F473EDB" w14:textId="77777777">
            <w:pPr>
              <w:spacing w:after="0"/>
            </w:pPr>
            <w:r>
              <w:rPr>
                <w:sz w:val="18"/>
                <w:szCs w:val="18"/>
              </w:rPr>
              <w:t>Performance and load testing</w:t>
            </w:r>
          </w:p>
        </w:tc>
        <w:tc>
          <w:tcPr>
            <w:tcW w:w="2700" w:type="dxa"/>
            <w:tcMar>
              <w:top w:w="60" w:type="dxa"/>
              <w:left w:w="90" w:type="dxa"/>
              <w:bottom w:w="60" w:type="dxa"/>
              <w:right w:w="90" w:type="dxa"/>
            </w:tcMar>
          </w:tcPr>
          <w:p w:rsidR="0046729B" w:rsidRDefault="00767123" w14:paraId="4B43507E" w14:textId="77777777">
            <w:pPr>
              <w:spacing w:after="0"/>
            </w:pPr>
            <w:r>
              <w:rPr>
                <w:sz w:val="18"/>
                <w:szCs w:val="18"/>
              </w:rPr>
              <w:t>7 – 18 December 2026</w:t>
            </w:r>
          </w:p>
        </w:tc>
        <w:tc>
          <w:tcPr>
            <w:tcW w:w="1180" w:type="dxa"/>
            <w:tcMar>
              <w:top w:w="60" w:type="dxa"/>
              <w:left w:w="90" w:type="dxa"/>
              <w:bottom w:w="60" w:type="dxa"/>
              <w:right w:w="90" w:type="dxa"/>
            </w:tcMar>
          </w:tcPr>
          <w:p w:rsidR="0046729B" w:rsidRDefault="00767123" w14:paraId="7073D20E" w14:textId="77777777">
            <w:pPr>
              <w:spacing w:after="0"/>
            </w:pPr>
            <w:r>
              <w:rPr>
                <w:sz w:val="18"/>
                <w:szCs w:val="18"/>
              </w:rPr>
              <w:t>10</w:t>
            </w:r>
          </w:p>
        </w:tc>
        <w:tc>
          <w:tcPr>
            <w:tcW w:w="2800" w:type="dxa"/>
            <w:tcMar>
              <w:top w:w="60" w:type="dxa"/>
              <w:left w:w="90" w:type="dxa"/>
              <w:bottom w:w="60" w:type="dxa"/>
              <w:right w:w="90" w:type="dxa"/>
            </w:tcMar>
          </w:tcPr>
          <w:p w:rsidR="0046729B" w:rsidRDefault="00767123" w14:paraId="264E4C96" w14:textId="77777777">
            <w:pPr>
              <w:spacing w:after="0"/>
            </w:pPr>
            <w:r>
              <w:rPr>
                <w:sz w:val="18"/>
                <w:szCs w:val="18"/>
              </w:rPr>
              <w:t>Provider; witnessed by Aon</w:t>
            </w:r>
          </w:p>
        </w:tc>
      </w:tr>
      <w:tr w:rsidR="0046729B" w14:paraId="7A096BAB" w14:textId="77777777">
        <w:trPr>
          <w:cantSplit/>
        </w:trPr>
        <w:tc>
          <w:tcPr>
            <w:tcW w:w="3400" w:type="dxa"/>
            <w:shd w:val="clear" w:color="auto" w:fill="F2F4F6"/>
            <w:tcMar>
              <w:top w:w="60" w:type="dxa"/>
              <w:left w:w="90" w:type="dxa"/>
              <w:bottom w:w="60" w:type="dxa"/>
              <w:right w:w="90" w:type="dxa"/>
            </w:tcMar>
          </w:tcPr>
          <w:p w:rsidR="0046729B" w:rsidRDefault="00767123" w14:paraId="498CCF1B" w14:textId="77777777">
            <w:pPr>
              <w:spacing w:after="0"/>
            </w:pPr>
            <w:r>
              <w:rPr>
                <w:sz w:val="18"/>
                <w:szCs w:val="18"/>
              </w:rPr>
              <w:t>Penetration testing</w:t>
            </w:r>
          </w:p>
        </w:tc>
        <w:tc>
          <w:tcPr>
            <w:tcW w:w="2700" w:type="dxa"/>
            <w:shd w:val="clear" w:color="auto" w:fill="F2F4F6"/>
            <w:tcMar>
              <w:top w:w="60" w:type="dxa"/>
              <w:left w:w="90" w:type="dxa"/>
              <w:bottom w:w="60" w:type="dxa"/>
              <w:right w:w="90" w:type="dxa"/>
            </w:tcMar>
          </w:tcPr>
          <w:p w:rsidR="0046729B" w:rsidRDefault="00767123" w14:paraId="39F20E9C" w14:textId="77777777">
            <w:pPr>
              <w:spacing w:after="0"/>
            </w:pPr>
            <w:r>
              <w:rPr>
                <w:sz w:val="18"/>
                <w:szCs w:val="18"/>
              </w:rPr>
              <w:t>7 – 18 December 2026</w:t>
            </w:r>
          </w:p>
        </w:tc>
        <w:tc>
          <w:tcPr>
            <w:tcW w:w="1180" w:type="dxa"/>
            <w:shd w:val="clear" w:color="auto" w:fill="F2F4F6"/>
            <w:tcMar>
              <w:top w:w="60" w:type="dxa"/>
              <w:left w:w="90" w:type="dxa"/>
              <w:bottom w:w="60" w:type="dxa"/>
              <w:right w:w="90" w:type="dxa"/>
            </w:tcMar>
          </w:tcPr>
          <w:p w:rsidR="0046729B" w:rsidRDefault="00767123" w14:paraId="16273B4F" w14:textId="77777777">
            <w:pPr>
              <w:spacing w:after="0"/>
            </w:pPr>
            <w:r>
              <w:rPr>
                <w:sz w:val="18"/>
                <w:szCs w:val="18"/>
              </w:rPr>
              <w:t>10</w:t>
            </w:r>
          </w:p>
        </w:tc>
        <w:tc>
          <w:tcPr>
            <w:tcW w:w="2800" w:type="dxa"/>
            <w:shd w:val="clear" w:color="auto" w:fill="F2F4F6"/>
            <w:tcMar>
              <w:top w:w="60" w:type="dxa"/>
              <w:left w:w="90" w:type="dxa"/>
              <w:bottom w:w="60" w:type="dxa"/>
              <w:right w:w="90" w:type="dxa"/>
            </w:tcMar>
          </w:tcPr>
          <w:p w:rsidR="0046729B" w:rsidRDefault="00767123" w14:paraId="7A1B07DC" w14:textId="77777777">
            <w:pPr>
              <w:spacing w:after="0"/>
            </w:pPr>
            <w:r>
              <w:rPr>
                <w:sz w:val="18"/>
                <w:szCs w:val="18"/>
              </w:rPr>
              <w:t>Aon security team; provider supports</w:t>
            </w:r>
          </w:p>
        </w:tc>
      </w:tr>
      <w:tr w:rsidR="0046729B" w14:paraId="1FBC0ADB" w14:textId="77777777">
        <w:trPr>
          <w:cantSplit/>
        </w:trPr>
        <w:tc>
          <w:tcPr>
            <w:tcW w:w="3400" w:type="dxa"/>
            <w:tcMar>
              <w:top w:w="60" w:type="dxa"/>
              <w:left w:w="90" w:type="dxa"/>
              <w:bottom w:w="60" w:type="dxa"/>
              <w:right w:w="90" w:type="dxa"/>
            </w:tcMar>
          </w:tcPr>
          <w:p w:rsidR="0046729B" w:rsidRDefault="00767123" w14:paraId="56747CED" w14:textId="77777777">
            <w:pPr>
              <w:spacing w:after="0"/>
            </w:pPr>
            <w:r>
              <w:rPr>
                <w:sz w:val="18"/>
                <w:szCs w:val="18"/>
              </w:rPr>
              <w:t>User Acceptance Testing</w:t>
            </w:r>
          </w:p>
        </w:tc>
        <w:tc>
          <w:tcPr>
            <w:tcW w:w="2700" w:type="dxa"/>
            <w:tcMar>
              <w:top w:w="60" w:type="dxa"/>
              <w:left w:w="90" w:type="dxa"/>
              <w:bottom w:w="60" w:type="dxa"/>
              <w:right w:w="90" w:type="dxa"/>
            </w:tcMar>
          </w:tcPr>
          <w:p w:rsidR="0046729B" w:rsidRDefault="00767123" w14:paraId="4DE96909" w14:textId="77777777">
            <w:pPr>
              <w:spacing w:after="0"/>
            </w:pPr>
            <w:r>
              <w:rPr>
                <w:sz w:val="18"/>
                <w:szCs w:val="18"/>
              </w:rPr>
              <w:t>7 – 25 December 2026</w:t>
            </w:r>
          </w:p>
        </w:tc>
        <w:tc>
          <w:tcPr>
            <w:tcW w:w="1180" w:type="dxa"/>
            <w:tcMar>
              <w:top w:w="60" w:type="dxa"/>
              <w:left w:w="90" w:type="dxa"/>
              <w:bottom w:w="60" w:type="dxa"/>
              <w:right w:w="90" w:type="dxa"/>
            </w:tcMar>
          </w:tcPr>
          <w:p w:rsidR="0046729B" w:rsidRDefault="00767123" w14:paraId="0E6F6F6A" w14:textId="77777777">
            <w:pPr>
              <w:spacing w:after="0"/>
            </w:pPr>
            <w:r>
              <w:rPr>
                <w:sz w:val="18"/>
                <w:szCs w:val="18"/>
              </w:rPr>
              <w:t>15</w:t>
            </w:r>
          </w:p>
        </w:tc>
        <w:tc>
          <w:tcPr>
            <w:tcW w:w="2800" w:type="dxa"/>
            <w:tcMar>
              <w:top w:w="60" w:type="dxa"/>
              <w:left w:w="90" w:type="dxa"/>
              <w:bottom w:w="60" w:type="dxa"/>
              <w:right w:w="90" w:type="dxa"/>
            </w:tcMar>
          </w:tcPr>
          <w:p w:rsidR="0046729B" w:rsidRDefault="00767123" w14:paraId="6411F39F" w14:textId="77777777">
            <w:pPr>
              <w:spacing w:after="0"/>
            </w:pPr>
            <w:r>
              <w:rPr>
                <w:sz w:val="18"/>
                <w:szCs w:val="18"/>
              </w:rPr>
              <w:t>Aon-led; provider supports</w:t>
            </w:r>
          </w:p>
        </w:tc>
      </w:tr>
      <w:tr w:rsidR="0046729B" w14:paraId="1F50FEBC" w14:textId="77777777">
        <w:trPr>
          <w:cantSplit/>
        </w:trPr>
        <w:tc>
          <w:tcPr>
            <w:tcW w:w="3400" w:type="dxa"/>
            <w:shd w:val="clear" w:color="auto" w:fill="F2F4F6"/>
            <w:tcMar>
              <w:top w:w="60" w:type="dxa"/>
              <w:left w:w="90" w:type="dxa"/>
              <w:bottom w:w="60" w:type="dxa"/>
              <w:right w:w="90" w:type="dxa"/>
            </w:tcMar>
          </w:tcPr>
          <w:p w:rsidR="0046729B" w:rsidRDefault="00767123" w14:paraId="0BF94336" w14:textId="77777777">
            <w:pPr>
              <w:spacing w:after="0"/>
            </w:pPr>
            <w:r>
              <w:rPr>
                <w:sz w:val="18"/>
                <w:szCs w:val="18"/>
              </w:rPr>
              <w:t>Security and performance remediation and retest</w:t>
            </w:r>
          </w:p>
        </w:tc>
        <w:tc>
          <w:tcPr>
            <w:tcW w:w="2700" w:type="dxa"/>
            <w:shd w:val="clear" w:color="auto" w:fill="F2F4F6"/>
            <w:tcMar>
              <w:top w:w="60" w:type="dxa"/>
              <w:left w:w="90" w:type="dxa"/>
              <w:bottom w:w="60" w:type="dxa"/>
              <w:right w:w="90" w:type="dxa"/>
            </w:tcMar>
          </w:tcPr>
          <w:p w:rsidR="0046729B" w:rsidRDefault="00767123" w14:paraId="74942550" w14:textId="77777777">
            <w:pPr>
              <w:spacing w:after="0"/>
            </w:pPr>
            <w:r>
              <w:rPr>
                <w:sz w:val="18"/>
                <w:szCs w:val="18"/>
              </w:rPr>
              <w:t>21 – 30 December 2026</w:t>
            </w:r>
          </w:p>
        </w:tc>
        <w:tc>
          <w:tcPr>
            <w:tcW w:w="1180" w:type="dxa"/>
            <w:shd w:val="clear" w:color="auto" w:fill="F2F4F6"/>
            <w:tcMar>
              <w:top w:w="60" w:type="dxa"/>
              <w:left w:w="90" w:type="dxa"/>
              <w:bottom w:w="60" w:type="dxa"/>
              <w:right w:w="90" w:type="dxa"/>
            </w:tcMar>
          </w:tcPr>
          <w:p w:rsidR="0046729B" w:rsidRDefault="00767123" w14:paraId="72685ED4" w14:textId="77777777">
            <w:pPr>
              <w:spacing w:after="0"/>
            </w:pPr>
            <w:r>
              <w:rPr>
                <w:sz w:val="18"/>
                <w:szCs w:val="18"/>
              </w:rPr>
              <w:t>8</w:t>
            </w:r>
          </w:p>
        </w:tc>
        <w:tc>
          <w:tcPr>
            <w:tcW w:w="2800" w:type="dxa"/>
            <w:shd w:val="clear" w:color="auto" w:fill="F2F4F6"/>
            <w:tcMar>
              <w:top w:w="60" w:type="dxa"/>
              <w:left w:w="90" w:type="dxa"/>
              <w:bottom w:w="60" w:type="dxa"/>
              <w:right w:w="90" w:type="dxa"/>
            </w:tcMar>
          </w:tcPr>
          <w:p w:rsidR="0046729B" w:rsidRDefault="00767123" w14:paraId="290AD318" w14:textId="77777777">
            <w:pPr>
              <w:spacing w:after="0"/>
            </w:pPr>
            <w:r>
              <w:rPr>
                <w:sz w:val="18"/>
                <w:szCs w:val="18"/>
              </w:rPr>
              <w:t>Provider</w:t>
            </w:r>
          </w:p>
        </w:tc>
      </w:tr>
      <w:tr w:rsidR="0046729B" w14:paraId="5B20BE0B" w14:textId="77777777">
        <w:trPr>
          <w:cantSplit/>
        </w:trPr>
        <w:tc>
          <w:tcPr>
            <w:tcW w:w="3400" w:type="dxa"/>
            <w:tcMar>
              <w:top w:w="60" w:type="dxa"/>
              <w:left w:w="90" w:type="dxa"/>
              <w:bottom w:w="60" w:type="dxa"/>
              <w:right w:w="90" w:type="dxa"/>
            </w:tcMar>
          </w:tcPr>
          <w:p w:rsidR="0046729B" w:rsidRDefault="00767123" w14:paraId="014942ED" w14:textId="77777777">
            <w:pPr>
              <w:spacing w:after="0"/>
            </w:pPr>
            <w:r>
              <w:rPr>
                <w:sz w:val="18"/>
                <w:szCs w:val="18"/>
              </w:rPr>
              <w:t>Business sign-off</w:t>
            </w:r>
          </w:p>
        </w:tc>
        <w:tc>
          <w:tcPr>
            <w:tcW w:w="2700" w:type="dxa"/>
            <w:tcMar>
              <w:top w:w="60" w:type="dxa"/>
              <w:left w:w="90" w:type="dxa"/>
              <w:bottom w:w="60" w:type="dxa"/>
              <w:right w:w="90" w:type="dxa"/>
            </w:tcMar>
          </w:tcPr>
          <w:p w:rsidR="0046729B" w:rsidRDefault="00767123" w14:paraId="72991C4A" w14:textId="5922DC32">
            <w:pPr>
              <w:spacing w:after="0"/>
              <w:rPr>
                <w:sz w:val="18"/>
                <w:szCs w:val="18"/>
              </w:rPr>
            </w:pPr>
            <w:del w:author="Chetan Arora" w:date="2026-08-07T21:22:00Z" w16du:dateUtc="2026-08-07T21:22:05Z" w:id="343">
              <w:r w:rsidRPr="3A866FF6" w:rsidDel="7CEACDF0">
                <w:rPr>
                  <w:sz w:val="18"/>
                  <w:szCs w:val="18"/>
                </w:rPr>
                <w:delText>30</w:delText>
              </w:r>
            </w:del>
            <w:ins w:author="Chetan Arora" w:date="2026-08-07T21:22:00Z" w16du:dateUtc="2026-08-07T21:22:05Z" w:id="344">
              <w:r w:rsidRPr="3A866FF6" w:rsidR="563A314C">
                <w:rPr>
                  <w:sz w:val="18"/>
                  <w:szCs w:val="18"/>
                </w:rPr>
                <w:t>5</w:t>
              </w:r>
            </w:ins>
            <w:r w:rsidRPr="3A866FF6" w:rsidR="7CEACDF0">
              <w:rPr>
                <w:sz w:val="18"/>
                <w:szCs w:val="18"/>
              </w:rPr>
              <w:t xml:space="preserve"> D</w:t>
            </w:r>
            <w:del w:author="Chetan Arora" w:date="2026-08-07T21:22:00Z" w16du:dateUtc="2026-08-07T21:22:10Z" w:id="345">
              <w:r w:rsidRPr="3A866FF6" w:rsidDel="7CEACDF0">
                <w:rPr>
                  <w:sz w:val="18"/>
                  <w:szCs w:val="18"/>
                </w:rPr>
                <w:delText>ecember</w:delText>
              </w:r>
            </w:del>
            <w:ins w:author="Chetan Arora" w:date="2026-08-07T21:22:00Z" w16du:dateUtc="2026-08-07T21:22:10Z" w:id="346">
              <w:r w:rsidRPr="3A866FF6" w:rsidR="565A5649">
                <w:rPr>
                  <w:sz w:val="18"/>
                  <w:szCs w:val="18"/>
                </w:rPr>
                <w:t>Jan</w:t>
              </w:r>
            </w:ins>
            <w:r w:rsidRPr="3A866FF6" w:rsidR="7CEACDF0">
              <w:rPr>
                <w:sz w:val="18"/>
                <w:szCs w:val="18"/>
              </w:rPr>
              <w:t xml:space="preserve"> </w:t>
            </w:r>
            <w:del w:author="Chetan Arora" w:date="2026-08-07T21:22:00Z" w16du:dateUtc="2026-08-07T21:22:13Z" w:id="347">
              <w:r w:rsidRPr="14E88A6D" w:rsidDel="7CEACDF0">
                <w:rPr>
                  <w:sz w:val="18"/>
                  <w:szCs w:val="18"/>
                </w:rPr>
                <w:delText>2026</w:delText>
              </w:r>
            </w:del>
            <w:ins w:author="Chetan Arora" w:date="2026-08-07T21:22:00Z" w16du:dateUtc="2026-08-07T21:22:23Z" w:id="348">
              <w:r w:rsidRPr="14E88A6D" w:rsidR="6318D286">
                <w:rPr>
                  <w:sz w:val="18"/>
                  <w:szCs w:val="18"/>
                </w:rPr>
                <w:t>2027</w:t>
              </w:r>
            </w:ins>
          </w:p>
        </w:tc>
        <w:tc>
          <w:tcPr>
            <w:tcW w:w="1180" w:type="dxa"/>
            <w:tcMar>
              <w:top w:w="60" w:type="dxa"/>
              <w:left w:w="90" w:type="dxa"/>
              <w:bottom w:w="60" w:type="dxa"/>
              <w:right w:w="90" w:type="dxa"/>
            </w:tcMar>
          </w:tcPr>
          <w:p w:rsidR="0046729B" w:rsidRDefault="00767123" w14:paraId="76DF4ACD" w14:textId="77777777">
            <w:pPr>
              <w:spacing w:after="0"/>
            </w:pPr>
            <w:r>
              <w:rPr>
                <w:sz w:val="18"/>
                <w:szCs w:val="18"/>
              </w:rPr>
              <w:t>1</w:t>
            </w:r>
          </w:p>
        </w:tc>
        <w:tc>
          <w:tcPr>
            <w:tcW w:w="2800" w:type="dxa"/>
            <w:tcMar>
              <w:top w:w="60" w:type="dxa"/>
              <w:left w:w="90" w:type="dxa"/>
              <w:bottom w:w="60" w:type="dxa"/>
              <w:right w:w="90" w:type="dxa"/>
            </w:tcMar>
          </w:tcPr>
          <w:p w:rsidR="0046729B" w:rsidRDefault="00767123" w14:paraId="6F4592E1" w14:textId="77777777">
            <w:pPr>
              <w:spacing w:after="0"/>
            </w:pPr>
            <w:r>
              <w:rPr>
                <w:sz w:val="18"/>
                <w:szCs w:val="18"/>
              </w:rPr>
              <w:t>Aon</w:t>
            </w:r>
          </w:p>
        </w:tc>
      </w:tr>
      <w:tr w:rsidR="0046729B" w14:paraId="1DC5BD5B" w14:textId="77777777">
        <w:trPr>
          <w:cantSplit/>
        </w:trPr>
        <w:tc>
          <w:tcPr>
            <w:tcW w:w="3400" w:type="dxa"/>
            <w:shd w:val="clear" w:color="auto" w:fill="F2F4F6"/>
            <w:tcMar>
              <w:top w:w="60" w:type="dxa"/>
              <w:left w:w="90" w:type="dxa"/>
              <w:bottom w:w="60" w:type="dxa"/>
              <w:right w:w="90" w:type="dxa"/>
            </w:tcMar>
          </w:tcPr>
          <w:p w:rsidR="0046729B" w:rsidRDefault="00767123" w14:paraId="12279307" w14:textId="77777777">
            <w:pPr>
              <w:spacing w:after="0"/>
            </w:pPr>
            <w:r>
              <w:rPr>
                <w:sz w:val="18"/>
                <w:szCs w:val="18"/>
              </w:rPr>
              <w:t>Training – plan development</w:t>
            </w:r>
          </w:p>
        </w:tc>
        <w:tc>
          <w:tcPr>
            <w:tcW w:w="2700" w:type="dxa"/>
            <w:shd w:val="clear" w:color="auto" w:fill="F2F4F6"/>
            <w:tcMar>
              <w:top w:w="60" w:type="dxa"/>
              <w:left w:w="90" w:type="dxa"/>
              <w:bottom w:w="60" w:type="dxa"/>
              <w:right w:w="90" w:type="dxa"/>
            </w:tcMar>
          </w:tcPr>
          <w:p w:rsidR="0046729B" w:rsidRDefault="00767123" w14:paraId="13401DA8" w14:textId="77777777">
            <w:pPr>
              <w:spacing w:after="0"/>
            </w:pPr>
            <w:r>
              <w:rPr>
                <w:sz w:val="18"/>
                <w:szCs w:val="18"/>
              </w:rPr>
              <w:t>14 – 31 December 2026</w:t>
            </w:r>
          </w:p>
        </w:tc>
        <w:tc>
          <w:tcPr>
            <w:tcW w:w="1180" w:type="dxa"/>
            <w:shd w:val="clear" w:color="auto" w:fill="F2F4F6"/>
            <w:tcMar>
              <w:top w:w="60" w:type="dxa"/>
              <w:left w:w="90" w:type="dxa"/>
              <w:bottom w:w="60" w:type="dxa"/>
              <w:right w:w="90" w:type="dxa"/>
            </w:tcMar>
          </w:tcPr>
          <w:p w:rsidR="0046729B" w:rsidRDefault="00767123" w14:paraId="1DBE6CA8" w14:textId="77777777">
            <w:pPr>
              <w:spacing w:after="0"/>
            </w:pPr>
            <w:r>
              <w:rPr>
                <w:sz w:val="18"/>
                <w:szCs w:val="18"/>
              </w:rPr>
              <w:t>14</w:t>
            </w:r>
          </w:p>
        </w:tc>
        <w:tc>
          <w:tcPr>
            <w:tcW w:w="2800" w:type="dxa"/>
            <w:shd w:val="clear" w:color="auto" w:fill="F2F4F6"/>
            <w:tcMar>
              <w:top w:w="60" w:type="dxa"/>
              <w:left w:w="90" w:type="dxa"/>
              <w:bottom w:w="60" w:type="dxa"/>
              <w:right w:w="90" w:type="dxa"/>
            </w:tcMar>
          </w:tcPr>
          <w:p w:rsidR="0046729B" w:rsidRDefault="00767123" w14:paraId="2D5B2C78" w14:textId="77777777">
            <w:pPr>
              <w:spacing w:after="0"/>
            </w:pPr>
            <w:r>
              <w:rPr>
                <w:sz w:val="18"/>
                <w:szCs w:val="18"/>
              </w:rPr>
              <w:t>Provider with Aon Enablement</w:t>
            </w:r>
          </w:p>
        </w:tc>
      </w:tr>
      <w:tr w:rsidR="0046729B" w14:paraId="70B051D6" w14:textId="77777777">
        <w:trPr>
          <w:cantSplit/>
        </w:trPr>
        <w:tc>
          <w:tcPr>
            <w:tcW w:w="3400" w:type="dxa"/>
            <w:tcMar>
              <w:top w:w="60" w:type="dxa"/>
              <w:left w:w="90" w:type="dxa"/>
              <w:bottom w:w="60" w:type="dxa"/>
              <w:right w:w="90" w:type="dxa"/>
            </w:tcMar>
          </w:tcPr>
          <w:p w:rsidR="0046729B" w:rsidRDefault="00767123" w14:paraId="45FE03A8" w14:textId="77777777">
            <w:pPr>
              <w:spacing w:after="0"/>
            </w:pPr>
            <w:r>
              <w:rPr>
                <w:sz w:val="18"/>
                <w:szCs w:val="18"/>
              </w:rPr>
              <w:t>Training – colleague delivery</w:t>
            </w:r>
          </w:p>
        </w:tc>
        <w:tc>
          <w:tcPr>
            <w:tcW w:w="2700" w:type="dxa"/>
            <w:tcMar>
              <w:top w:w="60" w:type="dxa"/>
              <w:left w:w="90" w:type="dxa"/>
              <w:bottom w:w="60" w:type="dxa"/>
              <w:right w:w="90" w:type="dxa"/>
            </w:tcMar>
          </w:tcPr>
          <w:p w:rsidR="0046729B" w:rsidRDefault="00767123" w14:paraId="3CDF1554" w14:textId="5FA7C30A">
            <w:pPr>
              <w:spacing w:after="0"/>
            </w:pPr>
            <w:del w:author="Chetan Arora" w:date="2026-08-07T21:23:00Z" w16du:dateUtc="2026-08-07T21:23:15Z" w:id="349">
              <w:r>
                <w:rPr>
                  <w:sz w:val="18"/>
                  <w:szCs w:val="18"/>
                </w:rPr>
                <w:delText>4 – 29 January</w:delText>
              </w:r>
            </w:del>
            <w:ins w:author="Chetan Arora" w:date="2026-08-07T21:23:00Z" w16du:dateUtc="2026-08-07T21:23:18Z" w:id="350">
              <w:r>
                <w:rPr>
                  <w:sz w:val="18"/>
                  <w:szCs w:val="18"/>
                </w:rPr>
                <w:t xml:space="preserve"> </w:t>
              </w:r>
            </w:ins>
            <w:r w:rsidRPr="14E88A6D" w:rsidR="7CEACDF0">
              <w:rPr>
                <w:sz w:val="18"/>
                <w:szCs w:val="18"/>
              </w:rPr>
              <w:t xml:space="preserve"> </w:t>
            </w:r>
            <w:ins w:author="Chetan Arora" w:date="2026-08-07T21:23:00Z" w16du:dateUtc="2026-08-07T21:23:55Z" w:id="351">
              <w:r w:rsidRPr="14E88A6D" w:rsidR="0F1DB8D6">
                <w:rPr>
                  <w:sz w:val="18"/>
                  <w:szCs w:val="18"/>
                </w:rPr>
                <w:t xml:space="preserve">8 Jan–2 Feb </w:t>
              </w:r>
            </w:ins>
            <w:r>
              <w:rPr>
                <w:sz w:val="18"/>
                <w:szCs w:val="18"/>
              </w:rPr>
              <w:t>2027</w:t>
            </w:r>
          </w:p>
        </w:tc>
        <w:tc>
          <w:tcPr>
            <w:tcW w:w="1180" w:type="dxa"/>
            <w:tcMar>
              <w:top w:w="60" w:type="dxa"/>
              <w:left w:w="90" w:type="dxa"/>
              <w:bottom w:w="60" w:type="dxa"/>
              <w:right w:w="90" w:type="dxa"/>
            </w:tcMar>
          </w:tcPr>
          <w:p w:rsidR="0046729B" w:rsidRDefault="00767123" w14:paraId="5542146D" w14:textId="77777777">
            <w:pPr>
              <w:spacing w:after="0"/>
            </w:pPr>
            <w:r>
              <w:rPr>
                <w:sz w:val="18"/>
                <w:szCs w:val="18"/>
              </w:rPr>
              <w:t>20</w:t>
            </w:r>
          </w:p>
        </w:tc>
        <w:tc>
          <w:tcPr>
            <w:tcW w:w="2800" w:type="dxa"/>
            <w:tcMar>
              <w:top w:w="60" w:type="dxa"/>
              <w:left w:w="90" w:type="dxa"/>
              <w:bottom w:w="60" w:type="dxa"/>
              <w:right w:w="90" w:type="dxa"/>
            </w:tcMar>
          </w:tcPr>
          <w:p w:rsidR="0046729B" w:rsidRDefault="00767123" w14:paraId="63167C6D" w14:textId="77777777">
            <w:pPr>
              <w:spacing w:after="0"/>
            </w:pPr>
            <w:r>
              <w:rPr>
                <w:sz w:val="18"/>
                <w:szCs w:val="18"/>
              </w:rPr>
              <w:t>Provider with Aon Enablement</w:t>
            </w:r>
          </w:p>
        </w:tc>
      </w:tr>
      <w:tr w:rsidR="0046729B" w14:paraId="0505B0ED" w14:textId="77777777">
        <w:trPr>
          <w:cantSplit/>
        </w:trPr>
        <w:tc>
          <w:tcPr>
            <w:tcW w:w="3400" w:type="dxa"/>
            <w:shd w:val="clear" w:color="auto" w:fill="F2F4F6"/>
            <w:tcMar>
              <w:top w:w="60" w:type="dxa"/>
              <w:left w:w="90" w:type="dxa"/>
              <w:bottom w:w="60" w:type="dxa"/>
              <w:right w:w="90" w:type="dxa"/>
            </w:tcMar>
          </w:tcPr>
          <w:p w:rsidR="0046729B" w:rsidRDefault="00767123" w14:paraId="374082B1" w14:textId="77777777">
            <w:pPr>
              <w:spacing w:after="0"/>
            </w:pPr>
            <w:r>
              <w:rPr>
                <w:sz w:val="18"/>
                <w:szCs w:val="18"/>
              </w:rPr>
              <w:t>Launch – client launch and go-live activities</w:t>
            </w:r>
          </w:p>
        </w:tc>
        <w:tc>
          <w:tcPr>
            <w:tcW w:w="2700" w:type="dxa"/>
            <w:shd w:val="clear" w:color="auto" w:fill="F2F4F6"/>
            <w:tcMar>
              <w:top w:w="60" w:type="dxa"/>
              <w:left w:w="90" w:type="dxa"/>
              <w:bottom w:w="60" w:type="dxa"/>
              <w:right w:w="90" w:type="dxa"/>
            </w:tcMar>
          </w:tcPr>
          <w:p w:rsidR="0046729B" w:rsidRDefault="00767123" w14:paraId="40E29532" w14:textId="4E948AB7">
            <w:pPr>
              <w:spacing w:after="0"/>
            </w:pPr>
            <w:del w:author="Chetan Arora" w:date="2026-08-07T21:21:00Z" w16du:dateUtc="2026-08-07T21:21:44Z" w:id="352">
              <w:r>
                <w:rPr>
                  <w:sz w:val="18"/>
                  <w:szCs w:val="18"/>
                </w:rPr>
                <w:delText xml:space="preserve">1 </w:delText>
              </w:r>
            </w:del>
            <w:ins w:author="Chetan Arora" w:date="2026-08-07T21:21:00Z" w16du:dateUtc="2026-08-07T21:21:44Z" w:id="353">
              <w:r w:rsidRPr="3A866FF6" w:rsidR="3F4AF90F">
                <w:rPr>
                  <w:sz w:val="18"/>
                  <w:szCs w:val="18"/>
                </w:rPr>
                <w:t>7</w:t>
              </w:r>
            </w:ins>
            <w:r>
              <w:rPr>
                <w:sz w:val="18"/>
                <w:szCs w:val="18"/>
              </w:rPr>
              <w:t>– 15 February 2027</w:t>
            </w:r>
          </w:p>
        </w:tc>
        <w:tc>
          <w:tcPr>
            <w:tcW w:w="1180" w:type="dxa"/>
            <w:shd w:val="clear" w:color="auto" w:fill="F2F4F6"/>
            <w:tcMar>
              <w:top w:w="60" w:type="dxa"/>
              <w:left w:w="90" w:type="dxa"/>
              <w:bottom w:w="60" w:type="dxa"/>
              <w:right w:w="90" w:type="dxa"/>
            </w:tcMar>
          </w:tcPr>
          <w:p w:rsidR="0046729B" w:rsidRDefault="00767123" w14:paraId="4F827149" w14:textId="2A8E0F3D">
            <w:pPr>
              <w:spacing w:after="0"/>
            </w:pPr>
            <w:del w:author="Chetan Arora" w:date="2026-08-07T21:21:00Z" w16du:dateUtc="2026-08-07T21:21:50Z" w:id="354">
              <w:r>
                <w:rPr>
                  <w:sz w:val="18"/>
                  <w:szCs w:val="18"/>
                </w:rPr>
                <w:delText>11</w:delText>
              </w:r>
            </w:del>
            <w:ins w:author="Chetan Arora" w:date="2026-08-07T21:21:00Z" w16du:dateUtc="2026-08-07T21:21:55Z" w:id="355">
              <w:r w:rsidRPr="3A866FF6" w:rsidR="57D5A787">
                <w:rPr>
                  <w:sz w:val="18"/>
                  <w:szCs w:val="18"/>
                </w:rPr>
                <w:t>5</w:t>
              </w:r>
            </w:ins>
          </w:p>
        </w:tc>
        <w:tc>
          <w:tcPr>
            <w:tcW w:w="2800" w:type="dxa"/>
            <w:shd w:val="clear" w:color="auto" w:fill="F2F4F6"/>
            <w:tcMar>
              <w:top w:w="60" w:type="dxa"/>
              <w:left w:w="90" w:type="dxa"/>
              <w:bottom w:w="60" w:type="dxa"/>
              <w:right w:w="90" w:type="dxa"/>
            </w:tcMar>
          </w:tcPr>
          <w:p w:rsidR="0046729B" w:rsidRDefault="00767123" w14:paraId="5A40DA5B" w14:textId="7C0F7497">
            <w:pPr>
              <w:spacing w:after="0"/>
            </w:pPr>
            <w:r>
              <w:rPr>
                <w:sz w:val="18"/>
                <w:szCs w:val="18"/>
              </w:rPr>
              <w:t>Joint</w:t>
            </w:r>
          </w:p>
        </w:tc>
      </w:tr>
      <w:tr w:rsidR="0046729B" w14:paraId="192CD669" w14:textId="77777777">
        <w:trPr>
          <w:cantSplit/>
        </w:trPr>
        <w:tc>
          <w:tcPr>
            <w:tcW w:w="3400" w:type="dxa"/>
            <w:tcMar>
              <w:top w:w="60" w:type="dxa"/>
              <w:left w:w="90" w:type="dxa"/>
              <w:bottom w:w="60" w:type="dxa"/>
              <w:right w:w="90" w:type="dxa"/>
            </w:tcMar>
          </w:tcPr>
          <w:p w:rsidR="0046729B" w:rsidRDefault="00767123" w14:paraId="46611BBC" w14:textId="77777777">
            <w:pPr>
              <w:spacing w:after="0"/>
            </w:pPr>
            <w:r>
              <w:rPr>
                <w:sz w:val="18"/>
                <w:szCs w:val="18"/>
              </w:rPr>
              <w:t>Hypercare / early life support</w:t>
            </w:r>
          </w:p>
        </w:tc>
        <w:tc>
          <w:tcPr>
            <w:tcW w:w="2700" w:type="dxa"/>
            <w:tcMar>
              <w:top w:w="60" w:type="dxa"/>
              <w:left w:w="90" w:type="dxa"/>
              <w:bottom w:w="60" w:type="dxa"/>
              <w:right w:w="90" w:type="dxa"/>
            </w:tcMar>
          </w:tcPr>
          <w:p w:rsidR="0046729B" w:rsidRDefault="00767123" w14:paraId="1671D883" w14:textId="77777777">
            <w:pPr>
              <w:spacing w:after="0"/>
            </w:pPr>
            <w:r>
              <w:rPr>
                <w:sz w:val="18"/>
                <w:szCs w:val="18"/>
              </w:rPr>
              <w:t>16 February – 31 March 2027</w:t>
            </w:r>
          </w:p>
        </w:tc>
        <w:tc>
          <w:tcPr>
            <w:tcW w:w="1180" w:type="dxa"/>
            <w:tcMar>
              <w:top w:w="60" w:type="dxa"/>
              <w:left w:w="90" w:type="dxa"/>
              <w:bottom w:w="60" w:type="dxa"/>
              <w:right w:w="90" w:type="dxa"/>
            </w:tcMar>
          </w:tcPr>
          <w:p w:rsidR="0046729B" w:rsidRDefault="00767123" w14:paraId="288BCB92" w14:textId="77777777">
            <w:pPr>
              <w:spacing w:after="0"/>
            </w:pPr>
            <w:r>
              <w:rPr>
                <w:sz w:val="18"/>
                <w:szCs w:val="18"/>
              </w:rPr>
              <w:t>~32</w:t>
            </w:r>
          </w:p>
        </w:tc>
        <w:tc>
          <w:tcPr>
            <w:tcW w:w="2800" w:type="dxa"/>
            <w:tcMar>
              <w:top w:w="60" w:type="dxa"/>
              <w:left w:w="90" w:type="dxa"/>
              <w:bottom w:w="60" w:type="dxa"/>
              <w:right w:w="90" w:type="dxa"/>
            </w:tcMar>
          </w:tcPr>
          <w:p w:rsidR="0046729B" w:rsidRDefault="00767123" w14:paraId="160D5970" w14:textId="77777777">
            <w:pPr>
              <w:spacing w:after="0"/>
            </w:pPr>
            <w:r>
              <w:rPr>
                <w:sz w:val="18"/>
                <w:szCs w:val="18"/>
              </w:rPr>
              <w:t>Provider</w:t>
            </w:r>
          </w:p>
        </w:tc>
      </w:tr>
    </w:tbl>
    <w:p w:rsidR="0046729B" w:rsidRDefault="00767123" w14:paraId="3807BD33" w14:textId="62133845">
      <w:pPr>
        <w:pStyle w:val="Heading2"/>
      </w:pPr>
      <w:bookmarkStart w:name="_Toc1452500974" w:id="356"/>
      <w:r>
        <w:t>Team Composition and Roles</w:t>
      </w:r>
      <w:bookmarkEnd w:id="356"/>
    </w:p>
    <w:p w:rsidR="0046729B" w:rsidRDefault="00767123" w14:paraId="1BF20F9E" w14:textId="77777777">
      <w:r>
        <w:t>The following provider roles are explicitly required under this RFP, derived from Aon's approved resourcing plan for the Claims Copilot acceleration programme. Providers may propose additional or alternative roles where they can evidence a better delivery outcome, but must map any variation back to this baseline in the Capacity Plan.</w:t>
      </w:r>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2700"/>
        <w:gridCol w:w="4300"/>
        <w:gridCol w:w="800"/>
        <w:gridCol w:w="2280"/>
      </w:tblGrid>
      <w:tr w:rsidR="0046729B" w14:paraId="0AB695B1" w14:textId="77777777">
        <w:trPr>
          <w:tblHeader/>
        </w:trPr>
        <w:tc>
          <w:tcPr>
            <w:tcW w:w="2700" w:type="dxa"/>
            <w:shd w:val="clear" w:color="auto" w:fill="1B2A47"/>
            <w:tcMar>
              <w:top w:w="60" w:type="dxa"/>
              <w:left w:w="90" w:type="dxa"/>
              <w:bottom w:w="60" w:type="dxa"/>
              <w:right w:w="90" w:type="dxa"/>
            </w:tcMar>
          </w:tcPr>
          <w:p w:rsidR="0046729B" w:rsidRDefault="00767123" w14:paraId="304DDBD1" w14:textId="77777777">
            <w:pPr>
              <w:spacing w:after="0"/>
            </w:pPr>
            <w:r>
              <w:rPr>
                <w:b/>
                <w:bCs/>
                <w:color w:val="FFFFFF"/>
                <w:sz w:val="18"/>
                <w:szCs w:val="18"/>
              </w:rPr>
              <w:t>Team / Area</w:t>
            </w:r>
          </w:p>
        </w:tc>
        <w:tc>
          <w:tcPr>
            <w:tcW w:w="4300" w:type="dxa"/>
            <w:shd w:val="clear" w:color="auto" w:fill="1B2A47"/>
            <w:tcMar>
              <w:top w:w="60" w:type="dxa"/>
              <w:left w:w="90" w:type="dxa"/>
              <w:bottom w:w="60" w:type="dxa"/>
              <w:right w:w="90" w:type="dxa"/>
            </w:tcMar>
          </w:tcPr>
          <w:p w:rsidR="0046729B" w:rsidRDefault="00767123" w14:paraId="35F6BC57" w14:textId="77777777">
            <w:pPr>
              <w:spacing w:after="0"/>
            </w:pPr>
            <w:r>
              <w:rPr>
                <w:b/>
                <w:bCs/>
                <w:color w:val="FFFFFF"/>
                <w:sz w:val="18"/>
                <w:szCs w:val="18"/>
              </w:rPr>
              <w:t>Role</w:t>
            </w:r>
          </w:p>
        </w:tc>
        <w:tc>
          <w:tcPr>
            <w:tcW w:w="800" w:type="dxa"/>
            <w:shd w:val="clear" w:color="auto" w:fill="1B2A47"/>
            <w:tcMar>
              <w:top w:w="60" w:type="dxa"/>
              <w:left w:w="90" w:type="dxa"/>
              <w:bottom w:w="60" w:type="dxa"/>
              <w:right w:w="90" w:type="dxa"/>
            </w:tcMar>
          </w:tcPr>
          <w:p w:rsidR="0046729B" w:rsidRDefault="00767123" w14:paraId="55A42028" w14:textId="77777777">
            <w:pPr>
              <w:spacing w:after="0"/>
            </w:pPr>
            <w:r>
              <w:rPr>
                <w:b/>
                <w:bCs/>
                <w:color w:val="FFFFFF"/>
                <w:sz w:val="18"/>
                <w:szCs w:val="18"/>
              </w:rPr>
              <w:t>Qty</w:t>
            </w:r>
          </w:p>
        </w:tc>
        <w:tc>
          <w:tcPr>
            <w:tcW w:w="2280" w:type="dxa"/>
            <w:shd w:val="clear" w:color="auto" w:fill="1B2A47"/>
            <w:tcMar>
              <w:top w:w="60" w:type="dxa"/>
              <w:left w:w="90" w:type="dxa"/>
              <w:bottom w:w="60" w:type="dxa"/>
              <w:right w:w="90" w:type="dxa"/>
            </w:tcMar>
          </w:tcPr>
          <w:p w:rsidR="0046729B" w:rsidRDefault="00767123" w14:paraId="14729479" w14:textId="77777777">
            <w:pPr>
              <w:spacing w:after="0"/>
            </w:pPr>
            <w:r>
              <w:rPr>
                <w:b/>
                <w:bCs/>
                <w:color w:val="FFFFFF"/>
                <w:sz w:val="18"/>
                <w:szCs w:val="18"/>
              </w:rPr>
              <w:t>Indicative Location</w:t>
            </w:r>
          </w:p>
        </w:tc>
      </w:tr>
      <w:tr w:rsidR="0046729B" w14:paraId="298A497F" w14:textId="77777777">
        <w:trPr>
          <w:cantSplit/>
        </w:trPr>
        <w:tc>
          <w:tcPr>
            <w:tcW w:w="10080" w:type="dxa"/>
            <w:gridSpan w:val="4"/>
            <w:shd w:val="clear" w:color="auto" w:fill="0C6D74"/>
            <w:tcMar>
              <w:top w:w="60" w:type="dxa"/>
              <w:left w:w="90" w:type="dxa"/>
              <w:bottom w:w="60" w:type="dxa"/>
              <w:right w:w="90" w:type="dxa"/>
            </w:tcMar>
          </w:tcPr>
          <w:p w:rsidR="0046729B" w:rsidRDefault="00767123" w14:paraId="19994F77" w14:textId="77777777">
            <w:pPr>
              <w:spacing w:after="0"/>
            </w:pPr>
            <w:r>
              <w:rPr>
                <w:b/>
                <w:bCs/>
                <w:color w:val="FFFFFF"/>
                <w:sz w:val="18"/>
                <w:szCs w:val="18"/>
              </w:rPr>
              <w:t>Claims Client Experience</w:t>
            </w:r>
          </w:p>
        </w:tc>
      </w:tr>
      <w:tr w:rsidR="0046729B" w14:paraId="69B43E5B" w14:textId="77777777">
        <w:trPr>
          <w:cantSplit/>
        </w:trPr>
        <w:tc>
          <w:tcPr>
            <w:tcW w:w="2700" w:type="dxa"/>
            <w:shd w:val="clear" w:color="auto" w:fill="F2F4F6"/>
            <w:tcMar>
              <w:top w:w="60" w:type="dxa"/>
              <w:left w:w="90" w:type="dxa"/>
              <w:bottom w:w="60" w:type="dxa"/>
              <w:right w:w="90" w:type="dxa"/>
            </w:tcMar>
          </w:tcPr>
          <w:p w:rsidR="0046729B" w:rsidRDefault="00767123" w14:paraId="393248A1" w14:textId="77777777">
            <w:pPr>
              <w:spacing w:after="0"/>
            </w:pPr>
            <w:r>
              <w:rPr>
                <w:sz w:val="17"/>
                <w:szCs w:val="17"/>
              </w:rPr>
              <w:t>Claims Client Experience</w:t>
            </w:r>
          </w:p>
        </w:tc>
        <w:tc>
          <w:tcPr>
            <w:tcW w:w="4300" w:type="dxa"/>
            <w:shd w:val="clear" w:color="auto" w:fill="F2F4F6"/>
            <w:tcMar>
              <w:top w:w="60" w:type="dxa"/>
              <w:left w:w="90" w:type="dxa"/>
              <w:bottom w:w="60" w:type="dxa"/>
              <w:right w:w="90" w:type="dxa"/>
            </w:tcMar>
          </w:tcPr>
          <w:p w:rsidR="0046729B" w:rsidRDefault="00767123" w14:paraId="59192ADE" w14:textId="77777777">
            <w:pPr>
              <w:spacing w:after="0"/>
            </w:pPr>
            <w:r>
              <w:rPr>
                <w:sz w:val="17"/>
                <w:szCs w:val="17"/>
              </w:rPr>
              <w:t>Architect</w:t>
            </w:r>
          </w:p>
        </w:tc>
        <w:tc>
          <w:tcPr>
            <w:tcW w:w="800" w:type="dxa"/>
            <w:shd w:val="clear" w:color="auto" w:fill="F2F4F6"/>
            <w:tcMar>
              <w:top w:w="60" w:type="dxa"/>
              <w:left w:w="90" w:type="dxa"/>
              <w:bottom w:w="60" w:type="dxa"/>
              <w:right w:w="90" w:type="dxa"/>
            </w:tcMar>
          </w:tcPr>
          <w:p w:rsidR="0046729B" w:rsidRDefault="00767123" w14:paraId="358E7372" w14:textId="77777777">
            <w:pPr>
              <w:spacing w:after="0"/>
            </w:pPr>
            <w:r>
              <w:rPr>
                <w:sz w:val="17"/>
                <w:szCs w:val="17"/>
              </w:rPr>
              <w:t>1</w:t>
            </w:r>
          </w:p>
        </w:tc>
        <w:tc>
          <w:tcPr>
            <w:tcW w:w="2280" w:type="dxa"/>
            <w:shd w:val="clear" w:color="auto" w:fill="F2F4F6"/>
            <w:tcMar>
              <w:top w:w="60" w:type="dxa"/>
              <w:left w:w="90" w:type="dxa"/>
              <w:bottom w:w="60" w:type="dxa"/>
              <w:right w:w="90" w:type="dxa"/>
            </w:tcMar>
          </w:tcPr>
          <w:p w:rsidR="0046729B" w:rsidRDefault="00767123" w14:paraId="34EFAC5D" w14:textId="77777777">
            <w:pPr>
              <w:spacing w:after="0"/>
            </w:pPr>
            <w:r>
              <w:rPr>
                <w:sz w:val="17"/>
                <w:szCs w:val="17"/>
              </w:rPr>
              <w:t>India</w:t>
            </w:r>
          </w:p>
        </w:tc>
      </w:tr>
      <w:tr w:rsidR="0046729B" w14:paraId="20629035" w14:textId="77777777">
        <w:trPr>
          <w:cantSplit/>
        </w:trPr>
        <w:tc>
          <w:tcPr>
            <w:tcW w:w="2700" w:type="dxa"/>
            <w:tcMar>
              <w:top w:w="60" w:type="dxa"/>
              <w:left w:w="90" w:type="dxa"/>
              <w:bottom w:w="60" w:type="dxa"/>
              <w:right w:w="90" w:type="dxa"/>
            </w:tcMar>
          </w:tcPr>
          <w:p w:rsidR="0046729B" w:rsidRDefault="00767123" w14:paraId="42C90957" w14:textId="77777777">
            <w:pPr>
              <w:spacing w:after="0"/>
            </w:pPr>
            <w:r>
              <w:rPr>
                <w:sz w:val="17"/>
                <w:szCs w:val="17"/>
              </w:rPr>
              <w:t>Claims Client Experience</w:t>
            </w:r>
          </w:p>
        </w:tc>
        <w:tc>
          <w:tcPr>
            <w:tcW w:w="4300" w:type="dxa"/>
            <w:tcMar>
              <w:top w:w="60" w:type="dxa"/>
              <w:left w:w="90" w:type="dxa"/>
              <w:bottom w:w="60" w:type="dxa"/>
              <w:right w:w="90" w:type="dxa"/>
            </w:tcMar>
          </w:tcPr>
          <w:p w:rsidR="0046729B" w:rsidRDefault="00767123" w14:paraId="3578381B" w14:textId="77777777">
            <w:pPr>
              <w:spacing w:after="0"/>
            </w:pPr>
            <w:r>
              <w:rPr>
                <w:sz w:val="17"/>
                <w:szCs w:val="17"/>
              </w:rPr>
              <w:t>Enterprise Agentic Architect</w:t>
            </w:r>
          </w:p>
        </w:tc>
        <w:tc>
          <w:tcPr>
            <w:tcW w:w="800" w:type="dxa"/>
            <w:tcMar>
              <w:top w:w="60" w:type="dxa"/>
              <w:left w:w="90" w:type="dxa"/>
              <w:bottom w:w="60" w:type="dxa"/>
              <w:right w:w="90" w:type="dxa"/>
            </w:tcMar>
          </w:tcPr>
          <w:p w:rsidR="0046729B" w:rsidRDefault="00767123" w14:paraId="600D340E" w14:textId="77777777">
            <w:pPr>
              <w:spacing w:after="0"/>
            </w:pPr>
            <w:r>
              <w:rPr>
                <w:sz w:val="17"/>
                <w:szCs w:val="17"/>
              </w:rPr>
              <w:t>1</w:t>
            </w:r>
          </w:p>
        </w:tc>
        <w:tc>
          <w:tcPr>
            <w:tcW w:w="2280" w:type="dxa"/>
            <w:tcMar>
              <w:top w:w="60" w:type="dxa"/>
              <w:left w:w="90" w:type="dxa"/>
              <w:bottom w:w="60" w:type="dxa"/>
              <w:right w:w="90" w:type="dxa"/>
            </w:tcMar>
          </w:tcPr>
          <w:p w:rsidR="0046729B" w:rsidRDefault="00767123" w14:paraId="7592EB87" w14:textId="77777777">
            <w:pPr>
              <w:spacing w:after="0"/>
            </w:pPr>
            <w:r>
              <w:rPr>
                <w:sz w:val="17"/>
                <w:szCs w:val="17"/>
              </w:rPr>
              <w:t>India</w:t>
            </w:r>
          </w:p>
        </w:tc>
      </w:tr>
      <w:tr w:rsidR="0046729B" w14:paraId="3AFEBE68" w14:textId="77777777">
        <w:trPr>
          <w:cantSplit/>
        </w:trPr>
        <w:tc>
          <w:tcPr>
            <w:tcW w:w="2700" w:type="dxa"/>
            <w:shd w:val="clear" w:color="auto" w:fill="F2F4F6"/>
            <w:tcMar>
              <w:top w:w="60" w:type="dxa"/>
              <w:left w:w="90" w:type="dxa"/>
              <w:bottom w:w="60" w:type="dxa"/>
              <w:right w:w="90" w:type="dxa"/>
            </w:tcMar>
          </w:tcPr>
          <w:p w:rsidR="0046729B" w:rsidRDefault="00767123" w14:paraId="004305F8" w14:textId="77777777">
            <w:pPr>
              <w:spacing w:after="0"/>
            </w:pPr>
            <w:r>
              <w:rPr>
                <w:sz w:val="17"/>
                <w:szCs w:val="17"/>
              </w:rPr>
              <w:t>Claims Client Experience</w:t>
            </w:r>
          </w:p>
        </w:tc>
        <w:tc>
          <w:tcPr>
            <w:tcW w:w="4300" w:type="dxa"/>
            <w:shd w:val="clear" w:color="auto" w:fill="F2F4F6"/>
            <w:tcMar>
              <w:top w:w="60" w:type="dxa"/>
              <w:left w:w="90" w:type="dxa"/>
              <w:bottom w:w="60" w:type="dxa"/>
              <w:right w:w="90" w:type="dxa"/>
            </w:tcMar>
          </w:tcPr>
          <w:p w:rsidR="0046729B" w:rsidRDefault="00767123" w14:paraId="26489DDD" w14:textId="77777777">
            <w:pPr>
              <w:spacing w:after="0"/>
            </w:pPr>
            <w:r>
              <w:rPr>
                <w:sz w:val="17"/>
                <w:szCs w:val="17"/>
              </w:rPr>
              <w:t>Lead Developer</w:t>
            </w:r>
          </w:p>
        </w:tc>
        <w:tc>
          <w:tcPr>
            <w:tcW w:w="800" w:type="dxa"/>
            <w:shd w:val="clear" w:color="auto" w:fill="F2F4F6"/>
            <w:tcMar>
              <w:top w:w="60" w:type="dxa"/>
              <w:left w:w="90" w:type="dxa"/>
              <w:bottom w:w="60" w:type="dxa"/>
              <w:right w:w="90" w:type="dxa"/>
            </w:tcMar>
          </w:tcPr>
          <w:p w:rsidR="0046729B" w:rsidRDefault="00767123" w14:paraId="4ADCE58D" w14:textId="77777777">
            <w:pPr>
              <w:spacing w:after="0"/>
            </w:pPr>
            <w:r>
              <w:rPr>
                <w:sz w:val="17"/>
                <w:szCs w:val="17"/>
              </w:rPr>
              <w:t>1</w:t>
            </w:r>
          </w:p>
        </w:tc>
        <w:tc>
          <w:tcPr>
            <w:tcW w:w="2280" w:type="dxa"/>
            <w:shd w:val="clear" w:color="auto" w:fill="F2F4F6"/>
            <w:tcMar>
              <w:top w:w="60" w:type="dxa"/>
              <w:left w:w="90" w:type="dxa"/>
              <w:bottom w:w="60" w:type="dxa"/>
              <w:right w:w="90" w:type="dxa"/>
            </w:tcMar>
          </w:tcPr>
          <w:p w:rsidR="0046729B" w:rsidRDefault="00767123" w14:paraId="175F3847" w14:textId="77777777">
            <w:pPr>
              <w:spacing w:after="0"/>
            </w:pPr>
            <w:r>
              <w:rPr>
                <w:sz w:val="17"/>
                <w:szCs w:val="17"/>
              </w:rPr>
              <w:t>India / US</w:t>
            </w:r>
          </w:p>
        </w:tc>
      </w:tr>
      <w:tr w:rsidR="0046729B" w14:paraId="4A71AEFC" w14:textId="77777777">
        <w:trPr>
          <w:cantSplit/>
        </w:trPr>
        <w:tc>
          <w:tcPr>
            <w:tcW w:w="2700" w:type="dxa"/>
            <w:tcMar>
              <w:top w:w="60" w:type="dxa"/>
              <w:left w:w="90" w:type="dxa"/>
              <w:bottom w:w="60" w:type="dxa"/>
              <w:right w:w="90" w:type="dxa"/>
            </w:tcMar>
          </w:tcPr>
          <w:p w:rsidR="0046729B" w:rsidRDefault="00767123" w14:paraId="59DB619D" w14:textId="77777777">
            <w:pPr>
              <w:spacing w:after="0"/>
            </w:pPr>
            <w:r>
              <w:rPr>
                <w:sz w:val="17"/>
                <w:szCs w:val="17"/>
              </w:rPr>
              <w:t>Claims Client Experience</w:t>
            </w:r>
          </w:p>
        </w:tc>
        <w:tc>
          <w:tcPr>
            <w:tcW w:w="4300" w:type="dxa"/>
            <w:tcMar>
              <w:top w:w="60" w:type="dxa"/>
              <w:left w:w="90" w:type="dxa"/>
              <w:bottom w:w="60" w:type="dxa"/>
              <w:right w:w="90" w:type="dxa"/>
            </w:tcMar>
          </w:tcPr>
          <w:p w:rsidR="0046729B" w:rsidRDefault="00767123" w14:paraId="503CA8F7" w14:textId="77777777">
            <w:pPr>
              <w:spacing w:after="0"/>
            </w:pPr>
            <w:r>
              <w:rPr>
                <w:sz w:val="17"/>
                <w:szCs w:val="17"/>
              </w:rPr>
              <w:t>Full Stack Developer</w:t>
            </w:r>
          </w:p>
        </w:tc>
        <w:tc>
          <w:tcPr>
            <w:tcW w:w="800" w:type="dxa"/>
            <w:tcMar>
              <w:top w:w="60" w:type="dxa"/>
              <w:left w:w="90" w:type="dxa"/>
              <w:bottom w:w="60" w:type="dxa"/>
              <w:right w:w="90" w:type="dxa"/>
            </w:tcMar>
          </w:tcPr>
          <w:p w:rsidR="0046729B" w:rsidRDefault="00767123" w14:paraId="422AD8E8" w14:textId="77777777">
            <w:pPr>
              <w:spacing w:after="0"/>
            </w:pPr>
            <w:r>
              <w:rPr>
                <w:sz w:val="17"/>
                <w:szCs w:val="17"/>
              </w:rPr>
              <w:t>3</w:t>
            </w:r>
          </w:p>
        </w:tc>
        <w:tc>
          <w:tcPr>
            <w:tcW w:w="2280" w:type="dxa"/>
            <w:tcMar>
              <w:top w:w="60" w:type="dxa"/>
              <w:left w:w="90" w:type="dxa"/>
              <w:bottom w:w="60" w:type="dxa"/>
              <w:right w:w="90" w:type="dxa"/>
            </w:tcMar>
          </w:tcPr>
          <w:p w:rsidR="0046729B" w:rsidRDefault="00767123" w14:paraId="00D01992" w14:textId="77777777">
            <w:pPr>
              <w:spacing w:after="0"/>
            </w:pPr>
            <w:r>
              <w:rPr>
                <w:sz w:val="17"/>
                <w:szCs w:val="17"/>
              </w:rPr>
              <w:t>India</w:t>
            </w:r>
          </w:p>
        </w:tc>
      </w:tr>
      <w:tr w:rsidR="0046729B" w14:paraId="1A8FD77B" w14:textId="77777777">
        <w:trPr>
          <w:cantSplit/>
        </w:trPr>
        <w:tc>
          <w:tcPr>
            <w:tcW w:w="2700" w:type="dxa"/>
            <w:shd w:val="clear" w:color="auto" w:fill="F2F4F6"/>
            <w:tcMar>
              <w:top w:w="60" w:type="dxa"/>
              <w:left w:w="90" w:type="dxa"/>
              <w:bottom w:w="60" w:type="dxa"/>
              <w:right w:w="90" w:type="dxa"/>
            </w:tcMar>
          </w:tcPr>
          <w:p w:rsidR="0046729B" w:rsidRDefault="00767123" w14:paraId="0652D530" w14:textId="77777777">
            <w:pPr>
              <w:spacing w:after="0"/>
            </w:pPr>
            <w:r>
              <w:rPr>
                <w:sz w:val="17"/>
                <w:szCs w:val="17"/>
              </w:rPr>
              <w:t>Claims Client Experience</w:t>
            </w:r>
          </w:p>
        </w:tc>
        <w:tc>
          <w:tcPr>
            <w:tcW w:w="4300" w:type="dxa"/>
            <w:shd w:val="clear" w:color="auto" w:fill="F2F4F6"/>
            <w:tcMar>
              <w:top w:w="60" w:type="dxa"/>
              <w:left w:w="90" w:type="dxa"/>
              <w:bottom w:w="60" w:type="dxa"/>
              <w:right w:w="90" w:type="dxa"/>
            </w:tcMar>
          </w:tcPr>
          <w:p w:rsidR="0046729B" w:rsidRDefault="00767123" w14:paraId="32C956FF" w14:textId="77777777">
            <w:pPr>
              <w:spacing w:after="0"/>
            </w:pPr>
            <w:r>
              <w:rPr>
                <w:sz w:val="17"/>
                <w:szCs w:val="17"/>
              </w:rPr>
              <w:t>QA Engineer with Automation</w:t>
            </w:r>
          </w:p>
        </w:tc>
        <w:tc>
          <w:tcPr>
            <w:tcW w:w="800" w:type="dxa"/>
            <w:shd w:val="clear" w:color="auto" w:fill="F2F4F6"/>
            <w:tcMar>
              <w:top w:w="60" w:type="dxa"/>
              <w:left w:w="90" w:type="dxa"/>
              <w:bottom w:w="60" w:type="dxa"/>
              <w:right w:w="90" w:type="dxa"/>
            </w:tcMar>
          </w:tcPr>
          <w:p w:rsidR="0046729B" w:rsidRDefault="00767123" w14:paraId="711B5631" w14:textId="77777777">
            <w:pPr>
              <w:spacing w:after="0"/>
            </w:pPr>
            <w:r>
              <w:rPr>
                <w:sz w:val="17"/>
                <w:szCs w:val="17"/>
              </w:rPr>
              <w:t>2</w:t>
            </w:r>
          </w:p>
        </w:tc>
        <w:tc>
          <w:tcPr>
            <w:tcW w:w="2280" w:type="dxa"/>
            <w:shd w:val="clear" w:color="auto" w:fill="F2F4F6"/>
            <w:tcMar>
              <w:top w:w="60" w:type="dxa"/>
              <w:left w:w="90" w:type="dxa"/>
              <w:bottom w:w="60" w:type="dxa"/>
              <w:right w:w="90" w:type="dxa"/>
            </w:tcMar>
          </w:tcPr>
          <w:p w:rsidR="0046729B" w:rsidRDefault="00767123" w14:paraId="40C682AC" w14:textId="77777777">
            <w:pPr>
              <w:spacing w:after="0"/>
            </w:pPr>
            <w:r>
              <w:rPr>
                <w:sz w:val="17"/>
                <w:szCs w:val="17"/>
              </w:rPr>
              <w:t>India</w:t>
            </w:r>
          </w:p>
        </w:tc>
      </w:tr>
      <w:tr w:rsidR="0046729B" w14:paraId="511A1966" w14:textId="77777777">
        <w:trPr>
          <w:cantSplit/>
        </w:trPr>
        <w:tc>
          <w:tcPr>
            <w:tcW w:w="2700" w:type="dxa"/>
            <w:tcMar>
              <w:top w:w="60" w:type="dxa"/>
              <w:left w:w="90" w:type="dxa"/>
              <w:bottom w:w="60" w:type="dxa"/>
              <w:right w:w="90" w:type="dxa"/>
            </w:tcMar>
          </w:tcPr>
          <w:p w:rsidR="0046729B" w:rsidRDefault="00767123" w14:paraId="1B4A38BE" w14:textId="77777777">
            <w:pPr>
              <w:spacing w:after="0"/>
            </w:pPr>
            <w:r>
              <w:rPr>
                <w:sz w:val="17"/>
                <w:szCs w:val="17"/>
              </w:rPr>
              <w:t>Claims Client Experience</w:t>
            </w:r>
          </w:p>
        </w:tc>
        <w:tc>
          <w:tcPr>
            <w:tcW w:w="4300" w:type="dxa"/>
            <w:tcMar>
              <w:top w:w="60" w:type="dxa"/>
              <w:left w:w="90" w:type="dxa"/>
              <w:bottom w:w="60" w:type="dxa"/>
              <w:right w:w="90" w:type="dxa"/>
            </w:tcMar>
          </w:tcPr>
          <w:p w:rsidR="0046729B" w:rsidRDefault="00767123" w14:paraId="096F8733" w14:textId="77777777">
            <w:pPr>
              <w:spacing w:after="0"/>
            </w:pPr>
            <w:r>
              <w:rPr>
                <w:sz w:val="17"/>
                <w:szCs w:val="17"/>
              </w:rPr>
              <w:t>Scrum Master</w:t>
            </w:r>
          </w:p>
        </w:tc>
        <w:tc>
          <w:tcPr>
            <w:tcW w:w="800" w:type="dxa"/>
            <w:tcMar>
              <w:top w:w="60" w:type="dxa"/>
              <w:left w:w="90" w:type="dxa"/>
              <w:bottom w:w="60" w:type="dxa"/>
              <w:right w:w="90" w:type="dxa"/>
            </w:tcMar>
          </w:tcPr>
          <w:p w:rsidR="0046729B" w:rsidRDefault="00767123" w14:paraId="16A26F85" w14:textId="77777777">
            <w:pPr>
              <w:spacing w:after="0"/>
            </w:pPr>
            <w:r>
              <w:rPr>
                <w:sz w:val="17"/>
                <w:szCs w:val="17"/>
              </w:rPr>
              <w:t>1</w:t>
            </w:r>
          </w:p>
        </w:tc>
        <w:tc>
          <w:tcPr>
            <w:tcW w:w="2280" w:type="dxa"/>
            <w:tcMar>
              <w:top w:w="60" w:type="dxa"/>
              <w:left w:w="90" w:type="dxa"/>
              <w:bottom w:w="60" w:type="dxa"/>
              <w:right w:w="90" w:type="dxa"/>
            </w:tcMar>
          </w:tcPr>
          <w:p w:rsidR="0046729B" w:rsidRDefault="00767123" w14:paraId="709CF96F" w14:textId="77777777">
            <w:pPr>
              <w:spacing w:after="0"/>
            </w:pPr>
            <w:r>
              <w:rPr>
                <w:sz w:val="17"/>
                <w:szCs w:val="17"/>
              </w:rPr>
              <w:t>India</w:t>
            </w:r>
          </w:p>
        </w:tc>
      </w:tr>
      <w:tr w:rsidR="0046729B" w14:paraId="4F163D6D" w14:textId="77777777">
        <w:trPr>
          <w:cantSplit/>
        </w:trPr>
        <w:tc>
          <w:tcPr>
            <w:tcW w:w="2700" w:type="dxa"/>
            <w:shd w:val="clear" w:color="auto" w:fill="F2F4F6"/>
            <w:tcMar>
              <w:top w:w="60" w:type="dxa"/>
              <w:left w:w="90" w:type="dxa"/>
              <w:bottom w:w="60" w:type="dxa"/>
              <w:right w:w="90" w:type="dxa"/>
            </w:tcMar>
          </w:tcPr>
          <w:p w:rsidR="0046729B" w:rsidRDefault="00767123" w14:paraId="714D447B" w14:textId="77777777">
            <w:pPr>
              <w:spacing w:after="0"/>
            </w:pPr>
            <w:r>
              <w:rPr>
                <w:sz w:val="17"/>
                <w:szCs w:val="17"/>
              </w:rPr>
              <w:t>Claims Client Experience</w:t>
            </w:r>
          </w:p>
        </w:tc>
        <w:tc>
          <w:tcPr>
            <w:tcW w:w="4300" w:type="dxa"/>
            <w:shd w:val="clear" w:color="auto" w:fill="F2F4F6"/>
            <w:tcMar>
              <w:top w:w="60" w:type="dxa"/>
              <w:left w:w="90" w:type="dxa"/>
              <w:bottom w:w="60" w:type="dxa"/>
              <w:right w:w="90" w:type="dxa"/>
            </w:tcMar>
          </w:tcPr>
          <w:p w:rsidR="0046729B" w:rsidRDefault="00767123" w14:paraId="3C490823" w14:textId="77777777">
            <w:pPr>
              <w:spacing w:after="0"/>
            </w:pPr>
            <w:r>
              <w:rPr>
                <w:sz w:val="17"/>
                <w:szCs w:val="17"/>
              </w:rPr>
              <w:t>DevOps Engineer</w:t>
            </w:r>
          </w:p>
        </w:tc>
        <w:tc>
          <w:tcPr>
            <w:tcW w:w="800" w:type="dxa"/>
            <w:shd w:val="clear" w:color="auto" w:fill="F2F4F6"/>
            <w:tcMar>
              <w:top w:w="60" w:type="dxa"/>
              <w:left w:w="90" w:type="dxa"/>
              <w:bottom w:w="60" w:type="dxa"/>
              <w:right w:w="90" w:type="dxa"/>
            </w:tcMar>
          </w:tcPr>
          <w:p w:rsidR="0046729B" w:rsidRDefault="00767123" w14:paraId="58C9FE74" w14:textId="77777777">
            <w:pPr>
              <w:spacing w:after="0"/>
            </w:pPr>
            <w:r>
              <w:rPr>
                <w:sz w:val="17"/>
                <w:szCs w:val="17"/>
              </w:rPr>
              <w:t>1</w:t>
            </w:r>
          </w:p>
        </w:tc>
        <w:tc>
          <w:tcPr>
            <w:tcW w:w="2280" w:type="dxa"/>
            <w:shd w:val="clear" w:color="auto" w:fill="F2F4F6"/>
            <w:tcMar>
              <w:top w:w="60" w:type="dxa"/>
              <w:left w:w="90" w:type="dxa"/>
              <w:bottom w:w="60" w:type="dxa"/>
              <w:right w:w="90" w:type="dxa"/>
            </w:tcMar>
          </w:tcPr>
          <w:p w:rsidR="0046729B" w:rsidRDefault="00767123" w14:paraId="58339CE1" w14:textId="77777777">
            <w:pPr>
              <w:spacing w:after="0"/>
            </w:pPr>
            <w:r>
              <w:rPr>
                <w:sz w:val="17"/>
                <w:szCs w:val="17"/>
              </w:rPr>
              <w:t>India</w:t>
            </w:r>
          </w:p>
        </w:tc>
      </w:tr>
      <w:tr w:rsidR="0046729B" w14:paraId="52A0564B" w14:textId="77777777">
        <w:trPr>
          <w:cantSplit/>
        </w:trPr>
        <w:tc>
          <w:tcPr>
            <w:tcW w:w="10080" w:type="dxa"/>
            <w:gridSpan w:val="4"/>
            <w:shd w:val="clear" w:color="auto" w:fill="0C6D74"/>
            <w:tcMar>
              <w:top w:w="60" w:type="dxa"/>
              <w:left w:w="90" w:type="dxa"/>
              <w:bottom w:w="60" w:type="dxa"/>
              <w:right w:w="90" w:type="dxa"/>
            </w:tcMar>
          </w:tcPr>
          <w:p w:rsidR="0046729B" w:rsidRDefault="00767123" w14:paraId="233F68B3" w14:textId="77777777">
            <w:pPr>
              <w:spacing w:after="0"/>
            </w:pPr>
            <w:r>
              <w:rPr>
                <w:b/>
                <w:bCs/>
                <w:color w:val="FFFFFF"/>
                <w:sz w:val="18"/>
                <w:szCs w:val="18"/>
              </w:rPr>
              <w:t>Meridian Integration</w:t>
            </w:r>
          </w:p>
        </w:tc>
      </w:tr>
      <w:tr w:rsidR="0046729B" w14:paraId="09EDD677" w14:textId="77777777">
        <w:trPr>
          <w:cantSplit/>
        </w:trPr>
        <w:tc>
          <w:tcPr>
            <w:tcW w:w="2700" w:type="dxa"/>
            <w:shd w:val="clear" w:color="auto" w:fill="F2F4F6"/>
            <w:tcMar>
              <w:top w:w="60" w:type="dxa"/>
              <w:left w:w="90" w:type="dxa"/>
              <w:bottom w:w="60" w:type="dxa"/>
              <w:right w:w="90" w:type="dxa"/>
            </w:tcMar>
          </w:tcPr>
          <w:p w:rsidR="0046729B" w:rsidRDefault="00767123" w14:paraId="6C1B6F15" w14:textId="77777777">
            <w:pPr>
              <w:spacing w:after="0"/>
            </w:pPr>
            <w:r>
              <w:rPr>
                <w:sz w:val="17"/>
                <w:szCs w:val="17"/>
              </w:rPr>
              <w:t>Meridian Integration</w:t>
            </w:r>
          </w:p>
        </w:tc>
        <w:tc>
          <w:tcPr>
            <w:tcW w:w="4300" w:type="dxa"/>
            <w:shd w:val="clear" w:color="auto" w:fill="F2F4F6"/>
            <w:tcMar>
              <w:top w:w="60" w:type="dxa"/>
              <w:left w:w="90" w:type="dxa"/>
              <w:bottom w:w="60" w:type="dxa"/>
              <w:right w:w="90" w:type="dxa"/>
            </w:tcMar>
          </w:tcPr>
          <w:p w:rsidR="0046729B" w:rsidRDefault="00767123" w14:paraId="738171C9" w14:textId="77777777">
            <w:pPr>
              <w:spacing w:after="0"/>
            </w:pPr>
            <w:r>
              <w:rPr>
                <w:sz w:val="17"/>
                <w:szCs w:val="17"/>
              </w:rPr>
              <w:t>RBAC – Full Stack Developer</w:t>
            </w:r>
          </w:p>
        </w:tc>
        <w:tc>
          <w:tcPr>
            <w:tcW w:w="800" w:type="dxa"/>
            <w:shd w:val="clear" w:color="auto" w:fill="F2F4F6"/>
            <w:tcMar>
              <w:top w:w="60" w:type="dxa"/>
              <w:left w:w="90" w:type="dxa"/>
              <w:bottom w:w="60" w:type="dxa"/>
              <w:right w:w="90" w:type="dxa"/>
            </w:tcMar>
          </w:tcPr>
          <w:p w:rsidR="0046729B" w:rsidRDefault="00767123" w14:paraId="47F72148" w14:textId="77777777">
            <w:pPr>
              <w:spacing w:after="0"/>
            </w:pPr>
            <w:r>
              <w:rPr>
                <w:sz w:val="17"/>
                <w:szCs w:val="17"/>
              </w:rPr>
              <w:t>1</w:t>
            </w:r>
          </w:p>
        </w:tc>
        <w:tc>
          <w:tcPr>
            <w:tcW w:w="2280" w:type="dxa"/>
            <w:shd w:val="clear" w:color="auto" w:fill="F2F4F6"/>
            <w:tcMar>
              <w:top w:w="60" w:type="dxa"/>
              <w:left w:w="90" w:type="dxa"/>
              <w:bottom w:w="60" w:type="dxa"/>
              <w:right w:w="90" w:type="dxa"/>
            </w:tcMar>
          </w:tcPr>
          <w:p w:rsidR="0046729B" w:rsidRDefault="00767123" w14:paraId="6EC4AB55" w14:textId="77777777">
            <w:pPr>
              <w:spacing w:after="0"/>
            </w:pPr>
            <w:r>
              <w:rPr>
                <w:sz w:val="17"/>
                <w:szCs w:val="17"/>
              </w:rPr>
              <w:t>India</w:t>
            </w:r>
          </w:p>
        </w:tc>
      </w:tr>
      <w:tr w:rsidR="0046729B" w14:paraId="71808676" w14:textId="77777777">
        <w:trPr>
          <w:cantSplit/>
        </w:trPr>
        <w:tc>
          <w:tcPr>
            <w:tcW w:w="2700" w:type="dxa"/>
            <w:tcMar>
              <w:top w:w="60" w:type="dxa"/>
              <w:left w:w="90" w:type="dxa"/>
              <w:bottom w:w="60" w:type="dxa"/>
              <w:right w:w="90" w:type="dxa"/>
            </w:tcMar>
          </w:tcPr>
          <w:p w:rsidR="0046729B" w:rsidRDefault="00767123" w14:paraId="04494D01" w14:textId="77777777">
            <w:pPr>
              <w:spacing w:after="0"/>
            </w:pPr>
            <w:r>
              <w:rPr>
                <w:sz w:val="17"/>
                <w:szCs w:val="17"/>
              </w:rPr>
              <w:t>Meridian Integration</w:t>
            </w:r>
          </w:p>
        </w:tc>
        <w:tc>
          <w:tcPr>
            <w:tcW w:w="4300" w:type="dxa"/>
            <w:tcMar>
              <w:top w:w="60" w:type="dxa"/>
              <w:left w:w="90" w:type="dxa"/>
              <w:bottom w:w="60" w:type="dxa"/>
              <w:right w:w="90" w:type="dxa"/>
            </w:tcMar>
          </w:tcPr>
          <w:p w:rsidR="0046729B" w:rsidRDefault="00767123" w14:paraId="0B1BD491" w14:textId="77777777">
            <w:pPr>
              <w:spacing w:after="0"/>
            </w:pPr>
            <w:r>
              <w:rPr>
                <w:sz w:val="17"/>
                <w:szCs w:val="17"/>
              </w:rPr>
              <w:t>UX/UI Services – Full Stack Developer</w:t>
            </w:r>
          </w:p>
        </w:tc>
        <w:tc>
          <w:tcPr>
            <w:tcW w:w="800" w:type="dxa"/>
            <w:tcMar>
              <w:top w:w="60" w:type="dxa"/>
              <w:left w:w="90" w:type="dxa"/>
              <w:bottom w:w="60" w:type="dxa"/>
              <w:right w:w="90" w:type="dxa"/>
            </w:tcMar>
          </w:tcPr>
          <w:p w:rsidR="0046729B" w:rsidRDefault="00767123" w14:paraId="45B670CE" w14:textId="77777777">
            <w:pPr>
              <w:spacing w:after="0"/>
            </w:pPr>
            <w:r>
              <w:rPr>
                <w:sz w:val="17"/>
                <w:szCs w:val="17"/>
              </w:rPr>
              <w:t>1</w:t>
            </w:r>
          </w:p>
        </w:tc>
        <w:tc>
          <w:tcPr>
            <w:tcW w:w="2280" w:type="dxa"/>
            <w:tcMar>
              <w:top w:w="60" w:type="dxa"/>
              <w:left w:w="90" w:type="dxa"/>
              <w:bottom w:w="60" w:type="dxa"/>
              <w:right w:w="90" w:type="dxa"/>
            </w:tcMar>
          </w:tcPr>
          <w:p w:rsidR="0046729B" w:rsidRDefault="00767123" w14:paraId="0312562C" w14:textId="77777777">
            <w:pPr>
              <w:spacing w:after="0"/>
            </w:pPr>
            <w:r>
              <w:rPr>
                <w:sz w:val="17"/>
                <w:szCs w:val="17"/>
              </w:rPr>
              <w:t>India</w:t>
            </w:r>
          </w:p>
        </w:tc>
      </w:tr>
      <w:tr w:rsidR="0046729B" w14:paraId="7B4623F8" w14:textId="77777777">
        <w:trPr>
          <w:cantSplit/>
        </w:trPr>
        <w:tc>
          <w:tcPr>
            <w:tcW w:w="10080" w:type="dxa"/>
            <w:gridSpan w:val="4"/>
            <w:shd w:val="clear" w:color="auto" w:fill="0C6D74"/>
            <w:tcMar>
              <w:top w:w="60" w:type="dxa"/>
              <w:left w:w="90" w:type="dxa"/>
              <w:bottom w:w="60" w:type="dxa"/>
              <w:right w:w="90" w:type="dxa"/>
            </w:tcMar>
          </w:tcPr>
          <w:p w:rsidR="0046729B" w:rsidRDefault="00767123" w14:paraId="6AB34AB6" w14:textId="77777777">
            <w:pPr>
              <w:spacing w:after="0"/>
            </w:pPr>
            <w:r>
              <w:rPr>
                <w:b/>
                <w:bCs/>
                <w:color w:val="FFFFFF"/>
                <w:sz w:val="18"/>
                <w:szCs w:val="18"/>
              </w:rPr>
              <w:t>Claims Integration and Core Platform</w:t>
            </w:r>
          </w:p>
        </w:tc>
      </w:tr>
      <w:tr w:rsidR="0046729B" w14:paraId="557C5858" w14:textId="77777777">
        <w:trPr>
          <w:cantSplit/>
        </w:trPr>
        <w:tc>
          <w:tcPr>
            <w:tcW w:w="2700" w:type="dxa"/>
            <w:tcMar>
              <w:top w:w="60" w:type="dxa"/>
              <w:left w:w="90" w:type="dxa"/>
              <w:bottom w:w="60" w:type="dxa"/>
              <w:right w:w="90" w:type="dxa"/>
            </w:tcMar>
          </w:tcPr>
          <w:p w:rsidR="0046729B" w:rsidRDefault="00767123" w14:paraId="4CDEEAF6" w14:textId="77777777">
            <w:pPr>
              <w:spacing w:after="0"/>
            </w:pPr>
            <w:r>
              <w:rPr>
                <w:sz w:val="17"/>
                <w:szCs w:val="17"/>
              </w:rPr>
              <w:t>Claims Integration Team</w:t>
            </w:r>
          </w:p>
        </w:tc>
        <w:tc>
          <w:tcPr>
            <w:tcW w:w="4300" w:type="dxa"/>
            <w:tcMar>
              <w:top w:w="60" w:type="dxa"/>
              <w:left w:w="90" w:type="dxa"/>
              <w:bottom w:w="60" w:type="dxa"/>
              <w:right w:w="90" w:type="dxa"/>
            </w:tcMar>
          </w:tcPr>
          <w:p w:rsidR="0046729B" w:rsidRDefault="00767123" w14:paraId="1EE8C19A" w14:textId="77777777">
            <w:pPr>
              <w:spacing w:after="0"/>
            </w:pPr>
            <w:r>
              <w:rPr>
                <w:sz w:val="17"/>
                <w:szCs w:val="17"/>
              </w:rPr>
              <w:t>API Developer</w:t>
            </w:r>
          </w:p>
        </w:tc>
        <w:tc>
          <w:tcPr>
            <w:tcW w:w="800" w:type="dxa"/>
            <w:tcMar>
              <w:top w:w="60" w:type="dxa"/>
              <w:left w:w="90" w:type="dxa"/>
              <w:bottom w:w="60" w:type="dxa"/>
              <w:right w:w="90" w:type="dxa"/>
            </w:tcMar>
          </w:tcPr>
          <w:p w:rsidR="0046729B" w:rsidRDefault="00767123" w14:paraId="6257E971" w14:textId="77777777">
            <w:pPr>
              <w:spacing w:after="0"/>
            </w:pPr>
            <w:r>
              <w:rPr>
                <w:sz w:val="17"/>
                <w:szCs w:val="17"/>
              </w:rPr>
              <w:t>1</w:t>
            </w:r>
          </w:p>
        </w:tc>
        <w:tc>
          <w:tcPr>
            <w:tcW w:w="2280" w:type="dxa"/>
            <w:tcMar>
              <w:top w:w="60" w:type="dxa"/>
              <w:left w:w="90" w:type="dxa"/>
              <w:bottom w:w="60" w:type="dxa"/>
              <w:right w:w="90" w:type="dxa"/>
            </w:tcMar>
          </w:tcPr>
          <w:p w:rsidR="0046729B" w:rsidRDefault="00767123" w14:paraId="61A36C3D" w14:textId="77777777">
            <w:pPr>
              <w:spacing w:after="0"/>
            </w:pPr>
            <w:r>
              <w:rPr>
                <w:sz w:val="17"/>
                <w:szCs w:val="17"/>
              </w:rPr>
              <w:t>India</w:t>
            </w:r>
          </w:p>
        </w:tc>
      </w:tr>
      <w:tr w:rsidR="0046729B" w14:paraId="31BD801D" w14:textId="77777777">
        <w:trPr>
          <w:cantSplit/>
        </w:trPr>
        <w:tc>
          <w:tcPr>
            <w:tcW w:w="2700" w:type="dxa"/>
            <w:shd w:val="clear" w:color="auto" w:fill="F2F4F6"/>
            <w:tcMar>
              <w:top w:w="60" w:type="dxa"/>
              <w:left w:w="90" w:type="dxa"/>
              <w:bottom w:w="60" w:type="dxa"/>
              <w:right w:w="90" w:type="dxa"/>
            </w:tcMar>
          </w:tcPr>
          <w:p w:rsidR="0046729B" w:rsidRDefault="00767123" w14:paraId="1E560F4C" w14:textId="77777777">
            <w:pPr>
              <w:spacing w:after="0"/>
            </w:pPr>
            <w:r>
              <w:rPr>
                <w:sz w:val="17"/>
                <w:szCs w:val="17"/>
              </w:rPr>
              <w:t>Claims Integration Team</w:t>
            </w:r>
          </w:p>
        </w:tc>
        <w:tc>
          <w:tcPr>
            <w:tcW w:w="4300" w:type="dxa"/>
            <w:shd w:val="clear" w:color="auto" w:fill="F2F4F6"/>
            <w:tcMar>
              <w:top w:w="60" w:type="dxa"/>
              <w:left w:w="90" w:type="dxa"/>
              <w:bottom w:w="60" w:type="dxa"/>
              <w:right w:w="90" w:type="dxa"/>
            </w:tcMar>
          </w:tcPr>
          <w:p w:rsidR="0046729B" w:rsidRDefault="00767123" w14:paraId="66959C97" w14:textId="77777777">
            <w:pPr>
              <w:spacing w:after="0"/>
            </w:pPr>
            <w:r>
              <w:rPr>
                <w:sz w:val="17"/>
                <w:szCs w:val="17"/>
              </w:rPr>
              <w:t>Data Engineer</w:t>
            </w:r>
          </w:p>
        </w:tc>
        <w:tc>
          <w:tcPr>
            <w:tcW w:w="800" w:type="dxa"/>
            <w:shd w:val="clear" w:color="auto" w:fill="F2F4F6"/>
            <w:tcMar>
              <w:top w:w="60" w:type="dxa"/>
              <w:left w:w="90" w:type="dxa"/>
              <w:bottom w:w="60" w:type="dxa"/>
              <w:right w:w="90" w:type="dxa"/>
            </w:tcMar>
          </w:tcPr>
          <w:p w:rsidR="0046729B" w:rsidRDefault="00767123" w14:paraId="14A53FB9" w14:textId="77777777">
            <w:pPr>
              <w:spacing w:after="0"/>
            </w:pPr>
            <w:r>
              <w:rPr>
                <w:sz w:val="17"/>
                <w:szCs w:val="17"/>
              </w:rPr>
              <w:t>2</w:t>
            </w:r>
          </w:p>
        </w:tc>
        <w:tc>
          <w:tcPr>
            <w:tcW w:w="2280" w:type="dxa"/>
            <w:shd w:val="clear" w:color="auto" w:fill="F2F4F6"/>
            <w:tcMar>
              <w:top w:w="60" w:type="dxa"/>
              <w:left w:w="90" w:type="dxa"/>
              <w:bottom w:w="60" w:type="dxa"/>
              <w:right w:w="90" w:type="dxa"/>
            </w:tcMar>
          </w:tcPr>
          <w:p w:rsidR="0046729B" w:rsidRDefault="00767123" w14:paraId="228A6125" w14:textId="77777777">
            <w:pPr>
              <w:spacing w:after="0"/>
            </w:pPr>
            <w:r>
              <w:rPr>
                <w:sz w:val="17"/>
                <w:szCs w:val="17"/>
              </w:rPr>
              <w:t>India</w:t>
            </w:r>
          </w:p>
        </w:tc>
      </w:tr>
      <w:tr w:rsidR="0046729B" w14:paraId="4BE0E453" w14:textId="77777777">
        <w:trPr>
          <w:cantSplit/>
        </w:trPr>
        <w:tc>
          <w:tcPr>
            <w:tcW w:w="2700" w:type="dxa"/>
            <w:tcMar>
              <w:top w:w="60" w:type="dxa"/>
              <w:left w:w="90" w:type="dxa"/>
              <w:bottom w:w="60" w:type="dxa"/>
              <w:right w:w="90" w:type="dxa"/>
            </w:tcMar>
          </w:tcPr>
          <w:p w:rsidR="0046729B" w:rsidRDefault="00767123" w14:paraId="4DE8B0CD" w14:textId="77777777">
            <w:pPr>
              <w:spacing w:after="0"/>
            </w:pPr>
            <w:r>
              <w:rPr>
                <w:sz w:val="17"/>
                <w:szCs w:val="17"/>
              </w:rPr>
              <w:t>Core Claims Copilot</w:t>
            </w:r>
          </w:p>
        </w:tc>
        <w:tc>
          <w:tcPr>
            <w:tcW w:w="4300" w:type="dxa"/>
            <w:tcMar>
              <w:top w:w="60" w:type="dxa"/>
              <w:left w:w="90" w:type="dxa"/>
              <w:bottom w:w="60" w:type="dxa"/>
              <w:right w:w="90" w:type="dxa"/>
            </w:tcMar>
          </w:tcPr>
          <w:p w:rsidR="0046729B" w:rsidRDefault="00767123" w14:paraId="72D38143" w14:textId="77777777">
            <w:pPr>
              <w:spacing w:after="0"/>
            </w:pPr>
            <w:r>
              <w:rPr>
                <w:sz w:val="17"/>
                <w:szCs w:val="17"/>
              </w:rPr>
              <w:t>Appian Developer</w:t>
            </w:r>
          </w:p>
        </w:tc>
        <w:tc>
          <w:tcPr>
            <w:tcW w:w="800" w:type="dxa"/>
            <w:tcMar>
              <w:top w:w="60" w:type="dxa"/>
              <w:left w:w="90" w:type="dxa"/>
              <w:bottom w:w="60" w:type="dxa"/>
              <w:right w:w="90" w:type="dxa"/>
            </w:tcMar>
          </w:tcPr>
          <w:p w:rsidR="0046729B" w:rsidRDefault="00767123" w14:paraId="3712CA8C" w14:textId="77777777">
            <w:pPr>
              <w:spacing w:after="0"/>
            </w:pPr>
            <w:r>
              <w:rPr>
                <w:sz w:val="17"/>
                <w:szCs w:val="17"/>
              </w:rPr>
              <w:t>2</w:t>
            </w:r>
          </w:p>
        </w:tc>
        <w:tc>
          <w:tcPr>
            <w:tcW w:w="2280" w:type="dxa"/>
            <w:tcMar>
              <w:top w:w="60" w:type="dxa"/>
              <w:left w:w="90" w:type="dxa"/>
              <w:bottom w:w="60" w:type="dxa"/>
              <w:right w:w="90" w:type="dxa"/>
            </w:tcMar>
          </w:tcPr>
          <w:p w:rsidR="0046729B" w:rsidRDefault="00767123" w14:paraId="66F12337" w14:textId="77777777">
            <w:pPr>
              <w:spacing w:after="0"/>
            </w:pPr>
            <w:r>
              <w:rPr>
                <w:sz w:val="17"/>
                <w:szCs w:val="17"/>
              </w:rPr>
              <w:t>India</w:t>
            </w:r>
          </w:p>
        </w:tc>
      </w:tr>
      <w:tr w:rsidR="0046729B" w14:paraId="43C18783" w14:textId="77777777">
        <w:trPr>
          <w:cantSplit/>
        </w:trPr>
        <w:tc>
          <w:tcPr>
            <w:tcW w:w="2700" w:type="dxa"/>
            <w:shd w:val="clear" w:color="auto" w:fill="F2F4F6"/>
            <w:tcMar>
              <w:top w:w="60" w:type="dxa"/>
              <w:left w:w="90" w:type="dxa"/>
              <w:bottom w:w="60" w:type="dxa"/>
              <w:right w:w="90" w:type="dxa"/>
            </w:tcMar>
          </w:tcPr>
          <w:p w:rsidR="0046729B" w:rsidRDefault="00767123" w14:paraId="0DA41AD9" w14:textId="77777777">
            <w:pPr>
              <w:spacing w:after="0"/>
            </w:pPr>
            <w:r>
              <w:rPr>
                <w:sz w:val="17"/>
                <w:szCs w:val="17"/>
              </w:rPr>
              <w:t>Core Claims Copilot</w:t>
            </w:r>
          </w:p>
        </w:tc>
        <w:tc>
          <w:tcPr>
            <w:tcW w:w="4300" w:type="dxa"/>
            <w:shd w:val="clear" w:color="auto" w:fill="F2F4F6"/>
            <w:tcMar>
              <w:top w:w="60" w:type="dxa"/>
              <w:left w:w="90" w:type="dxa"/>
              <w:bottom w:w="60" w:type="dxa"/>
              <w:right w:w="90" w:type="dxa"/>
            </w:tcMar>
          </w:tcPr>
          <w:p w:rsidR="0046729B" w:rsidRDefault="00767123" w14:paraId="6BA6B060" w14:textId="77777777">
            <w:pPr>
              <w:spacing w:after="0"/>
            </w:pPr>
            <w:r>
              <w:rPr>
                <w:sz w:val="17"/>
                <w:szCs w:val="17"/>
              </w:rPr>
              <w:t>QA Engineer with Automation</w:t>
            </w:r>
          </w:p>
        </w:tc>
        <w:tc>
          <w:tcPr>
            <w:tcW w:w="800" w:type="dxa"/>
            <w:shd w:val="clear" w:color="auto" w:fill="F2F4F6"/>
            <w:tcMar>
              <w:top w:w="60" w:type="dxa"/>
              <w:left w:w="90" w:type="dxa"/>
              <w:bottom w:w="60" w:type="dxa"/>
              <w:right w:w="90" w:type="dxa"/>
            </w:tcMar>
          </w:tcPr>
          <w:p w:rsidR="0046729B" w:rsidRDefault="00767123" w14:paraId="74C93FE5" w14:textId="77777777">
            <w:pPr>
              <w:spacing w:after="0"/>
            </w:pPr>
            <w:r>
              <w:rPr>
                <w:sz w:val="17"/>
                <w:szCs w:val="17"/>
              </w:rPr>
              <w:t>1</w:t>
            </w:r>
          </w:p>
        </w:tc>
        <w:tc>
          <w:tcPr>
            <w:tcW w:w="2280" w:type="dxa"/>
            <w:shd w:val="clear" w:color="auto" w:fill="F2F4F6"/>
            <w:tcMar>
              <w:top w:w="60" w:type="dxa"/>
              <w:left w:w="90" w:type="dxa"/>
              <w:bottom w:w="60" w:type="dxa"/>
              <w:right w:w="90" w:type="dxa"/>
            </w:tcMar>
          </w:tcPr>
          <w:p w:rsidR="0046729B" w:rsidRDefault="00767123" w14:paraId="67A5191E" w14:textId="77777777">
            <w:pPr>
              <w:spacing w:after="0"/>
            </w:pPr>
            <w:r>
              <w:rPr>
                <w:sz w:val="17"/>
                <w:szCs w:val="17"/>
              </w:rPr>
              <w:t>India</w:t>
            </w:r>
          </w:p>
        </w:tc>
      </w:tr>
      <w:tr w:rsidR="0046729B" w14:paraId="165989A9" w14:textId="77777777">
        <w:trPr>
          <w:cantSplit/>
        </w:trPr>
        <w:tc>
          <w:tcPr>
            <w:tcW w:w="10080" w:type="dxa"/>
            <w:gridSpan w:val="4"/>
            <w:shd w:val="clear" w:color="auto" w:fill="0C6D74"/>
            <w:tcMar>
              <w:top w:w="60" w:type="dxa"/>
              <w:left w:w="90" w:type="dxa"/>
              <w:bottom w:w="60" w:type="dxa"/>
              <w:right w:w="90" w:type="dxa"/>
            </w:tcMar>
          </w:tcPr>
          <w:p w:rsidR="0046729B" w:rsidRDefault="00767123" w14:paraId="727890D7" w14:textId="77777777">
            <w:pPr>
              <w:spacing w:after="0"/>
            </w:pPr>
            <w:r>
              <w:rPr>
                <w:b/>
                <w:bCs/>
                <w:color w:val="FFFFFF"/>
                <w:sz w:val="18"/>
                <w:szCs w:val="18"/>
              </w:rPr>
              <w:t>Business, Product and Support</w:t>
            </w:r>
          </w:p>
        </w:tc>
      </w:tr>
      <w:tr w:rsidR="0046729B" w14:paraId="20DF95C6" w14:textId="77777777">
        <w:trPr>
          <w:cantSplit/>
        </w:trPr>
        <w:tc>
          <w:tcPr>
            <w:tcW w:w="2700" w:type="dxa"/>
            <w:shd w:val="clear" w:color="auto" w:fill="F2F4F6"/>
            <w:tcMar>
              <w:top w:w="60" w:type="dxa"/>
              <w:left w:w="90" w:type="dxa"/>
              <w:bottom w:w="60" w:type="dxa"/>
              <w:right w:w="90" w:type="dxa"/>
            </w:tcMar>
          </w:tcPr>
          <w:p w:rsidR="0046729B" w:rsidRDefault="00767123" w14:paraId="0402CE1F" w14:textId="77777777">
            <w:pPr>
              <w:spacing w:after="0"/>
            </w:pPr>
            <w:r>
              <w:rPr>
                <w:sz w:val="17"/>
                <w:szCs w:val="17"/>
              </w:rPr>
              <w:t>Programme</w:t>
            </w:r>
          </w:p>
        </w:tc>
        <w:tc>
          <w:tcPr>
            <w:tcW w:w="4300" w:type="dxa"/>
            <w:shd w:val="clear" w:color="auto" w:fill="F2F4F6"/>
            <w:tcMar>
              <w:top w:w="60" w:type="dxa"/>
              <w:left w:w="90" w:type="dxa"/>
              <w:bottom w:w="60" w:type="dxa"/>
              <w:right w:w="90" w:type="dxa"/>
            </w:tcMar>
          </w:tcPr>
          <w:p w:rsidR="0046729B" w:rsidRDefault="00767123" w14:paraId="7AAA37CD" w14:textId="77777777">
            <w:pPr>
              <w:spacing w:after="0"/>
            </w:pPr>
            <w:r>
              <w:rPr>
                <w:sz w:val="17"/>
                <w:szCs w:val="17"/>
              </w:rPr>
              <w:t>Product Manager</w:t>
            </w:r>
          </w:p>
        </w:tc>
        <w:tc>
          <w:tcPr>
            <w:tcW w:w="800" w:type="dxa"/>
            <w:shd w:val="clear" w:color="auto" w:fill="F2F4F6"/>
            <w:tcMar>
              <w:top w:w="60" w:type="dxa"/>
              <w:left w:w="90" w:type="dxa"/>
              <w:bottom w:w="60" w:type="dxa"/>
              <w:right w:w="90" w:type="dxa"/>
            </w:tcMar>
          </w:tcPr>
          <w:p w:rsidR="0046729B" w:rsidRDefault="00767123" w14:paraId="6F2BAAAE" w14:textId="77777777">
            <w:pPr>
              <w:spacing w:after="0"/>
            </w:pPr>
            <w:r>
              <w:rPr>
                <w:sz w:val="17"/>
                <w:szCs w:val="17"/>
              </w:rPr>
              <w:t>1</w:t>
            </w:r>
          </w:p>
        </w:tc>
        <w:tc>
          <w:tcPr>
            <w:tcW w:w="2280" w:type="dxa"/>
            <w:shd w:val="clear" w:color="auto" w:fill="F2F4F6"/>
            <w:tcMar>
              <w:top w:w="60" w:type="dxa"/>
              <w:left w:w="90" w:type="dxa"/>
              <w:bottom w:w="60" w:type="dxa"/>
              <w:right w:w="90" w:type="dxa"/>
            </w:tcMar>
          </w:tcPr>
          <w:p w:rsidR="0046729B" w:rsidRDefault="00767123" w14:paraId="793FD51C" w14:textId="77777777">
            <w:pPr>
              <w:spacing w:after="0"/>
            </w:pPr>
            <w:r>
              <w:rPr>
                <w:sz w:val="17"/>
                <w:szCs w:val="17"/>
              </w:rPr>
              <w:t>Mexico</w:t>
            </w:r>
          </w:p>
        </w:tc>
      </w:tr>
      <w:tr w:rsidR="0046729B" w14:paraId="1B3B1942" w14:textId="77777777">
        <w:trPr>
          <w:cantSplit/>
        </w:trPr>
        <w:tc>
          <w:tcPr>
            <w:tcW w:w="2700" w:type="dxa"/>
            <w:tcMar>
              <w:top w:w="60" w:type="dxa"/>
              <w:left w:w="90" w:type="dxa"/>
              <w:bottom w:w="60" w:type="dxa"/>
              <w:right w:w="90" w:type="dxa"/>
            </w:tcMar>
          </w:tcPr>
          <w:p w:rsidR="0046729B" w:rsidRDefault="00767123" w14:paraId="3C81977C" w14:textId="77777777">
            <w:pPr>
              <w:spacing w:after="0"/>
            </w:pPr>
            <w:r>
              <w:rPr>
                <w:sz w:val="17"/>
                <w:szCs w:val="17"/>
              </w:rPr>
              <w:t>Programme</w:t>
            </w:r>
          </w:p>
        </w:tc>
        <w:tc>
          <w:tcPr>
            <w:tcW w:w="4300" w:type="dxa"/>
            <w:tcMar>
              <w:top w:w="60" w:type="dxa"/>
              <w:left w:w="90" w:type="dxa"/>
              <w:bottom w:w="60" w:type="dxa"/>
              <w:right w:w="90" w:type="dxa"/>
            </w:tcMar>
          </w:tcPr>
          <w:p w:rsidR="0046729B" w:rsidRDefault="00767123" w14:paraId="529D3F9F" w14:textId="77777777">
            <w:pPr>
              <w:spacing w:after="0"/>
            </w:pPr>
            <w:r>
              <w:rPr>
                <w:sz w:val="17"/>
                <w:szCs w:val="17"/>
              </w:rPr>
              <w:t>Technical Integration Lead</w:t>
            </w:r>
          </w:p>
        </w:tc>
        <w:tc>
          <w:tcPr>
            <w:tcW w:w="800" w:type="dxa"/>
            <w:tcMar>
              <w:top w:w="60" w:type="dxa"/>
              <w:left w:w="90" w:type="dxa"/>
              <w:bottom w:w="60" w:type="dxa"/>
              <w:right w:w="90" w:type="dxa"/>
            </w:tcMar>
          </w:tcPr>
          <w:p w:rsidR="0046729B" w:rsidRDefault="00767123" w14:paraId="759E8CDA" w14:textId="77777777">
            <w:pPr>
              <w:spacing w:after="0"/>
            </w:pPr>
            <w:r>
              <w:rPr>
                <w:sz w:val="17"/>
                <w:szCs w:val="17"/>
              </w:rPr>
              <w:t>1</w:t>
            </w:r>
          </w:p>
        </w:tc>
        <w:tc>
          <w:tcPr>
            <w:tcW w:w="2280" w:type="dxa"/>
            <w:tcMar>
              <w:top w:w="60" w:type="dxa"/>
              <w:left w:w="90" w:type="dxa"/>
              <w:bottom w:w="60" w:type="dxa"/>
              <w:right w:w="90" w:type="dxa"/>
            </w:tcMar>
          </w:tcPr>
          <w:p w:rsidR="0046729B" w:rsidRDefault="00767123" w14:paraId="5E8E7C15" w14:textId="77777777">
            <w:pPr>
              <w:spacing w:after="0"/>
            </w:pPr>
            <w:r>
              <w:rPr>
                <w:sz w:val="17"/>
                <w:szCs w:val="17"/>
              </w:rPr>
              <w:t>India / Poland</w:t>
            </w:r>
          </w:p>
        </w:tc>
      </w:tr>
      <w:tr w:rsidR="0046729B" w14:paraId="3C81C9F5" w14:textId="77777777">
        <w:trPr>
          <w:cantSplit/>
        </w:trPr>
        <w:tc>
          <w:tcPr>
            <w:tcW w:w="2700" w:type="dxa"/>
            <w:shd w:val="clear" w:color="auto" w:fill="F2F4F6"/>
            <w:tcMar>
              <w:top w:w="60" w:type="dxa"/>
              <w:left w:w="90" w:type="dxa"/>
              <w:bottom w:w="60" w:type="dxa"/>
              <w:right w:w="90" w:type="dxa"/>
            </w:tcMar>
          </w:tcPr>
          <w:p w:rsidR="0046729B" w:rsidRDefault="00767123" w14:paraId="4544B478" w14:textId="77777777">
            <w:pPr>
              <w:spacing w:after="0"/>
            </w:pPr>
            <w:r>
              <w:rPr>
                <w:sz w:val="17"/>
                <w:szCs w:val="17"/>
              </w:rPr>
              <w:t>Programme</w:t>
            </w:r>
          </w:p>
        </w:tc>
        <w:tc>
          <w:tcPr>
            <w:tcW w:w="4300" w:type="dxa"/>
            <w:shd w:val="clear" w:color="auto" w:fill="F2F4F6"/>
            <w:tcMar>
              <w:top w:w="60" w:type="dxa"/>
              <w:left w:w="90" w:type="dxa"/>
              <w:bottom w:w="60" w:type="dxa"/>
              <w:right w:w="90" w:type="dxa"/>
            </w:tcMar>
          </w:tcPr>
          <w:p w:rsidR="0046729B" w:rsidRDefault="00767123" w14:paraId="77CC41F9" w14:textId="77777777">
            <w:pPr>
              <w:spacing w:after="0"/>
            </w:pPr>
            <w:r>
              <w:rPr>
                <w:sz w:val="17"/>
                <w:szCs w:val="17"/>
              </w:rPr>
              <w:t>Project Manager</w:t>
            </w:r>
          </w:p>
        </w:tc>
        <w:tc>
          <w:tcPr>
            <w:tcW w:w="800" w:type="dxa"/>
            <w:shd w:val="clear" w:color="auto" w:fill="F2F4F6"/>
            <w:tcMar>
              <w:top w:w="60" w:type="dxa"/>
              <w:left w:w="90" w:type="dxa"/>
              <w:bottom w:w="60" w:type="dxa"/>
              <w:right w:w="90" w:type="dxa"/>
            </w:tcMar>
          </w:tcPr>
          <w:p w:rsidR="0046729B" w:rsidRDefault="00767123" w14:paraId="720BDA40" w14:textId="77777777">
            <w:pPr>
              <w:spacing w:after="0"/>
            </w:pPr>
            <w:r>
              <w:rPr>
                <w:sz w:val="17"/>
                <w:szCs w:val="17"/>
              </w:rPr>
              <w:t>1</w:t>
            </w:r>
          </w:p>
        </w:tc>
        <w:tc>
          <w:tcPr>
            <w:tcW w:w="2280" w:type="dxa"/>
            <w:shd w:val="clear" w:color="auto" w:fill="F2F4F6"/>
            <w:tcMar>
              <w:top w:w="60" w:type="dxa"/>
              <w:left w:w="90" w:type="dxa"/>
              <w:bottom w:w="60" w:type="dxa"/>
              <w:right w:w="90" w:type="dxa"/>
            </w:tcMar>
          </w:tcPr>
          <w:p w:rsidR="0046729B" w:rsidRDefault="00767123" w14:paraId="4BC0BF90" w14:textId="77777777">
            <w:pPr>
              <w:spacing w:after="0"/>
            </w:pPr>
            <w:r>
              <w:rPr>
                <w:sz w:val="17"/>
                <w:szCs w:val="17"/>
              </w:rPr>
              <w:t>Poland</w:t>
            </w:r>
          </w:p>
        </w:tc>
      </w:tr>
      <w:tr w:rsidR="0046729B" w14:paraId="204C2318" w14:textId="77777777">
        <w:trPr>
          <w:cantSplit/>
        </w:trPr>
        <w:tc>
          <w:tcPr>
            <w:tcW w:w="2700" w:type="dxa"/>
            <w:tcMar>
              <w:top w:w="60" w:type="dxa"/>
              <w:left w:w="90" w:type="dxa"/>
              <w:bottom w:w="60" w:type="dxa"/>
              <w:right w:w="90" w:type="dxa"/>
            </w:tcMar>
          </w:tcPr>
          <w:p w:rsidR="0046729B" w:rsidRDefault="00767123" w14:paraId="5A2DA341" w14:textId="77777777">
            <w:pPr>
              <w:spacing w:after="0"/>
            </w:pPr>
            <w:r>
              <w:rPr>
                <w:sz w:val="17"/>
                <w:szCs w:val="17"/>
              </w:rPr>
              <w:t>Support</w:t>
            </w:r>
          </w:p>
        </w:tc>
        <w:tc>
          <w:tcPr>
            <w:tcW w:w="4300" w:type="dxa"/>
            <w:tcMar>
              <w:top w:w="60" w:type="dxa"/>
              <w:left w:w="90" w:type="dxa"/>
              <w:bottom w:w="60" w:type="dxa"/>
              <w:right w:w="90" w:type="dxa"/>
            </w:tcMar>
          </w:tcPr>
          <w:p w:rsidR="0046729B" w:rsidRDefault="00767123" w14:paraId="23DCD9FE" w14:textId="77777777">
            <w:pPr>
              <w:spacing w:after="0"/>
            </w:pPr>
            <w:r>
              <w:rPr>
                <w:sz w:val="17"/>
                <w:szCs w:val="17"/>
              </w:rPr>
              <w:t>AMS L2 Support</w:t>
            </w:r>
          </w:p>
        </w:tc>
        <w:tc>
          <w:tcPr>
            <w:tcW w:w="800" w:type="dxa"/>
            <w:tcMar>
              <w:top w:w="60" w:type="dxa"/>
              <w:left w:w="90" w:type="dxa"/>
              <w:bottom w:w="60" w:type="dxa"/>
              <w:right w:w="90" w:type="dxa"/>
            </w:tcMar>
          </w:tcPr>
          <w:p w:rsidR="0046729B" w:rsidRDefault="00767123" w14:paraId="6AA3B5E5" w14:textId="77777777">
            <w:pPr>
              <w:spacing w:after="0"/>
            </w:pPr>
            <w:r>
              <w:rPr>
                <w:sz w:val="17"/>
                <w:szCs w:val="17"/>
              </w:rPr>
              <w:t>3</w:t>
            </w:r>
          </w:p>
        </w:tc>
        <w:tc>
          <w:tcPr>
            <w:tcW w:w="2280" w:type="dxa"/>
            <w:tcMar>
              <w:top w:w="60" w:type="dxa"/>
              <w:left w:w="90" w:type="dxa"/>
              <w:bottom w:w="60" w:type="dxa"/>
              <w:right w:w="90" w:type="dxa"/>
            </w:tcMar>
          </w:tcPr>
          <w:p w:rsidR="0046729B" w:rsidRDefault="00767123" w14:paraId="2585FD1E" w14:textId="77777777">
            <w:pPr>
              <w:spacing w:after="0"/>
            </w:pPr>
            <w:r>
              <w:rPr>
                <w:sz w:val="17"/>
                <w:szCs w:val="17"/>
              </w:rPr>
              <w:t>India</w:t>
            </w:r>
          </w:p>
        </w:tc>
      </w:tr>
      <w:tr w:rsidR="0046729B" w14:paraId="4450B83E" w14:textId="77777777">
        <w:trPr>
          <w:cantSplit/>
        </w:trPr>
        <w:tc>
          <w:tcPr>
            <w:tcW w:w="2700" w:type="dxa"/>
            <w:shd w:val="clear" w:color="auto" w:fill="F2F4F6"/>
            <w:tcMar>
              <w:top w:w="60" w:type="dxa"/>
              <w:left w:w="90" w:type="dxa"/>
              <w:bottom w:w="60" w:type="dxa"/>
              <w:right w:w="90" w:type="dxa"/>
            </w:tcMar>
          </w:tcPr>
          <w:p w:rsidR="0046729B" w:rsidRDefault="00767123" w14:paraId="23EB163A" w14:textId="77777777">
            <w:pPr>
              <w:spacing w:after="0"/>
            </w:pPr>
            <w:r>
              <w:rPr>
                <w:sz w:val="17"/>
                <w:szCs w:val="17"/>
              </w:rPr>
              <w:t>Support</w:t>
            </w:r>
          </w:p>
        </w:tc>
        <w:tc>
          <w:tcPr>
            <w:tcW w:w="4300" w:type="dxa"/>
            <w:shd w:val="clear" w:color="auto" w:fill="F2F4F6"/>
            <w:tcMar>
              <w:top w:w="60" w:type="dxa"/>
              <w:left w:w="90" w:type="dxa"/>
              <w:bottom w:w="60" w:type="dxa"/>
              <w:right w:w="90" w:type="dxa"/>
            </w:tcMar>
          </w:tcPr>
          <w:p w:rsidR="0046729B" w:rsidRDefault="00767123" w14:paraId="0CC085FE" w14:textId="77777777">
            <w:pPr>
              <w:spacing w:after="0"/>
            </w:pPr>
            <w:r>
              <w:rPr>
                <w:sz w:val="17"/>
                <w:szCs w:val="17"/>
              </w:rPr>
              <w:t>AMS Data Ops</w:t>
            </w:r>
          </w:p>
        </w:tc>
        <w:tc>
          <w:tcPr>
            <w:tcW w:w="800" w:type="dxa"/>
            <w:shd w:val="clear" w:color="auto" w:fill="F2F4F6"/>
            <w:tcMar>
              <w:top w:w="60" w:type="dxa"/>
              <w:left w:w="90" w:type="dxa"/>
              <w:bottom w:w="60" w:type="dxa"/>
              <w:right w:w="90" w:type="dxa"/>
            </w:tcMar>
          </w:tcPr>
          <w:p w:rsidR="0046729B" w:rsidRDefault="00767123" w14:paraId="50E1095C" w14:textId="77777777">
            <w:pPr>
              <w:spacing w:after="0"/>
            </w:pPr>
            <w:r>
              <w:rPr>
                <w:sz w:val="17"/>
                <w:szCs w:val="17"/>
              </w:rPr>
              <w:t>2</w:t>
            </w:r>
          </w:p>
        </w:tc>
        <w:tc>
          <w:tcPr>
            <w:tcW w:w="2280" w:type="dxa"/>
            <w:shd w:val="clear" w:color="auto" w:fill="F2F4F6"/>
            <w:tcMar>
              <w:top w:w="60" w:type="dxa"/>
              <w:left w:w="90" w:type="dxa"/>
              <w:bottom w:w="60" w:type="dxa"/>
              <w:right w:w="90" w:type="dxa"/>
            </w:tcMar>
          </w:tcPr>
          <w:p w:rsidR="0046729B" w:rsidRDefault="00767123" w14:paraId="6430EF14" w14:textId="77777777">
            <w:pPr>
              <w:spacing w:after="0"/>
            </w:pPr>
            <w:r>
              <w:rPr>
                <w:sz w:val="17"/>
                <w:szCs w:val="17"/>
              </w:rPr>
              <w:t>India</w:t>
            </w:r>
          </w:p>
        </w:tc>
      </w:tr>
    </w:tbl>
    <w:p w:rsidR="0046729B" w:rsidRDefault="00767123" w14:paraId="67B90487" w14:textId="77777777">
      <w:pPr>
        <w:spacing w:before="140"/>
      </w:pPr>
      <w:r>
        <w:t>Providers must state the seniority and relevant experience of each proposed role, must provide at least one alternative resourcing plan, and must evidence the rationale for the proposed onshore / offshore split against Aon's planning assumption of approximately 89% offshore.</w:t>
      </w:r>
    </w:p>
    <w:p w:rsidR="0046729B" w:rsidRDefault="00767123" w14:paraId="3FEF9F5C" w14:textId="26E38E38">
      <w:pPr>
        <w:pStyle w:val="Heading2"/>
      </w:pPr>
      <w:bookmarkStart w:name="_Toc239719531" w:id="358"/>
      <w:r w:rsidR="344B7F01">
        <w:rPr/>
        <w:t>Aon Resources</w:t>
      </w:r>
      <w:bookmarkEnd w:id="358"/>
    </w:p>
    <w:p w:rsidR="480B7FA8" w:rsidP="78BE6B19" w:rsidRDefault="02A846EC" w14:paraId="3B2310EE" w14:textId="27A69E6A">
      <w:pPr>
        <w:spacing w:after="0" w:line="300" w:lineRule="auto"/>
        <w:rPr>
          <w:rFonts w:ascii="Segoe UI" w:hAnsi="Segoe UI" w:eastAsia="Segoe UI" w:cs="Segoe UI"/>
          <w:sz w:val="21"/>
          <w:szCs w:val="21"/>
        </w:rPr>
        <w:pPrChange w:author="Chetan Arora" w:date="2026-08-07T16:56:00Z" w16du:dateUtc="2026-08-07T21:56:00Z" w:id="359">
          <w:pPr>
            <w:pStyle w:val="Heading2"/>
          </w:pPr>
        </w:pPrChange>
      </w:pPr>
      <w:r w:rsidRPr="78BE6B19" w:rsidR="231EC831">
        <w:rPr>
          <w:rFonts w:ascii="Segoe UI" w:hAnsi="Segoe UI" w:eastAsia="Segoe UI" w:cs="Segoe UI"/>
          <w:sz w:val="21"/>
          <w:szCs w:val="21"/>
        </w:rPr>
        <w:t xml:space="preserve">As </w:t>
      </w:r>
      <w:r w:rsidRPr="78BE6B19" w:rsidR="231EC831">
        <w:rPr>
          <w:rPrChange w:author="Chetan Arora" w:date="2026-08-07T16:56:00Z" w16du:dateUtc="2026-08-07T21:56:00Z" w:id="303921834">
            <w:rPr>
              <w:rFonts w:ascii="Segoe UI" w:hAnsi="Segoe UI" w:eastAsia="Segoe UI" w:cs="Segoe UI"/>
              <w:sz w:val="21"/>
              <w:szCs w:val="21"/>
            </w:rPr>
          </w:rPrChange>
        </w:rPr>
        <w:t>part of project onboarding, Aon and the vendor must agree upon and document a RACI (or equivalent responsibility matrix) that clearly defines ownership and accountability for all major project deliverables, decisions, and operational activities before project execution begins.</w:t>
      </w:r>
    </w:p>
    <w:p w:rsidR="0046729B" w:rsidRDefault="00767123" w14:paraId="66C170F9" w14:textId="77777777">
      <w:r w:rsidR="0A20DB48">
        <w:rPr/>
        <w:t>Aon will provide the following resources to support successful delivery of the project:</w:t>
      </w:r>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3000"/>
        <w:gridCol w:w="7080"/>
      </w:tblGrid>
      <w:tr w:rsidR="0046729B" w14:paraId="34B25FE8" w14:textId="77777777">
        <w:trPr>
          <w:tblHeader/>
        </w:trPr>
        <w:tc>
          <w:tcPr>
            <w:tcW w:w="3000" w:type="dxa"/>
            <w:shd w:val="clear" w:color="auto" w:fill="1B2A47"/>
            <w:tcMar>
              <w:top w:w="60" w:type="dxa"/>
              <w:left w:w="90" w:type="dxa"/>
              <w:bottom w:w="60" w:type="dxa"/>
              <w:right w:w="90" w:type="dxa"/>
            </w:tcMar>
          </w:tcPr>
          <w:p w:rsidR="0046729B" w:rsidRDefault="00767123" w14:paraId="2617F785" w14:textId="77777777">
            <w:pPr>
              <w:spacing w:after="0"/>
            </w:pPr>
            <w:r>
              <w:rPr>
                <w:b/>
                <w:bCs/>
                <w:color w:val="FFFFFF"/>
                <w:sz w:val="18"/>
                <w:szCs w:val="18"/>
              </w:rPr>
              <w:t>Role</w:t>
            </w:r>
          </w:p>
        </w:tc>
        <w:tc>
          <w:tcPr>
            <w:tcW w:w="7080" w:type="dxa"/>
            <w:shd w:val="clear" w:color="auto" w:fill="1B2A47"/>
            <w:tcMar>
              <w:top w:w="60" w:type="dxa"/>
              <w:left w:w="90" w:type="dxa"/>
              <w:bottom w:w="60" w:type="dxa"/>
              <w:right w:w="90" w:type="dxa"/>
            </w:tcMar>
          </w:tcPr>
          <w:p w:rsidR="0046729B" w:rsidRDefault="00767123" w14:paraId="007F74D9" w14:textId="77777777">
            <w:pPr>
              <w:spacing w:after="0"/>
            </w:pPr>
            <w:r>
              <w:rPr>
                <w:b/>
                <w:bCs/>
                <w:color w:val="FFFFFF"/>
                <w:sz w:val="18"/>
                <w:szCs w:val="18"/>
              </w:rPr>
              <w:t>Responsibility</w:t>
            </w:r>
          </w:p>
        </w:tc>
      </w:tr>
      <w:tr w:rsidR="0046729B" w14:paraId="1EEC0710" w14:textId="77777777">
        <w:trPr>
          <w:cantSplit/>
        </w:trPr>
        <w:tc>
          <w:tcPr>
            <w:tcW w:w="3000" w:type="dxa"/>
            <w:tcMar>
              <w:top w:w="60" w:type="dxa"/>
              <w:left w:w="90" w:type="dxa"/>
              <w:bottom w:w="60" w:type="dxa"/>
              <w:right w:w="90" w:type="dxa"/>
            </w:tcMar>
          </w:tcPr>
          <w:p w:rsidR="0046729B" w:rsidRDefault="00767123" w14:paraId="3A160E2A" w14:textId="77777777">
            <w:pPr>
              <w:spacing w:after="0"/>
            </w:pPr>
            <w:r>
              <w:rPr>
                <w:sz w:val="18"/>
                <w:szCs w:val="18"/>
              </w:rPr>
              <w:t>Product Owner – Claims Client Experience</w:t>
            </w:r>
          </w:p>
        </w:tc>
        <w:tc>
          <w:tcPr>
            <w:tcW w:w="7080" w:type="dxa"/>
            <w:tcMar>
              <w:top w:w="60" w:type="dxa"/>
              <w:left w:w="90" w:type="dxa"/>
              <w:bottom w:w="60" w:type="dxa"/>
              <w:right w:w="90" w:type="dxa"/>
            </w:tcMar>
          </w:tcPr>
          <w:p w:rsidR="0046729B" w:rsidRDefault="00767123" w14:paraId="7B2A4027" w14:textId="77777777">
            <w:pPr>
              <w:spacing w:after="0"/>
            </w:pPr>
            <w:r>
              <w:rPr>
                <w:sz w:val="18"/>
                <w:szCs w:val="18"/>
              </w:rPr>
              <w:t>Owns the client experience backlog, prioritisation and acceptance of functional deliverables.</w:t>
            </w:r>
          </w:p>
        </w:tc>
      </w:tr>
      <w:tr w:rsidR="0046729B" w14:paraId="74448E9D" w14:textId="77777777">
        <w:trPr>
          <w:cantSplit/>
        </w:trPr>
        <w:tc>
          <w:tcPr>
            <w:tcW w:w="3000" w:type="dxa"/>
            <w:shd w:val="clear" w:color="auto" w:fill="F2F4F6"/>
            <w:tcMar>
              <w:top w:w="60" w:type="dxa"/>
              <w:left w:w="90" w:type="dxa"/>
              <w:bottom w:w="60" w:type="dxa"/>
              <w:right w:w="90" w:type="dxa"/>
            </w:tcMar>
          </w:tcPr>
          <w:p w:rsidR="0046729B" w:rsidRDefault="00767123" w14:paraId="5FD7C40E" w14:textId="77777777">
            <w:pPr>
              <w:spacing w:after="0"/>
            </w:pPr>
            <w:r>
              <w:rPr>
                <w:sz w:val="18"/>
                <w:szCs w:val="18"/>
              </w:rPr>
              <w:t>Business Analyst – Claims Client Experience</w:t>
            </w:r>
          </w:p>
        </w:tc>
        <w:tc>
          <w:tcPr>
            <w:tcW w:w="7080" w:type="dxa"/>
            <w:shd w:val="clear" w:color="auto" w:fill="F2F4F6"/>
            <w:tcMar>
              <w:top w:w="60" w:type="dxa"/>
              <w:left w:w="90" w:type="dxa"/>
              <w:bottom w:w="60" w:type="dxa"/>
              <w:right w:w="90" w:type="dxa"/>
            </w:tcMar>
          </w:tcPr>
          <w:p w:rsidR="0046729B" w:rsidRDefault="00767123" w14:paraId="738945B8" w14:textId="77777777">
            <w:pPr>
              <w:spacing w:after="0"/>
            </w:pPr>
            <w:r>
              <w:rPr>
                <w:sz w:val="18"/>
                <w:szCs w:val="18"/>
              </w:rPr>
              <w:t>Defines, validates and maintains business requirements and use cases; supports solution validation throughout delivery.</w:t>
            </w:r>
          </w:p>
        </w:tc>
      </w:tr>
      <w:tr w:rsidR="0046729B" w14:paraId="40997F9B" w14:textId="77777777">
        <w:trPr>
          <w:cantSplit/>
        </w:trPr>
        <w:tc>
          <w:tcPr>
            <w:tcW w:w="3000" w:type="dxa"/>
            <w:tcMar>
              <w:top w:w="60" w:type="dxa"/>
              <w:left w:w="90" w:type="dxa"/>
              <w:bottom w:w="60" w:type="dxa"/>
              <w:right w:w="90" w:type="dxa"/>
            </w:tcMar>
          </w:tcPr>
          <w:p w:rsidR="0046729B" w:rsidRDefault="00767123" w14:paraId="05201719" w14:textId="77777777">
            <w:pPr>
              <w:spacing w:after="0"/>
            </w:pPr>
            <w:r>
              <w:rPr>
                <w:sz w:val="18"/>
                <w:szCs w:val="18"/>
              </w:rPr>
              <w:t>Business Data Analyst</w:t>
            </w:r>
          </w:p>
        </w:tc>
        <w:tc>
          <w:tcPr>
            <w:tcW w:w="7080" w:type="dxa"/>
            <w:tcMar>
              <w:top w:w="60" w:type="dxa"/>
              <w:left w:w="90" w:type="dxa"/>
              <w:bottom w:w="60" w:type="dxa"/>
              <w:right w:w="90" w:type="dxa"/>
            </w:tcMar>
          </w:tcPr>
          <w:p w:rsidR="0046729B" w:rsidRDefault="00767123" w14:paraId="3B22C983" w14:textId="77777777">
            <w:pPr>
              <w:spacing w:after="0"/>
            </w:pPr>
            <w:r>
              <w:rPr>
                <w:sz w:val="18"/>
                <w:szCs w:val="18"/>
              </w:rPr>
              <w:t>Defines data requirements, field-level mapping and data quality expectations across ODS, MDM and the Claims Analytics Platform.</w:t>
            </w:r>
          </w:p>
        </w:tc>
      </w:tr>
      <w:tr w:rsidR="0046729B" w14:paraId="63E53B84" w14:textId="77777777">
        <w:trPr>
          <w:cantSplit/>
        </w:trPr>
        <w:tc>
          <w:tcPr>
            <w:tcW w:w="3000" w:type="dxa"/>
            <w:shd w:val="clear" w:color="auto" w:fill="F2F4F6"/>
            <w:tcMar>
              <w:top w:w="60" w:type="dxa"/>
              <w:left w:w="90" w:type="dxa"/>
              <w:bottom w:w="60" w:type="dxa"/>
              <w:right w:w="90" w:type="dxa"/>
            </w:tcMar>
          </w:tcPr>
          <w:p w:rsidR="0046729B" w:rsidRDefault="00767123" w14:paraId="5BC12F0E" w14:textId="77777777">
            <w:pPr>
              <w:spacing w:after="0"/>
            </w:pPr>
            <w:r>
              <w:rPr>
                <w:sz w:val="18"/>
                <w:szCs w:val="18"/>
              </w:rPr>
              <w:t>Principal Enterprise Architect</w:t>
            </w:r>
          </w:p>
        </w:tc>
        <w:tc>
          <w:tcPr>
            <w:tcW w:w="7080" w:type="dxa"/>
            <w:shd w:val="clear" w:color="auto" w:fill="F2F4F6"/>
            <w:tcMar>
              <w:top w:w="60" w:type="dxa"/>
              <w:left w:w="90" w:type="dxa"/>
              <w:bottom w:w="60" w:type="dxa"/>
              <w:right w:w="90" w:type="dxa"/>
            </w:tcMar>
          </w:tcPr>
          <w:p w:rsidR="0046729B" w:rsidRDefault="00767123" w14:paraId="1D370C72" w14:textId="77777777">
            <w:pPr>
              <w:spacing w:after="0"/>
            </w:pPr>
            <w:r>
              <w:rPr>
                <w:sz w:val="18"/>
                <w:szCs w:val="18"/>
              </w:rPr>
              <w:t>Owns the integration architecture, design pillars and architecture decision records; validates solution architecture against Aon standards.</w:t>
            </w:r>
          </w:p>
        </w:tc>
      </w:tr>
      <w:tr w:rsidR="0046729B" w14:paraId="4A6BB15D" w14:textId="77777777">
        <w:trPr>
          <w:cantSplit/>
        </w:trPr>
        <w:tc>
          <w:tcPr>
            <w:tcW w:w="3000" w:type="dxa"/>
            <w:tcMar>
              <w:top w:w="60" w:type="dxa"/>
              <w:left w:w="90" w:type="dxa"/>
              <w:bottom w:w="60" w:type="dxa"/>
              <w:right w:w="90" w:type="dxa"/>
            </w:tcMar>
          </w:tcPr>
          <w:p w:rsidR="0046729B" w:rsidRDefault="00767123" w14:paraId="6C292971" w14:textId="77777777">
            <w:pPr>
              <w:spacing w:after="0"/>
            </w:pPr>
            <w:r>
              <w:rPr>
                <w:sz w:val="18"/>
                <w:szCs w:val="18"/>
              </w:rPr>
              <w:t>Claims Integration Data Architect</w:t>
            </w:r>
          </w:p>
        </w:tc>
        <w:tc>
          <w:tcPr>
            <w:tcW w:w="7080" w:type="dxa"/>
            <w:tcMar>
              <w:top w:w="60" w:type="dxa"/>
              <w:left w:w="90" w:type="dxa"/>
              <w:bottom w:w="60" w:type="dxa"/>
              <w:right w:w="90" w:type="dxa"/>
            </w:tcMar>
          </w:tcPr>
          <w:p w:rsidR="0046729B" w:rsidRDefault="00767123" w14:paraId="0227C2E0" w14:textId="77777777">
            <w:pPr>
              <w:spacing w:after="0"/>
            </w:pPr>
            <w:r>
              <w:rPr>
                <w:sz w:val="18"/>
                <w:szCs w:val="18"/>
              </w:rPr>
              <w:t>Owns the data architecture across Claims Copilot, ODS and the analytics estate.</w:t>
            </w:r>
          </w:p>
        </w:tc>
      </w:tr>
      <w:tr w:rsidR="0046729B" w14:paraId="2EDA59A9" w14:textId="77777777">
        <w:trPr>
          <w:cantSplit/>
        </w:trPr>
        <w:tc>
          <w:tcPr>
            <w:tcW w:w="3000" w:type="dxa"/>
            <w:shd w:val="clear" w:color="auto" w:fill="F2F4F6"/>
            <w:tcMar>
              <w:top w:w="60" w:type="dxa"/>
              <w:left w:w="90" w:type="dxa"/>
              <w:bottom w:w="60" w:type="dxa"/>
              <w:right w:w="90" w:type="dxa"/>
            </w:tcMar>
          </w:tcPr>
          <w:p w:rsidR="0046729B" w:rsidRDefault="00767123" w14:paraId="20801A27" w14:textId="77777777">
            <w:pPr>
              <w:spacing w:after="0"/>
            </w:pPr>
            <w:r>
              <w:rPr>
                <w:sz w:val="18"/>
                <w:szCs w:val="18"/>
              </w:rPr>
              <w:t>Solution Architect / Design Authority</w:t>
            </w:r>
          </w:p>
        </w:tc>
        <w:tc>
          <w:tcPr>
            <w:tcW w:w="7080" w:type="dxa"/>
            <w:shd w:val="clear" w:color="auto" w:fill="F2F4F6"/>
            <w:tcMar>
              <w:top w:w="60" w:type="dxa"/>
              <w:left w:w="90" w:type="dxa"/>
              <w:bottom w:w="60" w:type="dxa"/>
              <w:right w:w="90" w:type="dxa"/>
            </w:tcMar>
          </w:tcPr>
          <w:p w:rsidR="0046729B" w:rsidRDefault="00767123" w14:paraId="6D77FAB8" w14:textId="77777777">
            <w:pPr>
              <w:spacing w:after="0"/>
            </w:pPr>
            <w:r>
              <w:rPr>
                <w:sz w:val="18"/>
                <w:szCs w:val="18"/>
              </w:rPr>
              <w:t>Reviews and approves design and non-functional compliance; owns PEP exception decisions.</w:t>
            </w:r>
          </w:p>
        </w:tc>
      </w:tr>
      <w:tr w:rsidR="0046729B" w14:paraId="313D5FE8" w14:textId="77777777">
        <w:trPr>
          <w:cantSplit/>
        </w:trPr>
        <w:tc>
          <w:tcPr>
            <w:tcW w:w="3000" w:type="dxa"/>
            <w:tcMar>
              <w:top w:w="60" w:type="dxa"/>
              <w:left w:w="90" w:type="dxa"/>
              <w:bottom w:w="60" w:type="dxa"/>
              <w:right w:w="90" w:type="dxa"/>
            </w:tcMar>
          </w:tcPr>
          <w:p w:rsidR="0046729B" w:rsidRDefault="00767123" w14:paraId="09AE62C4" w14:textId="77777777">
            <w:pPr>
              <w:spacing w:after="0"/>
            </w:pPr>
            <w:r>
              <w:rPr>
                <w:sz w:val="18"/>
                <w:szCs w:val="18"/>
              </w:rPr>
              <w:t>Core Claims Copilot Scrum Master</w:t>
            </w:r>
          </w:p>
        </w:tc>
        <w:tc>
          <w:tcPr>
            <w:tcW w:w="7080" w:type="dxa"/>
            <w:tcMar>
              <w:top w:w="60" w:type="dxa"/>
              <w:left w:w="90" w:type="dxa"/>
              <w:bottom w:w="60" w:type="dxa"/>
              <w:right w:w="90" w:type="dxa"/>
            </w:tcMar>
          </w:tcPr>
          <w:p w:rsidR="0046729B" w:rsidRDefault="00767123" w14:paraId="020FBFCA" w14:textId="77777777">
            <w:pPr>
              <w:spacing w:after="0"/>
            </w:pPr>
            <w:r>
              <w:rPr>
                <w:sz w:val="18"/>
                <w:szCs w:val="18"/>
              </w:rPr>
              <w:t>Coordinates delivery across the existing Claims Copilot product team and the provider team.</w:t>
            </w:r>
          </w:p>
        </w:tc>
      </w:tr>
      <w:tr w:rsidR="0046729B" w14:paraId="78034A24" w14:textId="77777777">
        <w:trPr>
          <w:cantSplit/>
        </w:trPr>
        <w:tc>
          <w:tcPr>
            <w:tcW w:w="3000" w:type="dxa"/>
            <w:shd w:val="clear" w:color="auto" w:fill="F2F4F6"/>
            <w:tcMar>
              <w:top w:w="60" w:type="dxa"/>
              <w:left w:w="90" w:type="dxa"/>
              <w:bottom w:w="60" w:type="dxa"/>
              <w:right w:w="90" w:type="dxa"/>
            </w:tcMar>
          </w:tcPr>
          <w:p w:rsidR="0046729B" w:rsidRDefault="00767123" w14:paraId="1A95119D" w14:textId="77777777">
            <w:pPr>
              <w:spacing w:after="0"/>
            </w:pPr>
            <w:r>
              <w:rPr>
                <w:sz w:val="18"/>
                <w:szCs w:val="18"/>
              </w:rPr>
              <w:t>Claims Copilot Global Administrator</w:t>
            </w:r>
          </w:p>
        </w:tc>
        <w:tc>
          <w:tcPr>
            <w:tcW w:w="7080" w:type="dxa"/>
            <w:shd w:val="clear" w:color="auto" w:fill="F2F4F6"/>
            <w:tcMar>
              <w:top w:w="60" w:type="dxa"/>
              <w:left w:w="90" w:type="dxa"/>
              <w:bottom w:w="60" w:type="dxa"/>
              <w:right w:w="90" w:type="dxa"/>
            </w:tcMar>
          </w:tcPr>
          <w:p w:rsidR="0046729B" w:rsidRDefault="00767123" w14:paraId="63D185B5" w14:textId="77777777">
            <w:pPr>
              <w:spacing w:after="0"/>
            </w:pPr>
            <w:r>
              <w:rPr>
                <w:sz w:val="18"/>
                <w:szCs w:val="18"/>
              </w:rPr>
              <w:t>Configures and administers the Claims Copilot environment and supports data and configuration readiness.</w:t>
            </w:r>
          </w:p>
        </w:tc>
      </w:tr>
      <w:tr w:rsidR="0046729B" w14:paraId="48028F5A" w14:textId="77777777">
        <w:trPr>
          <w:cantSplit/>
        </w:trPr>
        <w:tc>
          <w:tcPr>
            <w:tcW w:w="3000" w:type="dxa"/>
            <w:tcMar>
              <w:top w:w="60" w:type="dxa"/>
              <w:left w:w="90" w:type="dxa"/>
              <w:bottom w:w="60" w:type="dxa"/>
              <w:right w:w="90" w:type="dxa"/>
            </w:tcMar>
          </w:tcPr>
          <w:p w:rsidR="0046729B" w:rsidRDefault="00767123" w14:paraId="31403BAB" w14:textId="77777777">
            <w:pPr>
              <w:spacing w:after="0"/>
            </w:pPr>
            <w:r>
              <w:rPr>
                <w:sz w:val="18"/>
                <w:szCs w:val="18"/>
              </w:rPr>
              <w:t>Service / Delivery Manager</w:t>
            </w:r>
          </w:p>
        </w:tc>
        <w:tc>
          <w:tcPr>
            <w:tcW w:w="7080" w:type="dxa"/>
            <w:tcMar>
              <w:top w:w="60" w:type="dxa"/>
              <w:left w:w="90" w:type="dxa"/>
              <w:bottom w:w="60" w:type="dxa"/>
              <w:right w:w="90" w:type="dxa"/>
            </w:tcMar>
          </w:tcPr>
          <w:p w:rsidR="0046729B" w:rsidRDefault="00767123" w14:paraId="083DDAE1" w14:textId="77777777">
            <w:pPr>
              <w:spacing w:after="0"/>
            </w:pPr>
            <w:r>
              <w:rPr>
                <w:sz w:val="18"/>
                <w:szCs w:val="18"/>
              </w:rPr>
              <w:t>Oversees end-to-end delivery, coordinates stakeholders and ensures agreed outcomes and value are achieved.</w:t>
            </w:r>
          </w:p>
        </w:tc>
      </w:tr>
      <w:tr w:rsidR="0046729B" w14:paraId="0F3C502A" w14:textId="77777777">
        <w:trPr>
          <w:cantSplit/>
        </w:trPr>
        <w:tc>
          <w:tcPr>
            <w:tcW w:w="3000" w:type="dxa"/>
            <w:shd w:val="clear" w:color="auto" w:fill="F2F4F6"/>
            <w:tcMar>
              <w:top w:w="60" w:type="dxa"/>
              <w:left w:w="90" w:type="dxa"/>
              <w:bottom w:w="60" w:type="dxa"/>
              <w:right w:w="90" w:type="dxa"/>
            </w:tcMar>
          </w:tcPr>
          <w:p w:rsidR="0046729B" w:rsidRDefault="00767123" w14:paraId="25425094" w14:textId="77777777">
            <w:pPr>
              <w:spacing w:after="0"/>
            </w:pPr>
            <w:r>
              <w:rPr>
                <w:sz w:val="18"/>
                <w:szCs w:val="18"/>
              </w:rPr>
              <w:t>Meridian TMO and Platform Team</w:t>
            </w:r>
          </w:p>
        </w:tc>
        <w:tc>
          <w:tcPr>
            <w:tcW w:w="7080" w:type="dxa"/>
            <w:shd w:val="clear" w:color="auto" w:fill="F2F4F6"/>
            <w:tcMar>
              <w:top w:w="60" w:type="dxa"/>
              <w:left w:w="90" w:type="dxa"/>
              <w:bottom w:w="60" w:type="dxa"/>
              <w:right w:w="90" w:type="dxa"/>
            </w:tcMar>
          </w:tcPr>
          <w:p w:rsidR="0046729B" w:rsidRDefault="00767123" w14:paraId="7C1A1248" w14:textId="77777777">
            <w:pPr>
              <w:spacing w:after="0"/>
            </w:pPr>
            <w:r>
              <w:rPr>
                <w:sz w:val="18"/>
                <w:szCs w:val="18"/>
              </w:rPr>
              <w:t>Owns Meridian standards, the shell, the UUI design system, release governance and the release readiness gate.</w:t>
            </w:r>
          </w:p>
        </w:tc>
      </w:tr>
      <w:tr w:rsidR="0046729B" w14:paraId="51AB9FEF" w14:textId="77777777">
        <w:trPr>
          <w:cantSplit/>
        </w:trPr>
        <w:tc>
          <w:tcPr>
            <w:tcW w:w="3000" w:type="dxa"/>
            <w:tcMar>
              <w:top w:w="60" w:type="dxa"/>
              <w:left w:w="90" w:type="dxa"/>
              <w:bottom w:w="60" w:type="dxa"/>
              <w:right w:w="90" w:type="dxa"/>
            </w:tcMar>
          </w:tcPr>
          <w:p w:rsidR="0046729B" w:rsidRDefault="00767123" w14:paraId="17DC266A" w14:textId="77777777">
            <w:pPr>
              <w:spacing w:after="0"/>
            </w:pPr>
            <w:r>
              <w:rPr>
                <w:sz w:val="18"/>
                <w:szCs w:val="18"/>
              </w:rPr>
              <w:t>Legal, Privacy and Compliance</w:t>
            </w:r>
          </w:p>
        </w:tc>
        <w:tc>
          <w:tcPr>
            <w:tcW w:w="7080" w:type="dxa"/>
            <w:tcMar>
              <w:top w:w="60" w:type="dxa"/>
              <w:left w:w="90" w:type="dxa"/>
              <w:bottom w:w="60" w:type="dxa"/>
              <w:right w:w="90" w:type="dxa"/>
            </w:tcMar>
          </w:tcPr>
          <w:p w:rsidR="0046729B" w:rsidRDefault="00767123" w14:paraId="73BA6B19" w14:textId="77777777">
            <w:pPr>
              <w:spacing w:after="0"/>
            </w:pPr>
            <w:r>
              <w:rPr>
                <w:sz w:val="18"/>
                <w:szCs w:val="18"/>
              </w:rPr>
              <w:t>Owns the Privacy Impact Assessment, Legal review and Product Oversight &amp; Governance approvals.</w:t>
            </w:r>
          </w:p>
        </w:tc>
      </w:tr>
      <w:tr w:rsidR="0046729B" w14:paraId="1B30A961" w14:textId="77777777">
        <w:trPr>
          <w:cantSplit/>
        </w:trPr>
        <w:tc>
          <w:tcPr>
            <w:tcW w:w="3000" w:type="dxa"/>
            <w:shd w:val="clear" w:color="auto" w:fill="F2F4F6"/>
            <w:tcMar>
              <w:top w:w="60" w:type="dxa"/>
              <w:left w:w="90" w:type="dxa"/>
              <w:bottom w:w="60" w:type="dxa"/>
              <w:right w:w="90" w:type="dxa"/>
            </w:tcMar>
          </w:tcPr>
          <w:p w:rsidR="0046729B" w:rsidRDefault="00767123" w14:paraId="4023656C" w14:textId="77777777">
            <w:pPr>
              <w:spacing w:after="0"/>
            </w:pPr>
            <w:r>
              <w:rPr>
                <w:sz w:val="18"/>
                <w:szCs w:val="18"/>
              </w:rPr>
              <w:t>Claims Client Experience Working Group</w:t>
            </w:r>
          </w:p>
        </w:tc>
        <w:tc>
          <w:tcPr>
            <w:tcW w:w="7080" w:type="dxa"/>
            <w:shd w:val="clear" w:color="auto" w:fill="F2F4F6"/>
            <w:tcMar>
              <w:top w:w="60" w:type="dxa"/>
              <w:left w:w="90" w:type="dxa"/>
              <w:bottom w:w="60" w:type="dxa"/>
              <w:right w:w="90" w:type="dxa"/>
            </w:tcMar>
          </w:tcPr>
          <w:p w:rsidR="0046729B" w:rsidRDefault="00767123" w14:paraId="28F6B2A8" w14:textId="77777777">
            <w:pPr>
              <w:spacing w:after="0"/>
            </w:pPr>
            <w:r>
              <w:rPr>
                <w:sz w:val="18"/>
                <w:szCs w:val="18"/>
              </w:rPr>
              <w:t>Cross-country working group covering requirements, change management, training and client value proposition across the pilot countries.</w:t>
            </w:r>
          </w:p>
        </w:tc>
      </w:tr>
      <w:tr w:rsidR="0046729B" w14:paraId="5A4C93AD" w14:textId="77777777">
        <w:trPr>
          <w:cantSplit/>
        </w:trPr>
        <w:tc>
          <w:tcPr>
            <w:tcW w:w="3000" w:type="dxa"/>
            <w:tcMar>
              <w:top w:w="60" w:type="dxa"/>
              <w:left w:w="90" w:type="dxa"/>
              <w:bottom w:w="60" w:type="dxa"/>
              <w:right w:w="90" w:type="dxa"/>
            </w:tcMar>
          </w:tcPr>
          <w:p w:rsidR="0046729B" w:rsidRDefault="00767123" w14:paraId="34DEB99E" w14:textId="77777777">
            <w:pPr>
              <w:spacing w:after="0"/>
            </w:pPr>
            <w:r>
              <w:rPr>
                <w:sz w:val="18"/>
                <w:szCs w:val="18"/>
              </w:rPr>
              <w:t>Country / Pilot Leads</w:t>
            </w:r>
          </w:p>
        </w:tc>
        <w:tc>
          <w:tcPr>
            <w:tcW w:w="7080" w:type="dxa"/>
            <w:tcMar>
              <w:top w:w="60" w:type="dxa"/>
              <w:left w:w="90" w:type="dxa"/>
              <w:bottom w:w="60" w:type="dxa"/>
              <w:right w:w="90" w:type="dxa"/>
            </w:tcMar>
          </w:tcPr>
          <w:p w:rsidR="0046729B" w:rsidRDefault="00767123" w14:paraId="5F83B1E5" w14:textId="77777777">
            <w:pPr>
              <w:spacing w:after="0"/>
            </w:pPr>
            <w:r>
              <w:rPr>
                <w:sz w:val="18"/>
                <w:szCs w:val="18"/>
              </w:rPr>
              <w:t>Own country readiness, client onboarding and local process and regulatory input for the initial rollout countries.</w:t>
            </w:r>
          </w:p>
        </w:tc>
      </w:tr>
    </w:tbl>
    <w:p w:rsidR="0046729B" w:rsidRDefault="00767123" w14:paraId="59F354CF" w14:textId="10AEDA07">
      <w:pPr>
        <w:pStyle w:val="Heading1"/>
        <w:pageBreakBefore/>
        <w:spacing w:before="0"/>
      </w:pPr>
      <w:bookmarkStart w:name="_Toc410717402" w:id="365"/>
      <w:r>
        <w:t>Architecture &amp; Technology</w:t>
      </w:r>
      <w:bookmarkEnd w:id="365"/>
    </w:p>
    <w:p w:rsidR="0046729B" w:rsidRDefault="00767123" w14:paraId="67096E93" w14:textId="314FEDC8">
      <w:pPr>
        <w:pStyle w:val="Heading2"/>
      </w:pPr>
      <w:bookmarkStart w:name="_Toc1924417477" w:id="366"/>
      <w:r>
        <w:t>Architecture Requirements</w:t>
      </w:r>
      <w:bookmarkEnd w:id="366"/>
    </w:p>
    <w:p w:rsidR="0046729B" w:rsidRDefault="00767123" w14:paraId="6FE3F463" w14:textId="77777777">
      <w:r>
        <w:t>Aon will provide the Provider with the architectural and standards documentation necessary to support solution definition, design and implementation. This is expected to include, at a minimum:</w:t>
      </w:r>
    </w:p>
    <w:p w:rsidR="0046729B" w:rsidRDefault="00767123" w14:paraId="172364E4" w14:textId="77777777">
      <w:pPr>
        <w:pStyle w:val="ListParagraph"/>
        <w:numPr>
          <w:ilvl w:val="0"/>
          <w:numId w:val="2"/>
        </w:numPr>
        <w:spacing w:after="60"/>
      </w:pPr>
      <w:r>
        <w:t>Current-state and future-state architecture diagrams</w:t>
      </w:r>
    </w:p>
    <w:p w:rsidR="0046729B" w:rsidRDefault="00767123" w14:paraId="43E23A19" w14:textId="77777777">
      <w:pPr>
        <w:pStyle w:val="ListParagraph"/>
        <w:numPr>
          <w:ilvl w:val="0"/>
          <w:numId w:val="2"/>
        </w:numPr>
        <w:spacing w:after="60"/>
      </w:pPr>
      <w:r>
        <w:t>The Claims Copilot – Meridian Integration architecture specification, including design pillars, business rules and architecture decision records</w:t>
      </w:r>
    </w:p>
    <w:p w:rsidR="0046729B" w:rsidRDefault="00767123" w14:paraId="58DB9E8F" w14:textId="77777777">
      <w:pPr>
        <w:pStyle w:val="ListParagraph"/>
        <w:numPr>
          <w:ilvl w:val="0"/>
          <w:numId w:val="2"/>
        </w:numPr>
        <w:spacing w:after="60"/>
      </w:pPr>
      <w:r>
        <w:t>Client experience process flows and user journey definitions</w:t>
      </w:r>
    </w:p>
    <w:p w:rsidR="0046729B" w:rsidRDefault="00767123" w14:paraId="7C5EA6BE" w14:textId="77777777">
      <w:pPr>
        <w:pStyle w:val="ListParagraph"/>
        <w:numPr>
          <w:ilvl w:val="0"/>
          <w:numId w:val="2"/>
        </w:numPr>
        <w:spacing w:after="60"/>
      </w:pPr>
      <w:r>
        <w:t>API and integration standards, including the Claims API endpoint catalogue and the CRS Ecosystem interface definitions</w:t>
      </w:r>
    </w:p>
    <w:p w:rsidR="0046729B" w:rsidRDefault="00767123" w14:paraId="562FBC36" w14:textId="77777777">
      <w:pPr>
        <w:pStyle w:val="ListParagraph"/>
        <w:numPr>
          <w:ilvl w:val="0"/>
          <w:numId w:val="2"/>
        </w:numPr>
        <w:spacing w:after="60"/>
      </w:pPr>
      <w:r>
        <w:t>Security and compliance standards, and the Meridian Pattern reference architecture (see below)</w:t>
      </w:r>
    </w:p>
    <w:p w:rsidR="0046729B" w:rsidRDefault="00767123" w14:paraId="005440C2" w14:textId="77777777">
      <w:pPr>
        <w:pStyle w:val="ListParagraph"/>
        <w:numPr>
          <w:ilvl w:val="0"/>
          <w:numId w:val="2"/>
        </w:numPr>
        <w:spacing w:after="60"/>
      </w:pPr>
      <w:r>
        <w:t>The United UI (UUI) component library, design tokens and Figma Code Connect access</w:t>
      </w:r>
    </w:p>
    <w:p w:rsidR="0046729B" w:rsidRDefault="00767123" w14:paraId="3B44FD7C" w14:textId="77777777">
      <w:pPr>
        <w:pStyle w:val="ListParagraph"/>
        <w:numPr>
          <w:ilvl w:val="0"/>
          <w:numId w:val="2"/>
        </w:numPr>
        <w:spacing w:after="60"/>
      </w:pPr>
      <w:r>
        <w:t>SDLC and engineering governance standards</w:t>
      </w:r>
    </w:p>
    <w:p w:rsidR="0046729B" w:rsidRDefault="00767123" w14:paraId="60BD61ED" w14:textId="77777777">
      <w:pPr>
        <w:pStyle w:val="ListParagraph"/>
        <w:numPr>
          <w:ilvl w:val="0"/>
          <w:numId w:val="2"/>
        </w:numPr>
        <w:spacing w:after="60"/>
      </w:pPr>
      <w:r>
        <w:t>Technology stack references</w:t>
      </w:r>
    </w:p>
    <w:p w:rsidR="0046729B" w:rsidRDefault="00767123" w14:paraId="5C62AE31" w14:textId="77777777">
      <w:pPr>
        <w:pStyle w:val="ListParagraph"/>
        <w:numPr>
          <w:ilvl w:val="0"/>
          <w:numId w:val="2"/>
        </w:numPr>
        <w:spacing w:after="60"/>
      </w:pPr>
      <w:r>
        <w:t>Master data and client hierarchy model definitions</w:t>
      </w:r>
    </w:p>
    <w:p w:rsidR="0046729B" w:rsidRDefault="00767123" w14:paraId="50C1799F" w14:textId="77777777">
      <w:pPr>
        <w:spacing w:before="140"/>
      </w:pPr>
      <w:r>
        <w:t>The architecture context summarised in this section is drawn from the Claims Copilot – Meridian Integration architecture specification (Draft, 5 July 2026) and the target-state client experience architecture. It is provided so that providers can estimate accurately; it will be issued in full to the selected provider and, on request, to down-selected providers under the confidentiality terms of this RFP.</w:t>
      </w:r>
    </w:p>
    <w:p w:rsidR="0046729B" w:rsidRDefault="00767123" w14:paraId="2963B137" w14:textId="4807AA6C">
      <w:pPr>
        <w:pStyle w:val="Heading2"/>
      </w:pPr>
      <w:bookmarkStart w:name="_Toc641860136" w:id="367"/>
      <w:r>
        <w:t>Meridian Reference Architecture (the "Meridian Pattern")</w:t>
      </w:r>
      <w:bookmarkEnd w:id="367"/>
    </w:p>
    <w:p w:rsidR="0046729B" w:rsidRDefault="00767123" w14:paraId="70924665" w14:textId="77777777">
      <w:r>
        <w:t>The Meridian Pattern is Aon's reference architecture for building modern, AI-augmented enterprise applications, submitted for approval at the PTC meeting on 28 May 2026. It defines a layered technology stack spanning the full lifecycle of a solution — from user experience and security, through intelligent automation and data management, down to AI-assisted development tooling. The pattern is designed to be adopted consistently across product teams, enabling reuse of approved platform services, accelerating delivery, and ensuring governance and security are built in rather than bolted on.</w:t>
      </w:r>
    </w:p>
    <w:p w:rsidR="0046729B" w:rsidRDefault="00767123" w14:paraId="36A39278" w14:textId="77777777">
      <w:r>
        <w:t>The Meridian Claims Copilot Client Experience is a Meridian Pattern solution. It exhibits several of the characteristics for which the pattern is mandated: a user-facing interface with role-differentiated access, processing of structured data alongside unstructured documents, and analytics operationalisation. Providers must design and build to this pattern; deviations require formal Enterprise Architecture approval.</w:t>
      </w:r>
    </w:p>
    <w:p w:rsidR="0046729B" w:rsidRDefault="00767123" w14:paraId="3C36D026" w14:textId="77777777">
      <w:pPr>
        <w:spacing w:before="120" w:after="60" w:line="240" w:lineRule="auto"/>
        <w:jc w:val="center"/>
      </w:pPr>
      <w:r>
        <w:rPr>
          <w:noProof/>
        </w:rPr>
        <w:drawing>
          <wp:inline distT="0" distB="0" distL="0" distR="0" wp14:anchorId="4499FE82" wp14:editId="62C59D89">
            <wp:extent cx="4476750" cy="3438525"/>
            <wp:effectExtent l="0" t="0" r="0" b="0"/>
            <wp:docPr id="471949591" name="Picture 471949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76750" cy="3438525"/>
                    </a:xfrm>
                    <a:prstGeom prst="rect">
                      <a:avLst/>
                    </a:prstGeom>
                  </pic:spPr>
                </pic:pic>
              </a:graphicData>
            </a:graphic>
          </wp:inline>
        </w:drawing>
      </w:r>
    </w:p>
    <w:p w:rsidR="0046729B" w:rsidRDefault="00767123" w14:paraId="1DDC1162" w14:textId="77777777">
      <w:pPr>
        <w:spacing w:after="200"/>
        <w:jc w:val="center"/>
      </w:pPr>
      <w:r>
        <w:rPr>
          <w:i/>
          <w:iCs/>
          <w:color w:val="5A6472"/>
          <w:sz w:val="17"/>
          <w:szCs w:val="17"/>
        </w:rPr>
        <w:t>Figure 6: The Meridian stack — user experience, application stack, data stack, infrastructure and developer experience.</w:t>
      </w:r>
    </w:p>
    <w:p w:rsidR="0046729B" w:rsidRDefault="00767123" w14:paraId="1E938C55" w14:textId="0EBB5E9C">
      <w:pPr>
        <w:pStyle w:val="Heading3"/>
      </w:pPr>
      <w:bookmarkStart w:name="_Toc2057368735" w:id="368"/>
      <w:r>
        <w:t>Layer Definitions</w:t>
      </w:r>
      <w:bookmarkEnd w:id="368"/>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700"/>
        <w:gridCol w:w="1900"/>
        <w:gridCol w:w="1500"/>
        <w:gridCol w:w="5980"/>
      </w:tblGrid>
      <w:tr w:rsidR="0046729B" w14:paraId="6765F632" w14:textId="77777777">
        <w:trPr>
          <w:tblHeader/>
        </w:trPr>
        <w:tc>
          <w:tcPr>
            <w:tcW w:w="700" w:type="dxa"/>
            <w:shd w:val="clear" w:color="auto" w:fill="1B2A47"/>
            <w:tcMar>
              <w:top w:w="60" w:type="dxa"/>
              <w:left w:w="90" w:type="dxa"/>
              <w:bottom w:w="60" w:type="dxa"/>
              <w:right w:w="90" w:type="dxa"/>
            </w:tcMar>
          </w:tcPr>
          <w:p w:rsidR="0046729B" w:rsidRDefault="00767123" w14:paraId="1D7B6768" w14:textId="77777777">
            <w:pPr>
              <w:spacing w:after="0"/>
            </w:pPr>
            <w:r>
              <w:rPr>
                <w:b/>
                <w:bCs/>
                <w:color w:val="FFFFFF"/>
                <w:sz w:val="18"/>
                <w:szCs w:val="18"/>
              </w:rPr>
              <w:t>Layer</w:t>
            </w:r>
          </w:p>
        </w:tc>
        <w:tc>
          <w:tcPr>
            <w:tcW w:w="1900" w:type="dxa"/>
            <w:shd w:val="clear" w:color="auto" w:fill="1B2A47"/>
            <w:tcMar>
              <w:top w:w="60" w:type="dxa"/>
              <w:left w:w="90" w:type="dxa"/>
              <w:bottom w:w="60" w:type="dxa"/>
              <w:right w:w="90" w:type="dxa"/>
            </w:tcMar>
          </w:tcPr>
          <w:p w:rsidR="0046729B" w:rsidRDefault="00767123" w14:paraId="223AC20C" w14:textId="77777777">
            <w:pPr>
              <w:spacing w:after="0"/>
            </w:pPr>
            <w:r>
              <w:rPr>
                <w:b/>
                <w:bCs/>
                <w:color w:val="FFFFFF"/>
                <w:sz w:val="18"/>
                <w:szCs w:val="18"/>
              </w:rPr>
              <w:t>Capability</w:t>
            </w:r>
          </w:p>
        </w:tc>
        <w:tc>
          <w:tcPr>
            <w:tcW w:w="1500" w:type="dxa"/>
            <w:shd w:val="clear" w:color="auto" w:fill="1B2A47"/>
            <w:tcMar>
              <w:top w:w="60" w:type="dxa"/>
              <w:left w:w="90" w:type="dxa"/>
              <w:bottom w:w="60" w:type="dxa"/>
              <w:right w:w="90" w:type="dxa"/>
            </w:tcMar>
          </w:tcPr>
          <w:p w:rsidR="0046729B" w:rsidRDefault="00767123" w14:paraId="433301DA" w14:textId="77777777">
            <w:pPr>
              <w:spacing w:after="0"/>
            </w:pPr>
            <w:r>
              <w:rPr>
                <w:b/>
                <w:bCs/>
                <w:color w:val="FFFFFF"/>
                <w:sz w:val="18"/>
                <w:szCs w:val="18"/>
              </w:rPr>
              <w:t>Platform</w:t>
            </w:r>
          </w:p>
        </w:tc>
        <w:tc>
          <w:tcPr>
            <w:tcW w:w="5980" w:type="dxa"/>
            <w:shd w:val="clear" w:color="auto" w:fill="1B2A47"/>
            <w:tcMar>
              <w:top w:w="60" w:type="dxa"/>
              <w:left w:w="90" w:type="dxa"/>
              <w:bottom w:w="60" w:type="dxa"/>
              <w:right w:w="90" w:type="dxa"/>
            </w:tcMar>
          </w:tcPr>
          <w:p w:rsidR="0046729B" w:rsidRDefault="00767123" w14:paraId="16DAEA94" w14:textId="77777777">
            <w:pPr>
              <w:spacing w:after="0"/>
            </w:pPr>
            <w:r>
              <w:rPr>
                <w:b/>
                <w:bCs/>
                <w:color w:val="FFFFFF"/>
                <w:sz w:val="18"/>
                <w:szCs w:val="18"/>
              </w:rPr>
              <w:t>Description</w:t>
            </w:r>
          </w:p>
        </w:tc>
      </w:tr>
      <w:tr w:rsidR="0046729B" w14:paraId="28C7DCAE" w14:textId="77777777">
        <w:trPr>
          <w:cantSplit/>
        </w:trPr>
        <w:tc>
          <w:tcPr>
            <w:tcW w:w="700" w:type="dxa"/>
            <w:tcMar>
              <w:top w:w="60" w:type="dxa"/>
              <w:left w:w="90" w:type="dxa"/>
              <w:bottom w:w="60" w:type="dxa"/>
              <w:right w:w="90" w:type="dxa"/>
            </w:tcMar>
          </w:tcPr>
          <w:p w:rsidR="0046729B" w:rsidRDefault="00767123" w14:paraId="4DA2D27A" w14:textId="77777777">
            <w:pPr>
              <w:spacing w:after="0"/>
            </w:pPr>
            <w:r>
              <w:rPr>
                <w:sz w:val="16"/>
                <w:szCs w:val="16"/>
              </w:rPr>
              <w:t>1</w:t>
            </w:r>
          </w:p>
        </w:tc>
        <w:tc>
          <w:tcPr>
            <w:tcW w:w="1900" w:type="dxa"/>
            <w:tcMar>
              <w:top w:w="60" w:type="dxa"/>
              <w:left w:w="90" w:type="dxa"/>
              <w:bottom w:w="60" w:type="dxa"/>
              <w:right w:w="90" w:type="dxa"/>
            </w:tcMar>
          </w:tcPr>
          <w:p w:rsidR="0046729B" w:rsidRDefault="00767123" w14:paraId="7A7164E3" w14:textId="77777777">
            <w:pPr>
              <w:spacing w:after="0"/>
            </w:pPr>
            <w:r>
              <w:rPr>
                <w:sz w:val="16"/>
                <w:szCs w:val="16"/>
              </w:rPr>
              <w:t>UUI control set &amp; design system</w:t>
            </w:r>
          </w:p>
        </w:tc>
        <w:tc>
          <w:tcPr>
            <w:tcW w:w="1500" w:type="dxa"/>
            <w:tcMar>
              <w:top w:w="60" w:type="dxa"/>
              <w:left w:w="90" w:type="dxa"/>
              <w:bottom w:w="60" w:type="dxa"/>
              <w:right w:w="90" w:type="dxa"/>
            </w:tcMar>
          </w:tcPr>
          <w:p w:rsidR="0046729B" w:rsidRDefault="00767123" w14:paraId="6B385F1C" w14:textId="77777777">
            <w:pPr>
              <w:spacing w:after="0"/>
            </w:pPr>
            <w:r>
              <w:rPr>
                <w:sz w:val="16"/>
                <w:szCs w:val="16"/>
              </w:rPr>
              <w:t>United UI (UUI)</w:t>
            </w:r>
          </w:p>
        </w:tc>
        <w:tc>
          <w:tcPr>
            <w:tcW w:w="5980" w:type="dxa"/>
            <w:tcMar>
              <w:top w:w="60" w:type="dxa"/>
              <w:left w:w="90" w:type="dxa"/>
              <w:bottom w:w="60" w:type="dxa"/>
              <w:right w:w="90" w:type="dxa"/>
            </w:tcMar>
          </w:tcPr>
          <w:p w:rsidR="0046729B" w:rsidRDefault="00767123" w14:paraId="6CA59EBE" w14:textId="77777777">
            <w:pPr>
              <w:spacing w:after="0"/>
            </w:pPr>
            <w:r>
              <w:rPr>
                <w:sz w:val="16"/>
                <w:szCs w:val="16"/>
              </w:rPr>
              <w:t>Aon's standardised component library and design system, encapsulating approved UI patterns, accessibility standards (WCAG), typography, colour palettes, iconography and interaction models. Provides pre-built reusable components (forms, tables, modals, navigation, data visualisations), design tokens for consistent theming, Figma-to-code alignment via Code Connect, and accessibility compliance built into each component. Consumes identity context from Layer 2 to conditionally render role-appropriate UI, and surfaces outputs from agentic workflows in structured interfaces.</w:t>
            </w:r>
          </w:p>
        </w:tc>
      </w:tr>
      <w:tr w:rsidR="0046729B" w14:paraId="42CF0A32" w14:textId="77777777">
        <w:trPr>
          <w:cantSplit/>
        </w:trPr>
        <w:tc>
          <w:tcPr>
            <w:tcW w:w="700" w:type="dxa"/>
            <w:shd w:val="clear" w:color="auto" w:fill="F2F4F6"/>
            <w:tcMar>
              <w:top w:w="60" w:type="dxa"/>
              <w:left w:w="90" w:type="dxa"/>
              <w:bottom w:w="60" w:type="dxa"/>
              <w:right w:w="90" w:type="dxa"/>
            </w:tcMar>
          </w:tcPr>
          <w:p w:rsidR="0046729B" w:rsidRDefault="00767123" w14:paraId="1669CA38" w14:textId="77777777">
            <w:pPr>
              <w:spacing w:after="0"/>
            </w:pPr>
            <w:r>
              <w:rPr>
                <w:sz w:val="16"/>
                <w:szCs w:val="16"/>
              </w:rPr>
              <w:t>2a</w:t>
            </w:r>
          </w:p>
        </w:tc>
        <w:tc>
          <w:tcPr>
            <w:tcW w:w="1900" w:type="dxa"/>
            <w:shd w:val="clear" w:color="auto" w:fill="F2F4F6"/>
            <w:tcMar>
              <w:top w:w="60" w:type="dxa"/>
              <w:left w:w="90" w:type="dxa"/>
              <w:bottom w:w="60" w:type="dxa"/>
              <w:right w:w="90" w:type="dxa"/>
            </w:tcMar>
          </w:tcPr>
          <w:p w:rsidR="0046729B" w:rsidRDefault="00767123" w14:paraId="737F7300" w14:textId="77777777">
            <w:pPr>
              <w:spacing w:after="0"/>
            </w:pPr>
            <w:r>
              <w:rPr>
                <w:sz w:val="16"/>
                <w:szCs w:val="16"/>
              </w:rPr>
              <w:t>RBAC – role-based access control &amp; entitlement management</w:t>
            </w:r>
          </w:p>
        </w:tc>
        <w:tc>
          <w:tcPr>
            <w:tcW w:w="1500" w:type="dxa"/>
            <w:shd w:val="clear" w:color="auto" w:fill="F2F4F6"/>
            <w:tcMar>
              <w:top w:w="60" w:type="dxa"/>
              <w:left w:w="90" w:type="dxa"/>
              <w:bottom w:w="60" w:type="dxa"/>
              <w:right w:w="90" w:type="dxa"/>
            </w:tcMar>
          </w:tcPr>
          <w:p w:rsidR="0046729B" w:rsidRDefault="00767123" w14:paraId="7B6BAABA" w14:textId="77777777">
            <w:pPr>
              <w:spacing w:after="0"/>
            </w:pPr>
            <w:r>
              <w:rPr>
                <w:sz w:val="16"/>
                <w:szCs w:val="16"/>
              </w:rPr>
              <w:t>Meridian (centrally managed)</w:t>
            </w:r>
          </w:p>
        </w:tc>
        <w:tc>
          <w:tcPr>
            <w:tcW w:w="5980" w:type="dxa"/>
            <w:shd w:val="clear" w:color="auto" w:fill="F2F4F6"/>
            <w:tcMar>
              <w:top w:w="60" w:type="dxa"/>
              <w:left w:w="90" w:type="dxa"/>
              <w:bottom w:w="60" w:type="dxa"/>
              <w:right w:w="90" w:type="dxa"/>
            </w:tcMar>
          </w:tcPr>
          <w:p w:rsidR="0046729B" w:rsidRDefault="00767123" w14:paraId="6C8198C7" w14:textId="77777777">
            <w:pPr>
              <w:spacing w:after="0"/>
            </w:pPr>
            <w:r>
              <w:rPr>
                <w:sz w:val="16"/>
                <w:szCs w:val="16"/>
              </w:rPr>
              <w:t>Role definitions and enforcement are managed centrally in Meridian. Roles defined at the identity layer (2b) must correspond to roles recognised here. Provides fine-grained role and permission assignment (read, write, approve, admin) and audit logging of access events.</w:t>
            </w:r>
          </w:p>
        </w:tc>
      </w:tr>
      <w:tr w:rsidR="0046729B" w14:paraId="0917BC53" w14:textId="77777777">
        <w:trPr>
          <w:cantSplit/>
        </w:trPr>
        <w:tc>
          <w:tcPr>
            <w:tcW w:w="700" w:type="dxa"/>
            <w:tcMar>
              <w:top w:w="60" w:type="dxa"/>
              <w:left w:w="90" w:type="dxa"/>
              <w:bottom w:w="60" w:type="dxa"/>
              <w:right w:w="90" w:type="dxa"/>
            </w:tcMar>
          </w:tcPr>
          <w:p w:rsidR="0046729B" w:rsidRDefault="00767123" w14:paraId="1BC6FC67" w14:textId="77777777">
            <w:pPr>
              <w:spacing w:after="0"/>
            </w:pPr>
            <w:r>
              <w:rPr>
                <w:sz w:val="16"/>
                <w:szCs w:val="16"/>
              </w:rPr>
              <w:t>2b</w:t>
            </w:r>
          </w:p>
        </w:tc>
        <w:tc>
          <w:tcPr>
            <w:tcW w:w="1900" w:type="dxa"/>
            <w:tcMar>
              <w:top w:w="60" w:type="dxa"/>
              <w:left w:w="90" w:type="dxa"/>
              <w:bottom w:w="60" w:type="dxa"/>
              <w:right w:w="90" w:type="dxa"/>
            </w:tcMar>
          </w:tcPr>
          <w:p w:rsidR="0046729B" w:rsidRDefault="00767123" w14:paraId="3BCDC5E6" w14:textId="77777777">
            <w:pPr>
              <w:spacing w:after="0"/>
            </w:pPr>
            <w:r>
              <w:rPr>
                <w:sz w:val="16"/>
                <w:szCs w:val="16"/>
              </w:rPr>
              <w:t>Identity &amp; SSO</w:t>
            </w:r>
          </w:p>
        </w:tc>
        <w:tc>
          <w:tcPr>
            <w:tcW w:w="1500" w:type="dxa"/>
            <w:tcMar>
              <w:top w:w="60" w:type="dxa"/>
              <w:left w:w="90" w:type="dxa"/>
              <w:bottom w:w="60" w:type="dxa"/>
              <w:right w:w="90" w:type="dxa"/>
            </w:tcMar>
          </w:tcPr>
          <w:p w:rsidR="0046729B" w:rsidRDefault="00767123" w14:paraId="602DD129" w14:textId="77777777">
            <w:pPr>
              <w:spacing w:after="0"/>
            </w:pPr>
            <w:r>
              <w:rPr>
                <w:sz w:val="16"/>
                <w:szCs w:val="16"/>
              </w:rPr>
              <w:t>Okta</w:t>
            </w:r>
          </w:p>
        </w:tc>
        <w:tc>
          <w:tcPr>
            <w:tcW w:w="5980" w:type="dxa"/>
            <w:tcMar>
              <w:top w:w="60" w:type="dxa"/>
              <w:left w:w="90" w:type="dxa"/>
              <w:bottom w:w="60" w:type="dxa"/>
              <w:right w:w="90" w:type="dxa"/>
            </w:tcMar>
          </w:tcPr>
          <w:p w:rsidR="0046729B" w:rsidRDefault="00767123" w14:paraId="58BDEC1B" w14:textId="77777777">
            <w:pPr>
              <w:spacing w:after="0"/>
            </w:pPr>
            <w:r>
              <w:rPr>
                <w:sz w:val="16"/>
                <w:szCs w:val="16"/>
              </w:rPr>
              <w:t>Authenticates users and passes group and role claims to the central RBAC layer via SCIM provisioning. Single Sign-On via SAML 2.0 / OIDC, centralised user and group management, MFA enforcement, and token-based API security using OAuth 2.0 / JWT. All downstream layers validate tokens before processing requests.</w:t>
            </w:r>
          </w:p>
        </w:tc>
      </w:tr>
      <w:tr w:rsidR="0046729B" w14:paraId="4441F845" w14:textId="77777777">
        <w:trPr>
          <w:cantSplit/>
        </w:trPr>
        <w:tc>
          <w:tcPr>
            <w:tcW w:w="700" w:type="dxa"/>
            <w:shd w:val="clear" w:color="auto" w:fill="F2F4F6"/>
            <w:tcMar>
              <w:top w:w="60" w:type="dxa"/>
              <w:left w:w="90" w:type="dxa"/>
              <w:bottom w:w="60" w:type="dxa"/>
              <w:right w:w="90" w:type="dxa"/>
            </w:tcMar>
          </w:tcPr>
          <w:p w:rsidR="0046729B" w:rsidRDefault="00767123" w14:paraId="6EA080EF" w14:textId="77777777">
            <w:pPr>
              <w:spacing w:after="0"/>
            </w:pPr>
            <w:r>
              <w:rPr>
                <w:sz w:val="16"/>
                <w:szCs w:val="16"/>
              </w:rPr>
              <w:t>3</w:t>
            </w:r>
          </w:p>
        </w:tc>
        <w:tc>
          <w:tcPr>
            <w:tcW w:w="1900" w:type="dxa"/>
            <w:shd w:val="clear" w:color="auto" w:fill="F2F4F6"/>
            <w:tcMar>
              <w:top w:w="60" w:type="dxa"/>
              <w:left w:w="90" w:type="dxa"/>
              <w:bottom w:w="60" w:type="dxa"/>
              <w:right w:w="90" w:type="dxa"/>
            </w:tcMar>
          </w:tcPr>
          <w:p w:rsidR="0046729B" w:rsidRDefault="00767123" w14:paraId="1E7F474A" w14:textId="77777777">
            <w:pPr>
              <w:spacing w:after="0"/>
            </w:pPr>
            <w:r>
              <w:rPr>
                <w:sz w:val="16"/>
                <w:szCs w:val="16"/>
              </w:rPr>
              <w:t>Agentic workflow orchestration</w:t>
            </w:r>
          </w:p>
        </w:tc>
        <w:tc>
          <w:tcPr>
            <w:tcW w:w="1500" w:type="dxa"/>
            <w:shd w:val="clear" w:color="auto" w:fill="F2F4F6"/>
            <w:tcMar>
              <w:top w:w="60" w:type="dxa"/>
              <w:left w:w="90" w:type="dxa"/>
              <w:bottom w:w="60" w:type="dxa"/>
              <w:right w:w="90" w:type="dxa"/>
            </w:tcMar>
          </w:tcPr>
          <w:p w:rsidR="0046729B" w:rsidRDefault="00767123" w14:paraId="13DE9C1B" w14:textId="77777777">
            <w:pPr>
              <w:spacing w:after="0"/>
            </w:pPr>
            <w:r>
              <w:rPr>
                <w:sz w:val="16"/>
                <w:szCs w:val="16"/>
              </w:rPr>
              <w:t>Google Agents / Vertex AI</w:t>
            </w:r>
          </w:p>
        </w:tc>
        <w:tc>
          <w:tcPr>
            <w:tcW w:w="5980" w:type="dxa"/>
            <w:shd w:val="clear" w:color="auto" w:fill="F2F4F6"/>
            <w:tcMar>
              <w:top w:w="60" w:type="dxa"/>
              <w:left w:w="90" w:type="dxa"/>
              <w:bottom w:w="60" w:type="dxa"/>
              <w:right w:w="90" w:type="dxa"/>
            </w:tcMar>
          </w:tcPr>
          <w:p w:rsidR="0046729B" w:rsidRDefault="00767123" w14:paraId="5E177074" w14:textId="77777777">
            <w:pPr>
              <w:spacing w:after="0"/>
            </w:pPr>
            <w:r>
              <w:rPr>
                <w:sz w:val="16"/>
                <w:szCs w:val="16"/>
              </w:rPr>
              <w:t>The AI-native automation backbone, using Vertex AI Agent Builder / Agent Development Kit to orchestrate workflows involving reasoning over data, calling tools and APIs, and executing decisions with or without human-in-the-loop steps. Provides multi-agent orchestration, tool use, human-in-the-loop escalation, persistent agent memory and audit trails of agent decisions. Authenticated via Okta tokens so agents act only within authorised scope.</w:t>
            </w:r>
          </w:p>
        </w:tc>
      </w:tr>
      <w:tr w:rsidR="0046729B" w14:paraId="78CC9D07" w14:textId="77777777">
        <w:trPr>
          <w:cantSplit/>
        </w:trPr>
        <w:tc>
          <w:tcPr>
            <w:tcW w:w="700" w:type="dxa"/>
            <w:tcMar>
              <w:top w:w="60" w:type="dxa"/>
              <w:left w:w="90" w:type="dxa"/>
              <w:bottom w:w="60" w:type="dxa"/>
              <w:right w:w="90" w:type="dxa"/>
            </w:tcMar>
          </w:tcPr>
          <w:p w:rsidR="0046729B" w:rsidRDefault="00767123" w14:paraId="31DE38A6" w14:textId="77777777">
            <w:pPr>
              <w:spacing w:after="0"/>
            </w:pPr>
            <w:r>
              <w:rPr>
                <w:sz w:val="16"/>
                <w:szCs w:val="16"/>
              </w:rPr>
              <w:t>4</w:t>
            </w:r>
          </w:p>
        </w:tc>
        <w:tc>
          <w:tcPr>
            <w:tcW w:w="1900" w:type="dxa"/>
            <w:tcMar>
              <w:top w:w="60" w:type="dxa"/>
              <w:left w:w="90" w:type="dxa"/>
              <w:bottom w:w="60" w:type="dxa"/>
              <w:right w:w="90" w:type="dxa"/>
            </w:tcMar>
          </w:tcPr>
          <w:p w:rsidR="0046729B" w:rsidRDefault="00767123" w14:paraId="352FFA05" w14:textId="77777777">
            <w:pPr>
              <w:spacing w:after="0"/>
            </w:pPr>
            <w:r>
              <w:rPr>
                <w:sz w:val="16"/>
                <w:szCs w:val="16"/>
              </w:rPr>
              <w:t>Data &amp; document ingestion</w:t>
            </w:r>
          </w:p>
        </w:tc>
        <w:tc>
          <w:tcPr>
            <w:tcW w:w="1500" w:type="dxa"/>
            <w:tcMar>
              <w:top w:w="60" w:type="dxa"/>
              <w:left w:w="90" w:type="dxa"/>
              <w:bottom w:w="60" w:type="dxa"/>
              <w:right w:w="90" w:type="dxa"/>
            </w:tcMar>
          </w:tcPr>
          <w:p w:rsidR="0046729B" w:rsidRDefault="00767123" w14:paraId="0C9750C2" w14:textId="77777777">
            <w:pPr>
              <w:spacing w:after="0"/>
            </w:pPr>
            <w:r>
              <w:rPr>
                <w:sz w:val="16"/>
                <w:szCs w:val="16"/>
              </w:rPr>
              <w:t>DICP &amp; Gen AI wrappers</w:t>
            </w:r>
          </w:p>
        </w:tc>
        <w:tc>
          <w:tcPr>
            <w:tcW w:w="5980" w:type="dxa"/>
            <w:tcMar>
              <w:top w:w="60" w:type="dxa"/>
              <w:left w:w="90" w:type="dxa"/>
              <w:bottom w:w="60" w:type="dxa"/>
              <w:right w:w="90" w:type="dxa"/>
            </w:tcMar>
          </w:tcPr>
          <w:p w:rsidR="0046729B" w:rsidRDefault="00767123" w14:paraId="2401EC22" w14:textId="77777777">
            <w:pPr>
              <w:spacing w:after="0"/>
            </w:pPr>
            <w:r>
              <w:rPr>
                <w:sz w:val="16"/>
                <w:szCs w:val="16"/>
              </w:rPr>
              <w:t>Structured data ingestion via ETL/ELT pipelines feeding Databricks Delta tables, and document ingestion covering parsing, chunking and embedding of PDFs, Word documents, emails and scanned images for downstream AI use. Includes document classification and metadata tagging at ingestion time, batch and near-real-time patterns, and data quality validation and rejection handling.</w:t>
            </w:r>
          </w:p>
        </w:tc>
      </w:tr>
      <w:tr w:rsidR="0046729B" w14:paraId="18E5AB00" w14:textId="77777777">
        <w:trPr>
          <w:cantSplit/>
        </w:trPr>
        <w:tc>
          <w:tcPr>
            <w:tcW w:w="700" w:type="dxa"/>
            <w:shd w:val="clear" w:color="auto" w:fill="F2F4F6"/>
            <w:tcMar>
              <w:top w:w="60" w:type="dxa"/>
              <w:left w:w="90" w:type="dxa"/>
              <w:bottom w:w="60" w:type="dxa"/>
              <w:right w:w="90" w:type="dxa"/>
            </w:tcMar>
          </w:tcPr>
          <w:p w:rsidR="0046729B" w:rsidRDefault="00767123" w14:paraId="5CB11D16" w14:textId="77777777">
            <w:pPr>
              <w:spacing w:after="0"/>
            </w:pPr>
            <w:r>
              <w:rPr>
                <w:sz w:val="16"/>
                <w:szCs w:val="16"/>
              </w:rPr>
              <w:t>5</w:t>
            </w:r>
          </w:p>
        </w:tc>
        <w:tc>
          <w:tcPr>
            <w:tcW w:w="1900" w:type="dxa"/>
            <w:shd w:val="clear" w:color="auto" w:fill="F2F4F6"/>
            <w:tcMar>
              <w:top w:w="60" w:type="dxa"/>
              <w:left w:w="90" w:type="dxa"/>
              <w:bottom w:w="60" w:type="dxa"/>
              <w:right w:w="90" w:type="dxa"/>
            </w:tcMar>
          </w:tcPr>
          <w:p w:rsidR="0046729B" w:rsidRDefault="00767123" w14:paraId="11B5C576" w14:textId="77777777">
            <w:pPr>
              <w:spacing w:after="0"/>
            </w:pPr>
            <w:r>
              <w:rPr>
                <w:sz w:val="16"/>
                <w:szCs w:val="16"/>
              </w:rPr>
              <w:t>Document storage &amp; smart documents</w:t>
            </w:r>
          </w:p>
        </w:tc>
        <w:tc>
          <w:tcPr>
            <w:tcW w:w="1500" w:type="dxa"/>
            <w:shd w:val="clear" w:color="auto" w:fill="F2F4F6"/>
            <w:tcMar>
              <w:top w:w="60" w:type="dxa"/>
              <w:left w:w="90" w:type="dxa"/>
              <w:bottom w:w="60" w:type="dxa"/>
              <w:right w:w="90" w:type="dxa"/>
            </w:tcMar>
          </w:tcPr>
          <w:p w:rsidR="0046729B" w:rsidRDefault="00767123" w14:paraId="05650C00" w14:textId="77777777">
            <w:pPr>
              <w:spacing w:after="0"/>
            </w:pPr>
            <w:r>
              <w:rPr>
                <w:sz w:val="16"/>
                <w:szCs w:val="16"/>
              </w:rPr>
              <w:t>DocuSign</w:t>
            </w:r>
          </w:p>
        </w:tc>
        <w:tc>
          <w:tcPr>
            <w:tcW w:w="5980" w:type="dxa"/>
            <w:shd w:val="clear" w:color="auto" w:fill="F2F4F6"/>
            <w:tcMar>
              <w:top w:w="60" w:type="dxa"/>
              <w:left w:w="90" w:type="dxa"/>
              <w:bottom w:w="60" w:type="dxa"/>
              <w:right w:w="90" w:type="dxa"/>
            </w:tcMar>
          </w:tcPr>
          <w:p w:rsidR="0046729B" w:rsidRDefault="00767123" w14:paraId="1089FE18" w14:textId="77777777">
            <w:pPr>
              <w:spacing w:after="0"/>
            </w:pPr>
            <w:r>
              <w:rPr>
                <w:sz w:val="16"/>
                <w:szCs w:val="16"/>
              </w:rPr>
              <w:t>The enterprise platform for smart document workflows: template-based document generation populated from application or Databricks data, electronic signature workflows with multi-party routing, audit-complete envelope records, compliant storage with retention policy enforcement, and webhook notifications triggering downstream processing.</w:t>
            </w:r>
          </w:p>
        </w:tc>
      </w:tr>
      <w:tr w:rsidR="0046729B" w14:paraId="2D7592CB" w14:textId="77777777">
        <w:trPr>
          <w:cantSplit/>
        </w:trPr>
        <w:tc>
          <w:tcPr>
            <w:tcW w:w="700" w:type="dxa"/>
            <w:tcMar>
              <w:top w:w="60" w:type="dxa"/>
              <w:left w:w="90" w:type="dxa"/>
              <w:bottom w:w="60" w:type="dxa"/>
              <w:right w:w="90" w:type="dxa"/>
            </w:tcMar>
          </w:tcPr>
          <w:p w:rsidR="0046729B" w:rsidRDefault="00767123" w14:paraId="3DDDCF08" w14:textId="77777777">
            <w:pPr>
              <w:spacing w:after="0"/>
            </w:pPr>
            <w:r>
              <w:rPr>
                <w:sz w:val="16"/>
                <w:szCs w:val="16"/>
              </w:rPr>
              <w:t>6</w:t>
            </w:r>
          </w:p>
        </w:tc>
        <w:tc>
          <w:tcPr>
            <w:tcW w:w="1900" w:type="dxa"/>
            <w:tcMar>
              <w:top w:w="60" w:type="dxa"/>
              <w:left w:w="90" w:type="dxa"/>
              <w:bottom w:w="60" w:type="dxa"/>
              <w:right w:w="90" w:type="dxa"/>
            </w:tcMar>
          </w:tcPr>
          <w:p w:rsidR="0046729B" w:rsidRDefault="00767123" w14:paraId="015C29F2" w14:textId="77777777">
            <w:pPr>
              <w:spacing w:after="0"/>
            </w:pPr>
            <w:r>
              <w:rPr>
                <w:sz w:val="16"/>
                <w:szCs w:val="16"/>
              </w:rPr>
              <w:t>Data layer</w:t>
            </w:r>
          </w:p>
        </w:tc>
        <w:tc>
          <w:tcPr>
            <w:tcW w:w="1500" w:type="dxa"/>
            <w:tcMar>
              <w:top w:w="60" w:type="dxa"/>
              <w:left w:w="90" w:type="dxa"/>
              <w:bottom w:w="60" w:type="dxa"/>
              <w:right w:w="90" w:type="dxa"/>
            </w:tcMar>
          </w:tcPr>
          <w:p w:rsidR="0046729B" w:rsidRDefault="00767123" w14:paraId="47C1D9B1" w14:textId="77777777">
            <w:pPr>
              <w:spacing w:after="0"/>
            </w:pPr>
            <w:r>
              <w:rPr>
                <w:sz w:val="16"/>
                <w:szCs w:val="16"/>
              </w:rPr>
              <w:t>Databricks Lakehouse</w:t>
            </w:r>
          </w:p>
        </w:tc>
        <w:tc>
          <w:tcPr>
            <w:tcW w:w="5980" w:type="dxa"/>
            <w:tcMar>
              <w:top w:w="60" w:type="dxa"/>
              <w:left w:w="90" w:type="dxa"/>
              <w:bottom w:w="60" w:type="dxa"/>
              <w:right w:w="90" w:type="dxa"/>
            </w:tcMar>
          </w:tcPr>
          <w:p w:rsidR="0046729B" w:rsidRDefault="00767123" w14:paraId="72C93EA7" w14:textId="77777777">
            <w:pPr>
              <w:spacing w:after="0"/>
            </w:pPr>
            <w:r>
              <w:rPr>
                <w:sz w:val="16"/>
                <w:szCs w:val="16"/>
              </w:rPr>
              <w:t>The unified data platform and single source of truth for structured enterprise data, ML models and analytics. Delta Lake storage for ACID-compliant versioned tables, Unity Catalog for governance, lineage and access control, ETL and transformation, ML training and serving via MLflow, SQL analytics and BI connectivity (Power BI), vector search indexes for AI/RAG use cases, and real-time streaming.</w:t>
            </w:r>
          </w:p>
        </w:tc>
      </w:tr>
      <w:tr w:rsidR="0046729B" w14:paraId="0A0577CE" w14:textId="77777777">
        <w:trPr>
          <w:cantSplit/>
        </w:trPr>
        <w:tc>
          <w:tcPr>
            <w:tcW w:w="700" w:type="dxa"/>
            <w:shd w:val="clear" w:color="auto" w:fill="F2F4F6"/>
            <w:tcMar>
              <w:top w:w="60" w:type="dxa"/>
              <w:left w:w="90" w:type="dxa"/>
              <w:bottom w:w="60" w:type="dxa"/>
              <w:right w:w="90" w:type="dxa"/>
            </w:tcMar>
          </w:tcPr>
          <w:p w:rsidR="0046729B" w:rsidRDefault="00767123" w14:paraId="128D2E9F" w14:textId="77777777">
            <w:pPr>
              <w:spacing w:after="0"/>
            </w:pPr>
            <w:r>
              <w:rPr>
                <w:sz w:val="16"/>
                <w:szCs w:val="16"/>
              </w:rPr>
              <w:t>7</w:t>
            </w:r>
          </w:p>
        </w:tc>
        <w:tc>
          <w:tcPr>
            <w:tcW w:w="1900" w:type="dxa"/>
            <w:shd w:val="clear" w:color="auto" w:fill="F2F4F6"/>
            <w:tcMar>
              <w:top w:w="60" w:type="dxa"/>
              <w:left w:w="90" w:type="dxa"/>
              <w:bottom w:w="60" w:type="dxa"/>
              <w:right w:w="90" w:type="dxa"/>
            </w:tcMar>
          </w:tcPr>
          <w:p w:rsidR="0046729B" w:rsidRDefault="00767123" w14:paraId="4D423811" w14:textId="77777777">
            <w:pPr>
              <w:spacing w:after="0"/>
            </w:pPr>
            <w:r>
              <w:rPr>
                <w:sz w:val="16"/>
                <w:szCs w:val="16"/>
              </w:rPr>
              <w:t>Development &amp; code generation</w:t>
            </w:r>
          </w:p>
        </w:tc>
        <w:tc>
          <w:tcPr>
            <w:tcW w:w="1500" w:type="dxa"/>
            <w:shd w:val="clear" w:color="auto" w:fill="F2F4F6"/>
            <w:tcMar>
              <w:top w:w="60" w:type="dxa"/>
              <w:left w:w="90" w:type="dxa"/>
              <w:bottom w:w="60" w:type="dxa"/>
              <w:right w:w="90" w:type="dxa"/>
            </w:tcMar>
          </w:tcPr>
          <w:p w:rsidR="0046729B" w:rsidRDefault="00767123" w14:paraId="006DC7C2" w14:textId="77777777">
            <w:pPr>
              <w:spacing w:after="0"/>
            </w:pPr>
            <w:r>
              <w:rPr>
                <w:sz w:val="16"/>
                <w:szCs w:val="16"/>
              </w:rPr>
              <w:t>Claude Code</w:t>
            </w:r>
          </w:p>
        </w:tc>
        <w:tc>
          <w:tcPr>
            <w:tcW w:w="5980" w:type="dxa"/>
            <w:shd w:val="clear" w:color="auto" w:fill="F2F4F6"/>
            <w:tcMar>
              <w:top w:w="60" w:type="dxa"/>
              <w:left w:w="90" w:type="dxa"/>
              <w:bottom w:w="60" w:type="dxa"/>
              <w:right w:w="90" w:type="dxa"/>
            </w:tcMar>
          </w:tcPr>
          <w:p w:rsidR="0046729B" w:rsidRDefault="00767123" w14:paraId="0E952051" w14:textId="77777777">
            <w:pPr>
              <w:spacing w:after="0"/>
            </w:pPr>
            <w:r>
              <w:rPr>
                <w:sz w:val="16"/>
                <w:szCs w:val="16"/>
              </w:rPr>
              <w:t>The standard AI-assisted development tooling for Meridian Pattern projects, operating within the developer's IDE and terminal with codebase-wide awareness. Supports natural-language-to-code generation across the stack, agentic multi-step task execution, code review and refactoring, test generation aligned to existing patterns, and MCP server connectivity for live context from Figma, databases, APIs and internal tools.</w:t>
            </w:r>
          </w:p>
        </w:tc>
      </w:tr>
    </w:tbl>
    <w:p w:rsidR="0046729B" w:rsidRDefault="00767123" w14:paraId="0ED1D78B" w14:textId="609C1167">
      <w:pPr>
        <w:pStyle w:val="Heading3"/>
      </w:pPr>
      <w:bookmarkStart w:name="_Toc1321302374" w:id="369"/>
      <w:r>
        <w:t>Mandatory Adoption Rules</w:t>
      </w:r>
      <w:bookmarkEnd w:id="369"/>
    </w:p>
    <w:p w:rsidR="0046729B" w:rsidRDefault="00767123" w14:paraId="2346A615" w14:textId="77777777">
      <w:r>
        <w:t>The following adoption rules are binding on any solution built under the Meridian Pattern. Providers must confirm compliance with each in their proposal, or identify the exception they intend to seek and from whom.</w:t>
      </w:r>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2200"/>
        <w:gridCol w:w="7880"/>
      </w:tblGrid>
      <w:tr w:rsidR="0046729B" w14:paraId="7DFAF2EA" w14:textId="77777777">
        <w:trPr>
          <w:tblHeader/>
        </w:trPr>
        <w:tc>
          <w:tcPr>
            <w:tcW w:w="2200" w:type="dxa"/>
            <w:shd w:val="clear" w:color="auto" w:fill="1B2A47"/>
            <w:tcMar>
              <w:top w:w="60" w:type="dxa"/>
              <w:left w:w="90" w:type="dxa"/>
              <w:bottom w:w="60" w:type="dxa"/>
              <w:right w:w="90" w:type="dxa"/>
            </w:tcMar>
          </w:tcPr>
          <w:p w:rsidR="0046729B" w:rsidRDefault="00767123" w14:paraId="685E46C2" w14:textId="77777777">
            <w:pPr>
              <w:spacing w:after="0"/>
            </w:pPr>
            <w:r>
              <w:rPr>
                <w:b/>
                <w:bCs/>
                <w:color w:val="FFFFFF"/>
                <w:sz w:val="18"/>
                <w:szCs w:val="18"/>
              </w:rPr>
              <w:t>Layer</w:t>
            </w:r>
          </w:p>
        </w:tc>
        <w:tc>
          <w:tcPr>
            <w:tcW w:w="7880" w:type="dxa"/>
            <w:shd w:val="clear" w:color="auto" w:fill="1B2A47"/>
            <w:tcMar>
              <w:top w:w="60" w:type="dxa"/>
              <w:left w:w="90" w:type="dxa"/>
              <w:bottom w:w="60" w:type="dxa"/>
              <w:right w:w="90" w:type="dxa"/>
            </w:tcMar>
          </w:tcPr>
          <w:p w:rsidR="0046729B" w:rsidRDefault="00767123" w14:paraId="03CD81D8" w14:textId="77777777">
            <w:pPr>
              <w:spacing w:after="0"/>
            </w:pPr>
            <w:r>
              <w:rPr>
                <w:b/>
                <w:bCs/>
                <w:color w:val="FFFFFF"/>
                <w:sz w:val="18"/>
                <w:szCs w:val="18"/>
              </w:rPr>
              <w:t>Adoption Rule</w:t>
            </w:r>
          </w:p>
        </w:tc>
      </w:tr>
      <w:tr w:rsidR="0046729B" w14:paraId="4F0670F2" w14:textId="77777777">
        <w:trPr>
          <w:cantSplit/>
        </w:trPr>
        <w:tc>
          <w:tcPr>
            <w:tcW w:w="2200" w:type="dxa"/>
            <w:tcMar>
              <w:top w:w="60" w:type="dxa"/>
              <w:left w:w="90" w:type="dxa"/>
              <w:bottom w:w="60" w:type="dxa"/>
              <w:right w:w="90" w:type="dxa"/>
            </w:tcMar>
          </w:tcPr>
          <w:p w:rsidR="0046729B" w:rsidRDefault="00767123" w14:paraId="1F45E4BC" w14:textId="77777777">
            <w:pPr>
              <w:spacing w:after="0"/>
            </w:pPr>
            <w:r>
              <w:rPr>
                <w:sz w:val="17"/>
                <w:szCs w:val="17"/>
              </w:rPr>
              <w:t>Layer 1 – UUI</w:t>
            </w:r>
          </w:p>
        </w:tc>
        <w:tc>
          <w:tcPr>
            <w:tcW w:w="7880" w:type="dxa"/>
            <w:tcMar>
              <w:top w:w="60" w:type="dxa"/>
              <w:left w:w="90" w:type="dxa"/>
              <w:bottom w:w="60" w:type="dxa"/>
              <w:right w:w="90" w:type="dxa"/>
            </w:tcMar>
          </w:tcPr>
          <w:p w:rsidR="0046729B" w:rsidRDefault="00767123" w14:paraId="5764BF29" w14:textId="77777777">
            <w:pPr>
              <w:spacing w:after="0"/>
            </w:pPr>
            <w:r>
              <w:rPr>
                <w:sz w:val="17"/>
                <w:szCs w:val="17"/>
              </w:rPr>
              <w:t>All customer-facing and internal web applications must use UUI components unless a formal exception has been approved by the Design System team.</w:t>
            </w:r>
          </w:p>
        </w:tc>
      </w:tr>
      <w:tr w:rsidR="0046729B" w14:paraId="591F9D6F" w14:textId="77777777">
        <w:trPr>
          <w:cantSplit/>
        </w:trPr>
        <w:tc>
          <w:tcPr>
            <w:tcW w:w="2200" w:type="dxa"/>
            <w:shd w:val="clear" w:color="auto" w:fill="F2F4F6"/>
            <w:tcMar>
              <w:top w:w="60" w:type="dxa"/>
              <w:left w:w="90" w:type="dxa"/>
              <w:bottom w:w="60" w:type="dxa"/>
              <w:right w:w="90" w:type="dxa"/>
            </w:tcMar>
          </w:tcPr>
          <w:p w:rsidR="0046729B" w:rsidRDefault="00767123" w14:paraId="4527C0B7" w14:textId="77777777">
            <w:pPr>
              <w:spacing w:after="0"/>
            </w:pPr>
            <w:r>
              <w:rPr>
                <w:sz w:val="17"/>
                <w:szCs w:val="17"/>
              </w:rPr>
              <w:t>Layer 2 – Identity</w:t>
            </w:r>
          </w:p>
        </w:tc>
        <w:tc>
          <w:tcPr>
            <w:tcW w:w="7880" w:type="dxa"/>
            <w:shd w:val="clear" w:color="auto" w:fill="F2F4F6"/>
            <w:tcMar>
              <w:top w:w="60" w:type="dxa"/>
              <w:left w:w="90" w:type="dxa"/>
              <w:bottom w:w="60" w:type="dxa"/>
              <w:right w:w="90" w:type="dxa"/>
            </w:tcMar>
          </w:tcPr>
          <w:p w:rsidR="0046729B" w:rsidRDefault="00767123" w14:paraId="21190D4A" w14:textId="77777777">
            <w:pPr>
              <w:spacing w:after="0"/>
            </w:pPr>
            <w:r>
              <w:rPr>
                <w:sz w:val="17"/>
                <w:szCs w:val="17"/>
              </w:rPr>
              <w:t>Every application deployed under the Meridian Pattern must delegate authentication to Okta. Custom identity stores are not permitted.</w:t>
            </w:r>
          </w:p>
        </w:tc>
      </w:tr>
      <w:tr w:rsidR="0046729B" w14:paraId="42FBB2F6" w14:textId="77777777">
        <w:trPr>
          <w:cantSplit/>
        </w:trPr>
        <w:tc>
          <w:tcPr>
            <w:tcW w:w="2200" w:type="dxa"/>
            <w:tcMar>
              <w:top w:w="60" w:type="dxa"/>
              <w:left w:w="90" w:type="dxa"/>
              <w:bottom w:w="60" w:type="dxa"/>
              <w:right w:w="90" w:type="dxa"/>
            </w:tcMar>
          </w:tcPr>
          <w:p w:rsidR="0046729B" w:rsidRDefault="00767123" w14:paraId="2CE78517" w14:textId="77777777">
            <w:pPr>
              <w:spacing w:after="0"/>
            </w:pPr>
            <w:r>
              <w:rPr>
                <w:sz w:val="17"/>
                <w:szCs w:val="17"/>
              </w:rPr>
              <w:t>Layer 6 – Data</w:t>
            </w:r>
          </w:p>
        </w:tc>
        <w:tc>
          <w:tcPr>
            <w:tcW w:w="7880" w:type="dxa"/>
            <w:tcMar>
              <w:top w:w="60" w:type="dxa"/>
              <w:left w:w="90" w:type="dxa"/>
              <w:bottom w:w="60" w:type="dxa"/>
              <w:right w:w="90" w:type="dxa"/>
            </w:tcMar>
          </w:tcPr>
          <w:p w:rsidR="0046729B" w:rsidRDefault="00767123" w14:paraId="48E98E0F" w14:textId="77777777">
            <w:pPr>
              <w:spacing w:after="0"/>
            </w:pPr>
            <w:r>
              <w:rPr>
                <w:sz w:val="17"/>
                <w:szCs w:val="17"/>
              </w:rPr>
              <w:t>Databricks is the designated platform for all analytical data assets and ML workloads. Siloed application databases must not be created for data that is cross-cutting or shared across multiple applications or agent workflows.</w:t>
            </w:r>
          </w:p>
        </w:tc>
      </w:tr>
      <w:tr w:rsidR="0046729B" w14:paraId="59A2D1FB" w14:textId="77777777">
        <w:trPr>
          <w:cantSplit/>
        </w:trPr>
        <w:tc>
          <w:tcPr>
            <w:tcW w:w="2200" w:type="dxa"/>
            <w:shd w:val="clear" w:color="auto" w:fill="F2F4F6"/>
            <w:tcMar>
              <w:top w:w="60" w:type="dxa"/>
              <w:left w:w="90" w:type="dxa"/>
              <w:bottom w:w="60" w:type="dxa"/>
              <w:right w:w="90" w:type="dxa"/>
            </w:tcMar>
          </w:tcPr>
          <w:p w:rsidR="0046729B" w:rsidRDefault="00767123" w14:paraId="4D0D5538" w14:textId="77777777">
            <w:pPr>
              <w:spacing w:after="0"/>
            </w:pPr>
            <w:r>
              <w:rPr>
                <w:sz w:val="17"/>
                <w:szCs w:val="17"/>
              </w:rPr>
              <w:t>Layer 7 – Development</w:t>
            </w:r>
          </w:p>
        </w:tc>
        <w:tc>
          <w:tcPr>
            <w:tcW w:w="7880" w:type="dxa"/>
            <w:shd w:val="clear" w:color="auto" w:fill="F2F4F6"/>
            <w:tcMar>
              <w:top w:w="60" w:type="dxa"/>
              <w:left w:w="90" w:type="dxa"/>
              <w:bottom w:w="60" w:type="dxa"/>
              <w:right w:w="90" w:type="dxa"/>
            </w:tcMar>
          </w:tcPr>
          <w:p w:rsidR="0046729B" w:rsidRDefault="00767123" w14:paraId="138B149F" w14:textId="77777777">
            <w:pPr>
              <w:spacing w:after="0"/>
            </w:pPr>
            <w:r>
              <w:rPr>
                <w:sz w:val="17"/>
                <w:szCs w:val="17"/>
              </w:rPr>
              <w:t>Claude Code is the standard AI coding assistant for all Meridian Pattern projects, replacing ad-hoc use of general-purpose LLM chat for coding tasks.</w:t>
            </w:r>
          </w:p>
        </w:tc>
      </w:tr>
    </w:tbl>
    <w:p w:rsidR="0046729B" w:rsidRDefault="00767123" w14:paraId="7EF662ED" w14:textId="552C1B57">
      <w:pPr>
        <w:pStyle w:val="Heading3"/>
      </w:pPr>
      <w:bookmarkStart w:name="_Toc476530952" w:id="370"/>
      <w:r>
        <w:t>Meridian Integration Levels</w:t>
      </w:r>
      <w:bookmarkEnd w:id="370"/>
    </w:p>
    <w:p w:rsidR="0046729B" w:rsidRDefault="00767123" w14:paraId="4D3E0E0A" w14:textId="77777777">
      <w:r>
        <w:t>Meridian defines five integration levels describing how deeply a solution integrates with the platform. Each level is cumulative: the capabilities of all lower levels are included.</w:t>
      </w:r>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4080"/>
        <w:gridCol w:w="1200"/>
        <w:gridCol w:w="1200"/>
        <w:gridCol w:w="1200"/>
        <w:gridCol w:w="1200"/>
        <w:gridCol w:w="1200"/>
      </w:tblGrid>
      <w:tr w:rsidR="0046729B" w14:paraId="300EA8EC" w14:textId="77777777">
        <w:trPr>
          <w:tblHeader/>
        </w:trPr>
        <w:tc>
          <w:tcPr>
            <w:tcW w:w="4080" w:type="dxa"/>
            <w:shd w:val="clear" w:color="auto" w:fill="1B2A47"/>
            <w:tcMar>
              <w:top w:w="60" w:type="dxa"/>
              <w:left w:w="90" w:type="dxa"/>
              <w:bottom w:w="60" w:type="dxa"/>
              <w:right w:w="90" w:type="dxa"/>
            </w:tcMar>
          </w:tcPr>
          <w:p w:rsidR="0046729B" w:rsidRDefault="00767123" w14:paraId="60AD7DDB" w14:textId="77777777">
            <w:pPr>
              <w:spacing w:after="0"/>
            </w:pPr>
            <w:r>
              <w:rPr>
                <w:b/>
                <w:bCs/>
                <w:color w:val="FFFFFF"/>
                <w:sz w:val="18"/>
                <w:szCs w:val="18"/>
              </w:rPr>
              <w:t>Capability</w:t>
            </w:r>
          </w:p>
        </w:tc>
        <w:tc>
          <w:tcPr>
            <w:tcW w:w="1200" w:type="dxa"/>
            <w:shd w:val="clear" w:color="auto" w:fill="1B2A47"/>
            <w:tcMar>
              <w:top w:w="60" w:type="dxa"/>
              <w:left w:w="90" w:type="dxa"/>
              <w:bottom w:w="60" w:type="dxa"/>
              <w:right w:w="90" w:type="dxa"/>
            </w:tcMar>
          </w:tcPr>
          <w:p w:rsidR="0046729B" w:rsidRDefault="00767123" w14:paraId="7AC22DCC" w14:textId="77777777">
            <w:pPr>
              <w:spacing w:after="0"/>
            </w:pPr>
            <w:r>
              <w:rPr>
                <w:b/>
                <w:bCs/>
                <w:color w:val="FFFFFF"/>
                <w:sz w:val="18"/>
                <w:szCs w:val="18"/>
              </w:rPr>
              <w:t>Level 1</w:t>
            </w:r>
          </w:p>
        </w:tc>
        <w:tc>
          <w:tcPr>
            <w:tcW w:w="1200" w:type="dxa"/>
            <w:shd w:val="clear" w:color="auto" w:fill="1B2A47"/>
            <w:tcMar>
              <w:top w:w="60" w:type="dxa"/>
              <w:left w:w="90" w:type="dxa"/>
              <w:bottom w:w="60" w:type="dxa"/>
              <w:right w:w="90" w:type="dxa"/>
            </w:tcMar>
          </w:tcPr>
          <w:p w:rsidR="0046729B" w:rsidRDefault="00767123" w14:paraId="0663D2E4" w14:textId="77777777">
            <w:pPr>
              <w:spacing w:after="0"/>
            </w:pPr>
            <w:r>
              <w:rPr>
                <w:b/>
                <w:bCs/>
                <w:color w:val="FFFFFF"/>
                <w:sz w:val="18"/>
                <w:szCs w:val="18"/>
              </w:rPr>
              <w:t>Level 2</w:t>
            </w:r>
          </w:p>
        </w:tc>
        <w:tc>
          <w:tcPr>
            <w:tcW w:w="1200" w:type="dxa"/>
            <w:shd w:val="clear" w:color="auto" w:fill="1B2A47"/>
            <w:tcMar>
              <w:top w:w="60" w:type="dxa"/>
              <w:left w:w="90" w:type="dxa"/>
              <w:bottom w:w="60" w:type="dxa"/>
              <w:right w:w="90" w:type="dxa"/>
            </w:tcMar>
          </w:tcPr>
          <w:p w:rsidR="0046729B" w:rsidRDefault="00767123" w14:paraId="3E9E17F8" w14:textId="77777777">
            <w:pPr>
              <w:spacing w:after="0"/>
            </w:pPr>
            <w:r>
              <w:rPr>
                <w:b/>
                <w:bCs/>
                <w:color w:val="FFFFFF"/>
                <w:sz w:val="18"/>
                <w:szCs w:val="18"/>
              </w:rPr>
              <w:t>Level 3</w:t>
            </w:r>
          </w:p>
        </w:tc>
        <w:tc>
          <w:tcPr>
            <w:tcW w:w="1200" w:type="dxa"/>
            <w:shd w:val="clear" w:color="auto" w:fill="1B2A47"/>
            <w:tcMar>
              <w:top w:w="60" w:type="dxa"/>
              <w:left w:w="90" w:type="dxa"/>
              <w:bottom w:w="60" w:type="dxa"/>
              <w:right w:w="90" w:type="dxa"/>
            </w:tcMar>
          </w:tcPr>
          <w:p w:rsidR="0046729B" w:rsidRDefault="00767123" w14:paraId="520A6633" w14:textId="77777777">
            <w:pPr>
              <w:spacing w:after="0"/>
            </w:pPr>
            <w:r>
              <w:rPr>
                <w:b/>
                <w:bCs/>
                <w:color w:val="FFFFFF"/>
                <w:sz w:val="18"/>
                <w:szCs w:val="18"/>
              </w:rPr>
              <w:t>Level 4</w:t>
            </w:r>
          </w:p>
        </w:tc>
        <w:tc>
          <w:tcPr>
            <w:tcW w:w="1200" w:type="dxa"/>
            <w:shd w:val="clear" w:color="auto" w:fill="1B2A47"/>
            <w:tcMar>
              <w:top w:w="60" w:type="dxa"/>
              <w:left w:w="90" w:type="dxa"/>
              <w:bottom w:w="60" w:type="dxa"/>
              <w:right w:w="90" w:type="dxa"/>
            </w:tcMar>
          </w:tcPr>
          <w:p w:rsidR="0046729B" w:rsidRDefault="00767123" w14:paraId="73FF9BF3" w14:textId="77777777">
            <w:pPr>
              <w:spacing w:after="0"/>
            </w:pPr>
            <w:r>
              <w:rPr>
                <w:b/>
                <w:bCs/>
                <w:color w:val="FFFFFF"/>
                <w:sz w:val="18"/>
                <w:szCs w:val="18"/>
              </w:rPr>
              <w:t>Level 5</w:t>
            </w:r>
          </w:p>
        </w:tc>
      </w:tr>
      <w:tr w:rsidR="0046729B" w14:paraId="708391CC" w14:textId="77777777">
        <w:trPr>
          <w:cantSplit/>
        </w:trPr>
        <w:tc>
          <w:tcPr>
            <w:tcW w:w="4080" w:type="dxa"/>
            <w:tcMar>
              <w:top w:w="60" w:type="dxa"/>
              <w:left w:w="90" w:type="dxa"/>
              <w:bottom w:w="60" w:type="dxa"/>
              <w:right w:w="90" w:type="dxa"/>
            </w:tcMar>
          </w:tcPr>
          <w:p w:rsidR="0046729B" w:rsidRDefault="00767123" w14:paraId="3D733216" w14:textId="77777777">
            <w:pPr>
              <w:spacing w:after="0"/>
            </w:pPr>
            <w:r>
              <w:rPr>
                <w:sz w:val="17"/>
                <w:szCs w:val="17"/>
              </w:rPr>
              <w:t>URL-based micro-frontend embedding</w:t>
            </w:r>
          </w:p>
        </w:tc>
        <w:tc>
          <w:tcPr>
            <w:tcW w:w="1200" w:type="dxa"/>
            <w:tcMar>
              <w:top w:w="60" w:type="dxa"/>
              <w:left w:w="90" w:type="dxa"/>
              <w:bottom w:w="60" w:type="dxa"/>
              <w:right w:w="90" w:type="dxa"/>
            </w:tcMar>
          </w:tcPr>
          <w:p w:rsidR="0046729B" w:rsidRDefault="00767123" w14:paraId="0755535B" w14:textId="77777777">
            <w:pPr>
              <w:spacing w:after="0"/>
            </w:pPr>
            <w:r>
              <w:rPr>
                <w:sz w:val="17"/>
                <w:szCs w:val="17"/>
              </w:rPr>
              <w:t>Yes</w:t>
            </w:r>
          </w:p>
        </w:tc>
        <w:tc>
          <w:tcPr>
            <w:tcW w:w="1200" w:type="dxa"/>
            <w:tcMar>
              <w:top w:w="60" w:type="dxa"/>
              <w:left w:w="90" w:type="dxa"/>
              <w:bottom w:w="60" w:type="dxa"/>
              <w:right w:w="90" w:type="dxa"/>
            </w:tcMar>
          </w:tcPr>
          <w:p w:rsidR="0046729B" w:rsidRDefault="00767123" w14:paraId="6F6B89F8" w14:textId="77777777">
            <w:pPr>
              <w:spacing w:after="0"/>
            </w:pPr>
            <w:r>
              <w:rPr>
                <w:sz w:val="17"/>
                <w:szCs w:val="17"/>
              </w:rPr>
              <w:t>Yes</w:t>
            </w:r>
          </w:p>
        </w:tc>
        <w:tc>
          <w:tcPr>
            <w:tcW w:w="1200" w:type="dxa"/>
            <w:tcMar>
              <w:top w:w="60" w:type="dxa"/>
              <w:left w:w="90" w:type="dxa"/>
              <w:bottom w:w="60" w:type="dxa"/>
              <w:right w:w="90" w:type="dxa"/>
            </w:tcMar>
          </w:tcPr>
          <w:p w:rsidR="0046729B" w:rsidRDefault="00767123" w14:paraId="0B98ECFA" w14:textId="77777777">
            <w:pPr>
              <w:spacing w:after="0"/>
            </w:pPr>
            <w:r>
              <w:rPr>
                <w:sz w:val="17"/>
                <w:szCs w:val="17"/>
              </w:rPr>
              <w:t>Yes</w:t>
            </w:r>
          </w:p>
        </w:tc>
        <w:tc>
          <w:tcPr>
            <w:tcW w:w="1200" w:type="dxa"/>
            <w:tcMar>
              <w:top w:w="60" w:type="dxa"/>
              <w:left w:w="90" w:type="dxa"/>
              <w:bottom w:w="60" w:type="dxa"/>
              <w:right w:w="90" w:type="dxa"/>
            </w:tcMar>
          </w:tcPr>
          <w:p w:rsidR="0046729B" w:rsidRDefault="00767123" w14:paraId="04C7EC4B" w14:textId="77777777">
            <w:pPr>
              <w:spacing w:after="0"/>
            </w:pPr>
            <w:r>
              <w:rPr>
                <w:sz w:val="17"/>
                <w:szCs w:val="17"/>
              </w:rPr>
              <w:t>Yes</w:t>
            </w:r>
          </w:p>
        </w:tc>
        <w:tc>
          <w:tcPr>
            <w:tcW w:w="1200" w:type="dxa"/>
            <w:tcMar>
              <w:top w:w="60" w:type="dxa"/>
              <w:left w:w="90" w:type="dxa"/>
              <w:bottom w:w="60" w:type="dxa"/>
              <w:right w:w="90" w:type="dxa"/>
            </w:tcMar>
          </w:tcPr>
          <w:p w:rsidR="0046729B" w:rsidRDefault="00767123" w14:paraId="04C0B8F0" w14:textId="77777777">
            <w:pPr>
              <w:spacing w:after="0"/>
            </w:pPr>
            <w:r>
              <w:rPr>
                <w:sz w:val="17"/>
                <w:szCs w:val="17"/>
              </w:rPr>
              <w:t>Yes</w:t>
            </w:r>
          </w:p>
        </w:tc>
      </w:tr>
      <w:tr w:rsidR="0046729B" w14:paraId="67EEFC11" w14:textId="77777777">
        <w:trPr>
          <w:cantSplit/>
        </w:trPr>
        <w:tc>
          <w:tcPr>
            <w:tcW w:w="4080" w:type="dxa"/>
            <w:shd w:val="clear" w:color="auto" w:fill="F2F4F6"/>
            <w:tcMar>
              <w:top w:w="60" w:type="dxa"/>
              <w:left w:w="90" w:type="dxa"/>
              <w:bottom w:w="60" w:type="dxa"/>
              <w:right w:w="90" w:type="dxa"/>
            </w:tcMar>
          </w:tcPr>
          <w:p w:rsidR="0046729B" w:rsidRDefault="00767123" w14:paraId="027D2B4F" w14:textId="77777777">
            <w:pPr>
              <w:spacing w:after="0"/>
            </w:pPr>
            <w:r>
              <w:rPr>
                <w:sz w:val="17"/>
                <w:szCs w:val="17"/>
              </w:rPr>
              <w:t>Single Sign-On (SSO)</w:t>
            </w:r>
          </w:p>
        </w:tc>
        <w:tc>
          <w:tcPr>
            <w:tcW w:w="1200" w:type="dxa"/>
            <w:shd w:val="clear" w:color="auto" w:fill="F2F4F6"/>
            <w:tcMar>
              <w:top w:w="60" w:type="dxa"/>
              <w:left w:w="90" w:type="dxa"/>
              <w:bottom w:w="60" w:type="dxa"/>
              <w:right w:w="90" w:type="dxa"/>
            </w:tcMar>
          </w:tcPr>
          <w:p w:rsidR="0046729B" w:rsidRDefault="00767123" w14:paraId="16F33444" w14:textId="77777777">
            <w:pPr>
              <w:spacing w:after="0"/>
            </w:pPr>
            <w:r>
              <w:rPr>
                <w:sz w:val="17"/>
                <w:szCs w:val="17"/>
              </w:rPr>
              <w:t>Yes</w:t>
            </w:r>
          </w:p>
        </w:tc>
        <w:tc>
          <w:tcPr>
            <w:tcW w:w="1200" w:type="dxa"/>
            <w:shd w:val="clear" w:color="auto" w:fill="F2F4F6"/>
            <w:tcMar>
              <w:top w:w="60" w:type="dxa"/>
              <w:left w:w="90" w:type="dxa"/>
              <w:bottom w:w="60" w:type="dxa"/>
              <w:right w:w="90" w:type="dxa"/>
            </w:tcMar>
          </w:tcPr>
          <w:p w:rsidR="0046729B" w:rsidRDefault="00767123" w14:paraId="0B28E1E3" w14:textId="77777777">
            <w:pPr>
              <w:spacing w:after="0"/>
            </w:pPr>
            <w:r>
              <w:rPr>
                <w:sz w:val="17"/>
                <w:szCs w:val="17"/>
              </w:rPr>
              <w:t>Yes</w:t>
            </w:r>
          </w:p>
        </w:tc>
        <w:tc>
          <w:tcPr>
            <w:tcW w:w="1200" w:type="dxa"/>
            <w:shd w:val="clear" w:color="auto" w:fill="F2F4F6"/>
            <w:tcMar>
              <w:top w:w="60" w:type="dxa"/>
              <w:left w:w="90" w:type="dxa"/>
              <w:bottom w:w="60" w:type="dxa"/>
              <w:right w:w="90" w:type="dxa"/>
            </w:tcMar>
          </w:tcPr>
          <w:p w:rsidR="0046729B" w:rsidRDefault="00767123" w14:paraId="3A6E6907" w14:textId="77777777">
            <w:pPr>
              <w:spacing w:after="0"/>
            </w:pPr>
            <w:r>
              <w:rPr>
                <w:sz w:val="17"/>
                <w:szCs w:val="17"/>
              </w:rPr>
              <w:t>Yes</w:t>
            </w:r>
          </w:p>
        </w:tc>
        <w:tc>
          <w:tcPr>
            <w:tcW w:w="1200" w:type="dxa"/>
            <w:shd w:val="clear" w:color="auto" w:fill="F2F4F6"/>
            <w:tcMar>
              <w:top w:w="60" w:type="dxa"/>
              <w:left w:w="90" w:type="dxa"/>
              <w:bottom w:w="60" w:type="dxa"/>
              <w:right w:w="90" w:type="dxa"/>
            </w:tcMar>
          </w:tcPr>
          <w:p w:rsidR="0046729B" w:rsidRDefault="00767123" w14:paraId="38C007C9" w14:textId="77777777">
            <w:pPr>
              <w:spacing w:after="0"/>
            </w:pPr>
            <w:r>
              <w:rPr>
                <w:sz w:val="17"/>
                <w:szCs w:val="17"/>
              </w:rPr>
              <w:t>Yes</w:t>
            </w:r>
          </w:p>
        </w:tc>
        <w:tc>
          <w:tcPr>
            <w:tcW w:w="1200" w:type="dxa"/>
            <w:shd w:val="clear" w:color="auto" w:fill="F2F4F6"/>
            <w:tcMar>
              <w:top w:w="60" w:type="dxa"/>
              <w:left w:w="90" w:type="dxa"/>
              <w:bottom w:w="60" w:type="dxa"/>
              <w:right w:w="90" w:type="dxa"/>
            </w:tcMar>
          </w:tcPr>
          <w:p w:rsidR="0046729B" w:rsidRDefault="00767123" w14:paraId="39F7867B" w14:textId="77777777">
            <w:pPr>
              <w:spacing w:after="0"/>
            </w:pPr>
            <w:r>
              <w:rPr>
                <w:sz w:val="17"/>
                <w:szCs w:val="17"/>
              </w:rPr>
              <w:t>Yes</w:t>
            </w:r>
          </w:p>
        </w:tc>
      </w:tr>
      <w:tr w:rsidR="0046729B" w14:paraId="786C2698" w14:textId="77777777">
        <w:trPr>
          <w:cantSplit/>
        </w:trPr>
        <w:tc>
          <w:tcPr>
            <w:tcW w:w="4080" w:type="dxa"/>
            <w:tcMar>
              <w:top w:w="60" w:type="dxa"/>
              <w:left w:w="90" w:type="dxa"/>
              <w:bottom w:w="60" w:type="dxa"/>
              <w:right w:w="90" w:type="dxa"/>
            </w:tcMar>
          </w:tcPr>
          <w:p w:rsidR="0046729B" w:rsidRDefault="00767123" w14:paraId="5648FAC8" w14:textId="77777777">
            <w:pPr>
              <w:spacing w:after="0"/>
            </w:pPr>
            <w:r>
              <w:rPr>
                <w:sz w:val="17"/>
                <w:szCs w:val="17"/>
              </w:rPr>
              <w:t>Application-managed RBAC with user context</w:t>
            </w:r>
          </w:p>
        </w:tc>
        <w:tc>
          <w:tcPr>
            <w:tcW w:w="1200" w:type="dxa"/>
            <w:tcMar>
              <w:top w:w="60" w:type="dxa"/>
              <w:left w:w="90" w:type="dxa"/>
              <w:bottom w:w="60" w:type="dxa"/>
              <w:right w:w="90" w:type="dxa"/>
            </w:tcMar>
          </w:tcPr>
          <w:p w:rsidR="0046729B" w:rsidRDefault="00767123" w14:paraId="48C9A5FE" w14:textId="77777777">
            <w:pPr>
              <w:spacing w:after="0"/>
            </w:pPr>
            <w:r>
              <w:rPr>
                <w:sz w:val="17"/>
                <w:szCs w:val="17"/>
              </w:rPr>
              <w:t>Yes</w:t>
            </w:r>
          </w:p>
        </w:tc>
        <w:tc>
          <w:tcPr>
            <w:tcW w:w="1200" w:type="dxa"/>
            <w:tcMar>
              <w:top w:w="60" w:type="dxa"/>
              <w:left w:w="90" w:type="dxa"/>
              <w:bottom w:w="60" w:type="dxa"/>
              <w:right w:w="90" w:type="dxa"/>
            </w:tcMar>
          </w:tcPr>
          <w:p w:rsidR="0046729B" w:rsidRDefault="00767123" w14:paraId="7AF1EB38" w14:textId="77777777">
            <w:pPr>
              <w:spacing w:after="0"/>
            </w:pPr>
            <w:r>
              <w:rPr>
                <w:sz w:val="17"/>
                <w:szCs w:val="17"/>
              </w:rPr>
              <w:t>Yes</w:t>
            </w:r>
          </w:p>
        </w:tc>
        <w:tc>
          <w:tcPr>
            <w:tcW w:w="1200" w:type="dxa"/>
            <w:tcMar>
              <w:top w:w="60" w:type="dxa"/>
              <w:left w:w="90" w:type="dxa"/>
              <w:bottom w:w="60" w:type="dxa"/>
              <w:right w:w="90" w:type="dxa"/>
            </w:tcMar>
          </w:tcPr>
          <w:p w:rsidR="0046729B" w:rsidRDefault="00767123" w14:paraId="2DD9BD67" w14:textId="77777777">
            <w:pPr>
              <w:spacing w:after="0"/>
            </w:pPr>
            <w:r>
              <w:rPr>
                <w:sz w:val="17"/>
                <w:szCs w:val="17"/>
              </w:rPr>
              <w:t>Yes</w:t>
            </w:r>
          </w:p>
        </w:tc>
        <w:tc>
          <w:tcPr>
            <w:tcW w:w="1200" w:type="dxa"/>
            <w:tcMar>
              <w:top w:w="60" w:type="dxa"/>
              <w:left w:w="90" w:type="dxa"/>
              <w:bottom w:w="60" w:type="dxa"/>
              <w:right w:w="90" w:type="dxa"/>
            </w:tcMar>
          </w:tcPr>
          <w:p w:rsidR="0046729B" w:rsidRDefault="00767123" w14:paraId="1543EE37" w14:textId="77777777">
            <w:pPr>
              <w:spacing w:after="0"/>
            </w:pPr>
            <w:r>
              <w:rPr>
                <w:sz w:val="17"/>
                <w:szCs w:val="17"/>
              </w:rPr>
              <w:t>Yes</w:t>
            </w:r>
          </w:p>
        </w:tc>
        <w:tc>
          <w:tcPr>
            <w:tcW w:w="1200" w:type="dxa"/>
            <w:tcMar>
              <w:top w:w="60" w:type="dxa"/>
              <w:left w:w="90" w:type="dxa"/>
              <w:bottom w:w="60" w:type="dxa"/>
              <w:right w:w="90" w:type="dxa"/>
            </w:tcMar>
          </w:tcPr>
          <w:p w:rsidR="0046729B" w:rsidRDefault="00767123" w14:paraId="6A1666A1" w14:textId="77777777">
            <w:pPr>
              <w:spacing w:after="0"/>
            </w:pPr>
            <w:r>
              <w:rPr>
                <w:sz w:val="17"/>
                <w:szCs w:val="17"/>
              </w:rPr>
              <w:t>Yes</w:t>
            </w:r>
          </w:p>
        </w:tc>
      </w:tr>
      <w:tr w:rsidR="0046729B" w14:paraId="34E8331E" w14:textId="77777777">
        <w:trPr>
          <w:cantSplit/>
        </w:trPr>
        <w:tc>
          <w:tcPr>
            <w:tcW w:w="4080" w:type="dxa"/>
            <w:shd w:val="clear" w:color="auto" w:fill="F2F4F6"/>
            <w:tcMar>
              <w:top w:w="60" w:type="dxa"/>
              <w:left w:w="90" w:type="dxa"/>
              <w:bottom w:w="60" w:type="dxa"/>
              <w:right w:w="90" w:type="dxa"/>
            </w:tcMar>
          </w:tcPr>
          <w:p w:rsidR="0046729B" w:rsidRDefault="00767123" w14:paraId="68119BF0" w14:textId="77777777">
            <w:pPr>
              <w:spacing w:after="0"/>
            </w:pPr>
            <w:r>
              <w:rPr>
                <w:sz w:val="17"/>
                <w:szCs w:val="17"/>
              </w:rPr>
              <w:t>Meridian UI pattern compliance</w:t>
            </w:r>
          </w:p>
        </w:tc>
        <w:tc>
          <w:tcPr>
            <w:tcW w:w="1200" w:type="dxa"/>
            <w:shd w:val="clear" w:color="auto" w:fill="F2F4F6"/>
            <w:tcMar>
              <w:top w:w="60" w:type="dxa"/>
              <w:left w:w="90" w:type="dxa"/>
              <w:bottom w:w="60" w:type="dxa"/>
              <w:right w:w="90" w:type="dxa"/>
            </w:tcMar>
          </w:tcPr>
          <w:p w:rsidR="0046729B" w:rsidRDefault="00767123" w14:paraId="069836CF" w14:textId="77777777">
            <w:pPr>
              <w:spacing w:after="0"/>
            </w:pPr>
            <w:r>
              <w:rPr>
                <w:sz w:val="17"/>
                <w:szCs w:val="17"/>
              </w:rPr>
              <w:t>—</w:t>
            </w:r>
          </w:p>
        </w:tc>
        <w:tc>
          <w:tcPr>
            <w:tcW w:w="1200" w:type="dxa"/>
            <w:shd w:val="clear" w:color="auto" w:fill="F2F4F6"/>
            <w:tcMar>
              <w:top w:w="60" w:type="dxa"/>
              <w:left w:w="90" w:type="dxa"/>
              <w:bottom w:w="60" w:type="dxa"/>
              <w:right w:w="90" w:type="dxa"/>
            </w:tcMar>
          </w:tcPr>
          <w:p w:rsidR="0046729B" w:rsidRDefault="00767123" w14:paraId="187B56E7" w14:textId="77777777">
            <w:pPr>
              <w:spacing w:after="0"/>
            </w:pPr>
            <w:r>
              <w:rPr>
                <w:sz w:val="17"/>
                <w:szCs w:val="17"/>
              </w:rPr>
              <w:t>Yes</w:t>
            </w:r>
          </w:p>
        </w:tc>
        <w:tc>
          <w:tcPr>
            <w:tcW w:w="1200" w:type="dxa"/>
            <w:shd w:val="clear" w:color="auto" w:fill="F2F4F6"/>
            <w:tcMar>
              <w:top w:w="60" w:type="dxa"/>
              <w:left w:w="90" w:type="dxa"/>
              <w:bottom w:w="60" w:type="dxa"/>
              <w:right w:w="90" w:type="dxa"/>
            </w:tcMar>
          </w:tcPr>
          <w:p w:rsidR="0046729B" w:rsidRDefault="00767123" w14:paraId="4EC19C22" w14:textId="77777777">
            <w:pPr>
              <w:spacing w:after="0"/>
            </w:pPr>
            <w:r>
              <w:rPr>
                <w:sz w:val="17"/>
                <w:szCs w:val="17"/>
              </w:rPr>
              <w:t>Yes</w:t>
            </w:r>
          </w:p>
        </w:tc>
        <w:tc>
          <w:tcPr>
            <w:tcW w:w="1200" w:type="dxa"/>
            <w:shd w:val="clear" w:color="auto" w:fill="F2F4F6"/>
            <w:tcMar>
              <w:top w:w="60" w:type="dxa"/>
              <w:left w:w="90" w:type="dxa"/>
              <w:bottom w:w="60" w:type="dxa"/>
              <w:right w:w="90" w:type="dxa"/>
            </w:tcMar>
          </w:tcPr>
          <w:p w:rsidR="0046729B" w:rsidRDefault="00767123" w14:paraId="748F9160" w14:textId="77777777">
            <w:pPr>
              <w:spacing w:after="0"/>
            </w:pPr>
            <w:r>
              <w:rPr>
                <w:sz w:val="17"/>
                <w:szCs w:val="17"/>
              </w:rPr>
              <w:t>Yes</w:t>
            </w:r>
          </w:p>
        </w:tc>
        <w:tc>
          <w:tcPr>
            <w:tcW w:w="1200" w:type="dxa"/>
            <w:shd w:val="clear" w:color="auto" w:fill="F2F4F6"/>
            <w:tcMar>
              <w:top w:w="60" w:type="dxa"/>
              <w:left w:w="90" w:type="dxa"/>
              <w:bottom w:w="60" w:type="dxa"/>
              <w:right w:w="90" w:type="dxa"/>
            </w:tcMar>
          </w:tcPr>
          <w:p w:rsidR="0046729B" w:rsidRDefault="00767123" w14:paraId="42C90596" w14:textId="77777777">
            <w:pPr>
              <w:spacing w:after="0"/>
            </w:pPr>
            <w:r>
              <w:rPr>
                <w:sz w:val="17"/>
                <w:szCs w:val="17"/>
              </w:rPr>
              <w:t>Yes</w:t>
            </w:r>
          </w:p>
        </w:tc>
      </w:tr>
      <w:tr w:rsidR="0046729B" w14:paraId="0F44C23C" w14:textId="77777777">
        <w:trPr>
          <w:cantSplit/>
        </w:trPr>
        <w:tc>
          <w:tcPr>
            <w:tcW w:w="4080" w:type="dxa"/>
            <w:tcMar>
              <w:top w:w="60" w:type="dxa"/>
              <w:left w:w="90" w:type="dxa"/>
              <w:bottom w:w="60" w:type="dxa"/>
              <w:right w:w="90" w:type="dxa"/>
            </w:tcMar>
          </w:tcPr>
          <w:p w:rsidR="0046729B" w:rsidRDefault="00767123" w14:paraId="4AFDE7C1" w14:textId="77777777">
            <w:pPr>
              <w:spacing w:after="0"/>
            </w:pPr>
            <w:r>
              <w:rPr>
                <w:sz w:val="17"/>
                <w:szCs w:val="17"/>
              </w:rPr>
              <w:t>Centralized RBAC via Meridian</w:t>
            </w:r>
          </w:p>
        </w:tc>
        <w:tc>
          <w:tcPr>
            <w:tcW w:w="1200" w:type="dxa"/>
            <w:tcMar>
              <w:top w:w="60" w:type="dxa"/>
              <w:left w:w="90" w:type="dxa"/>
              <w:bottom w:w="60" w:type="dxa"/>
              <w:right w:w="90" w:type="dxa"/>
            </w:tcMar>
          </w:tcPr>
          <w:p w:rsidR="0046729B" w:rsidRDefault="00767123" w14:paraId="09B0B97F" w14:textId="77777777">
            <w:pPr>
              <w:spacing w:after="0"/>
            </w:pPr>
            <w:r>
              <w:rPr>
                <w:sz w:val="17"/>
                <w:szCs w:val="17"/>
              </w:rPr>
              <w:t>—</w:t>
            </w:r>
          </w:p>
        </w:tc>
        <w:tc>
          <w:tcPr>
            <w:tcW w:w="1200" w:type="dxa"/>
            <w:tcMar>
              <w:top w:w="60" w:type="dxa"/>
              <w:left w:w="90" w:type="dxa"/>
              <w:bottom w:w="60" w:type="dxa"/>
              <w:right w:w="90" w:type="dxa"/>
            </w:tcMar>
          </w:tcPr>
          <w:p w:rsidR="0046729B" w:rsidRDefault="00767123" w14:paraId="5BC90391" w14:textId="77777777">
            <w:pPr>
              <w:spacing w:after="0"/>
            </w:pPr>
            <w:r>
              <w:rPr>
                <w:sz w:val="17"/>
                <w:szCs w:val="17"/>
              </w:rPr>
              <w:t>—</w:t>
            </w:r>
          </w:p>
        </w:tc>
        <w:tc>
          <w:tcPr>
            <w:tcW w:w="1200" w:type="dxa"/>
            <w:tcMar>
              <w:top w:w="60" w:type="dxa"/>
              <w:left w:w="90" w:type="dxa"/>
              <w:bottom w:w="60" w:type="dxa"/>
              <w:right w:w="90" w:type="dxa"/>
            </w:tcMar>
          </w:tcPr>
          <w:p w:rsidR="0046729B" w:rsidRDefault="00767123" w14:paraId="499AC7FD" w14:textId="77777777">
            <w:pPr>
              <w:spacing w:after="0"/>
            </w:pPr>
            <w:r>
              <w:rPr>
                <w:sz w:val="17"/>
                <w:szCs w:val="17"/>
              </w:rPr>
              <w:t>Yes</w:t>
            </w:r>
          </w:p>
        </w:tc>
        <w:tc>
          <w:tcPr>
            <w:tcW w:w="1200" w:type="dxa"/>
            <w:tcMar>
              <w:top w:w="60" w:type="dxa"/>
              <w:left w:w="90" w:type="dxa"/>
              <w:bottom w:w="60" w:type="dxa"/>
              <w:right w:w="90" w:type="dxa"/>
            </w:tcMar>
          </w:tcPr>
          <w:p w:rsidR="0046729B" w:rsidRDefault="00767123" w14:paraId="51F7077B" w14:textId="77777777">
            <w:pPr>
              <w:spacing w:after="0"/>
            </w:pPr>
            <w:r>
              <w:rPr>
                <w:sz w:val="17"/>
                <w:szCs w:val="17"/>
              </w:rPr>
              <w:t>Yes</w:t>
            </w:r>
          </w:p>
        </w:tc>
        <w:tc>
          <w:tcPr>
            <w:tcW w:w="1200" w:type="dxa"/>
            <w:tcMar>
              <w:top w:w="60" w:type="dxa"/>
              <w:left w:w="90" w:type="dxa"/>
              <w:bottom w:w="60" w:type="dxa"/>
              <w:right w:w="90" w:type="dxa"/>
            </w:tcMar>
          </w:tcPr>
          <w:p w:rsidR="0046729B" w:rsidRDefault="00767123" w14:paraId="0CE6D9F8" w14:textId="77777777">
            <w:pPr>
              <w:spacing w:after="0"/>
            </w:pPr>
            <w:r>
              <w:rPr>
                <w:sz w:val="17"/>
                <w:szCs w:val="17"/>
              </w:rPr>
              <w:t>Yes</w:t>
            </w:r>
          </w:p>
        </w:tc>
      </w:tr>
      <w:tr w:rsidR="0046729B" w14:paraId="407CEE42" w14:textId="77777777">
        <w:trPr>
          <w:cantSplit/>
        </w:trPr>
        <w:tc>
          <w:tcPr>
            <w:tcW w:w="4080" w:type="dxa"/>
            <w:shd w:val="clear" w:color="auto" w:fill="F2F4F6"/>
            <w:tcMar>
              <w:top w:w="60" w:type="dxa"/>
              <w:left w:w="90" w:type="dxa"/>
              <w:bottom w:w="60" w:type="dxa"/>
              <w:right w:w="90" w:type="dxa"/>
            </w:tcMar>
          </w:tcPr>
          <w:p w:rsidR="0046729B" w:rsidRDefault="00767123" w14:paraId="5BDC21AE" w14:textId="77777777">
            <w:pPr>
              <w:spacing w:after="0"/>
            </w:pPr>
            <w:r>
              <w:rPr>
                <w:sz w:val="17"/>
                <w:szCs w:val="17"/>
              </w:rPr>
              <w:t>Meridian data stack integration</w:t>
            </w:r>
          </w:p>
        </w:tc>
        <w:tc>
          <w:tcPr>
            <w:tcW w:w="1200" w:type="dxa"/>
            <w:shd w:val="clear" w:color="auto" w:fill="F2F4F6"/>
            <w:tcMar>
              <w:top w:w="60" w:type="dxa"/>
              <w:left w:w="90" w:type="dxa"/>
              <w:bottom w:w="60" w:type="dxa"/>
              <w:right w:w="90" w:type="dxa"/>
            </w:tcMar>
          </w:tcPr>
          <w:p w:rsidR="0046729B" w:rsidRDefault="00767123" w14:paraId="2704FEA8" w14:textId="77777777">
            <w:pPr>
              <w:spacing w:after="0"/>
            </w:pPr>
            <w:r>
              <w:rPr>
                <w:sz w:val="17"/>
                <w:szCs w:val="17"/>
              </w:rPr>
              <w:t>—</w:t>
            </w:r>
          </w:p>
        </w:tc>
        <w:tc>
          <w:tcPr>
            <w:tcW w:w="1200" w:type="dxa"/>
            <w:shd w:val="clear" w:color="auto" w:fill="F2F4F6"/>
            <w:tcMar>
              <w:top w:w="60" w:type="dxa"/>
              <w:left w:w="90" w:type="dxa"/>
              <w:bottom w:w="60" w:type="dxa"/>
              <w:right w:w="90" w:type="dxa"/>
            </w:tcMar>
          </w:tcPr>
          <w:p w:rsidR="0046729B" w:rsidRDefault="00767123" w14:paraId="05AA42D5" w14:textId="77777777">
            <w:pPr>
              <w:spacing w:after="0"/>
            </w:pPr>
            <w:r>
              <w:rPr>
                <w:sz w:val="17"/>
                <w:szCs w:val="17"/>
              </w:rPr>
              <w:t>—</w:t>
            </w:r>
          </w:p>
        </w:tc>
        <w:tc>
          <w:tcPr>
            <w:tcW w:w="1200" w:type="dxa"/>
            <w:shd w:val="clear" w:color="auto" w:fill="F2F4F6"/>
            <w:tcMar>
              <w:top w:w="60" w:type="dxa"/>
              <w:left w:w="90" w:type="dxa"/>
              <w:bottom w:w="60" w:type="dxa"/>
              <w:right w:w="90" w:type="dxa"/>
            </w:tcMar>
          </w:tcPr>
          <w:p w:rsidR="0046729B" w:rsidRDefault="00767123" w14:paraId="6FD2AA03" w14:textId="77777777">
            <w:pPr>
              <w:spacing w:after="0"/>
            </w:pPr>
            <w:r>
              <w:rPr>
                <w:sz w:val="17"/>
                <w:szCs w:val="17"/>
              </w:rPr>
              <w:t>—</w:t>
            </w:r>
          </w:p>
        </w:tc>
        <w:tc>
          <w:tcPr>
            <w:tcW w:w="1200" w:type="dxa"/>
            <w:shd w:val="clear" w:color="auto" w:fill="F2F4F6"/>
            <w:tcMar>
              <w:top w:w="60" w:type="dxa"/>
              <w:left w:w="90" w:type="dxa"/>
              <w:bottom w:w="60" w:type="dxa"/>
              <w:right w:w="90" w:type="dxa"/>
            </w:tcMar>
          </w:tcPr>
          <w:p w:rsidR="0046729B" w:rsidRDefault="00767123" w14:paraId="7FD11D9C" w14:textId="77777777">
            <w:pPr>
              <w:spacing w:after="0"/>
            </w:pPr>
            <w:r>
              <w:rPr>
                <w:sz w:val="17"/>
                <w:szCs w:val="17"/>
              </w:rPr>
              <w:t>Yes</w:t>
            </w:r>
          </w:p>
        </w:tc>
        <w:tc>
          <w:tcPr>
            <w:tcW w:w="1200" w:type="dxa"/>
            <w:shd w:val="clear" w:color="auto" w:fill="F2F4F6"/>
            <w:tcMar>
              <w:top w:w="60" w:type="dxa"/>
              <w:left w:w="90" w:type="dxa"/>
              <w:bottom w:w="60" w:type="dxa"/>
              <w:right w:w="90" w:type="dxa"/>
            </w:tcMar>
          </w:tcPr>
          <w:p w:rsidR="0046729B" w:rsidRDefault="00767123" w14:paraId="1469F8DD" w14:textId="77777777">
            <w:pPr>
              <w:spacing w:after="0"/>
            </w:pPr>
            <w:r>
              <w:rPr>
                <w:sz w:val="17"/>
                <w:szCs w:val="17"/>
              </w:rPr>
              <w:t>Yes</w:t>
            </w:r>
          </w:p>
        </w:tc>
      </w:tr>
      <w:tr w:rsidR="0046729B" w14:paraId="6484CE87" w14:textId="77777777">
        <w:trPr>
          <w:cantSplit/>
        </w:trPr>
        <w:tc>
          <w:tcPr>
            <w:tcW w:w="4080" w:type="dxa"/>
            <w:tcMar>
              <w:top w:w="60" w:type="dxa"/>
              <w:left w:w="90" w:type="dxa"/>
              <w:bottom w:w="60" w:type="dxa"/>
              <w:right w:w="90" w:type="dxa"/>
            </w:tcMar>
          </w:tcPr>
          <w:p w:rsidR="0046729B" w:rsidRDefault="00767123" w14:paraId="13CD27C1" w14:textId="77777777">
            <w:pPr>
              <w:spacing w:after="0"/>
            </w:pPr>
            <w:r>
              <w:rPr>
                <w:sz w:val="17"/>
                <w:szCs w:val="17"/>
              </w:rPr>
              <w:t>Full Meridian stack integration</w:t>
            </w:r>
          </w:p>
        </w:tc>
        <w:tc>
          <w:tcPr>
            <w:tcW w:w="1200" w:type="dxa"/>
            <w:tcMar>
              <w:top w:w="60" w:type="dxa"/>
              <w:left w:w="90" w:type="dxa"/>
              <w:bottom w:w="60" w:type="dxa"/>
              <w:right w:w="90" w:type="dxa"/>
            </w:tcMar>
          </w:tcPr>
          <w:p w:rsidR="0046729B" w:rsidRDefault="00767123" w14:paraId="407ADF6B" w14:textId="77777777">
            <w:pPr>
              <w:spacing w:after="0"/>
            </w:pPr>
            <w:r>
              <w:rPr>
                <w:sz w:val="17"/>
                <w:szCs w:val="17"/>
              </w:rPr>
              <w:t>—</w:t>
            </w:r>
          </w:p>
        </w:tc>
        <w:tc>
          <w:tcPr>
            <w:tcW w:w="1200" w:type="dxa"/>
            <w:tcMar>
              <w:top w:w="60" w:type="dxa"/>
              <w:left w:w="90" w:type="dxa"/>
              <w:bottom w:w="60" w:type="dxa"/>
              <w:right w:w="90" w:type="dxa"/>
            </w:tcMar>
          </w:tcPr>
          <w:p w:rsidR="0046729B" w:rsidRDefault="00767123" w14:paraId="44D9F093" w14:textId="77777777">
            <w:pPr>
              <w:spacing w:after="0"/>
            </w:pPr>
            <w:r>
              <w:rPr>
                <w:sz w:val="17"/>
                <w:szCs w:val="17"/>
              </w:rPr>
              <w:t>—</w:t>
            </w:r>
          </w:p>
        </w:tc>
        <w:tc>
          <w:tcPr>
            <w:tcW w:w="1200" w:type="dxa"/>
            <w:tcMar>
              <w:top w:w="60" w:type="dxa"/>
              <w:left w:w="90" w:type="dxa"/>
              <w:bottom w:w="60" w:type="dxa"/>
              <w:right w:w="90" w:type="dxa"/>
            </w:tcMar>
          </w:tcPr>
          <w:p w:rsidR="0046729B" w:rsidRDefault="00767123" w14:paraId="77EF1609" w14:textId="77777777">
            <w:pPr>
              <w:spacing w:after="0"/>
            </w:pPr>
            <w:r>
              <w:rPr>
                <w:sz w:val="17"/>
                <w:szCs w:val="17"/>
              </w:rPr>
              <w:t>—</w:t>
            </w:r>
          </w:p>
        </w:tc>
        <w:tc>
          <w:tcPr>
            <w:tcW w:w="1200" w:type="dxa"/>
            <w:tcMar>
              <w:top w:w="60" w:type="dxa"/>
              <w:left w:w="90" w:type="dxa"/>
              <w:bottom w:w="60" w:type="dxa"/>
              <w:right w:w="90" w:type="dxa"/>
            </w:tcMar>
          </w:tcPr>
          <w:p w:rsidR="0046729B" w:rsidRDefault="00767123" w14:paraId="2A2D40EC" w14:textId="77777777">
            <w:pPr>
              <w:spacing w:after="0"/>
            </w:pPr>
            <w:r>
              <w:rPr>
                <w:sz w:val="17"/>
                <w:szCs w:val="17"/>
              </w:rPr>
              <w:t>—</w:t>
            </w:r>
          </w:p>
        </w:tc>
        <w:tc>
          <w:tcPr>
            <w:tcW w:w="1200" w:type="dxa"/>
            <w:tcMar>
              <w:top w:w="60" w:type="dxa"/>
              <w:left w:w="90" w:type="dxa"/>
              <w:bottom w:w="60" w:type="dxa"/>
              <w:right w:w="90" w:type="dxa"/>
            </w:tcMar>
          </w:tcPr>
          <w:p w:rsidR="0046729B" w:rsidRDefault="00767123" w14:paraId="252055B5" w14:textId="77777777">
            <w:pPr>
              <w:spacing w:after="0"/>
            </w:pPr>
            <w:r>
              <w:rPr>
                <w:sz w:val="17"/>
                <w:szCs w:val="17"/>
              </w:rPr>
              <w:t>Yes</w:t>
            </w:r>
          </w:p>
        </w:tc>
      </w:tr>
    </w:tbl>
    <w:p w:rsidR="0046729B" w:rsidRDefault="00767123" w14:paraId="55F3FFB6" w14:textId="77777777">
      <w:r>
        <w:t>The Claims Copilot Client Experience requires, at minimum, URL-based Micro-Frontend embedding, SSO, application-managed RBAC with user context, Meridian UI pattern compliance, centralised RBAC via Meridian (design Pillar 2) and Meridian data stack integration. That places the target at Level 4, with a defined path to Level 5 (full Meridian stack integration) as the analytics and agentic capabilities mature. Providers should scope to Level 4 and identify the incremental effort to reach Level 5.</w:t>
      </w:r>
    </w:p>
    <w:p w:rsidR="0046729B" w:rsidRDefault="00767123" w14:paraId="4FD5CFEC" w14:textId="124D8C27">
      <w:pPr>
        <w:pStyle w:val="Heading3"/>
      </w:pPr>
      <w:bookmarkStart w:name="_Toc1853045383" w:id="371"/>
      <w:r>
        <w:t>Cross-Cutting Concerns</w:t>
      </w:r>
      <w:bookmarkEnd w:id="371"/>
    </w:p>
    <w:p w:rsidR="0046729B" w:rsidRDefault="00767123" w14:paraId="58967A62" w14:textId="77777777">
      <w:r>
        <w:t>The following concerns apply across all layers and must be addressed in every solution built on the Meridian Pattern.</w:t>
      </w:r>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2000"/>
        <w:gridCol w:w="8080"/>
      </w:tblGrid>
      <w:tr w:rsidR="0046729B" w14:paraId="076F4342" w14:textId="77777777">
        <w:trPr>
          <w:tblHeader/>
        </w:trPr>
        <w:tc>
          <w:tcPr>
            <w:tcW w:w="2000" w:type="dxa"/>
            <w:shd w:val="clear" w:color="auto" w:fill="1B2A47"/>
            <w:tcMar>
              <w:top w:w="60" w:type="dxa"/>
              <w:left w:w="90" w:type="dxa"/>
              <w:bottom w:w="60" w:type="dxa"/>
              <w:right w:w="90" w:type="dxa"/>
            </w:tcMar>
          </w:tcPr>
          <w:p w:rsidR="0046729B" w:rsidRDefault="00767123" w14:paraId="1FE1DFCA" w14:textId="77777777">
            <w:pPr>
              <w:spacing w:after="0"/>
            </w:pPr>
            <w:r>
              <w:rPr>
                <w:b/>
                <w:bCs/>
                <w:color w:val="FFFFFF"/>
                <w:sz w:val="18"/>
                <w:szCs w:val="18"/>
              </w:rPr>
              <w:t>Concern</w:t>
            </w:r>
          </w:p>
        </w:tc>
        <w:tc>
          <w:tcPr>
            <w:tcW w:w="8080" w:type="dxa"/>
            <w:shd w:val="clear" w:color="auto" w:fill="1B2A47"/>
            <w:tcMar>
              <w:top w:w="60" w:type="dxa"/>
              <w:left w:w="90" w:type="dxa"/>
              <w:bottom w:w="60" w:type="dxa"/>
              <w:right w:w="90" w:type="dxa"/>
            </w:tcMar>
          </w:tcPr>
          <w:p w:rsidR="0046729B" w:rsidRDefault="00767123" w14:paraId="37530839" w14:textId="77777777">
            <w:pPr>
              <w:spacing w:after="0"/>
            </w:pPr>
            <w:r>
              <w:rPr>
                <w:b/>
                <w:bCs/>
                <w:color w:val="FFFFFF"/>
                <w:sz w:val="18"/>
                <w:szCs w:val="18"/>
              </w:rPr>
              <w:t>Requirement</w:t>
            </w:r>
          </w:p>
        </w:tc>
      </w:tr>
      <w:tr w:rsidR="0046729B" w14:paraId="7D944130" w14:textId="77777777">
        <w:trPr>
          <w:cantSplit/>
        </w:trPr>
        <w:tc>
          <w:tcPr>
            <w:tcW w:w="2000" w:type="dxa"/>
            <w:tcMar>
              <w:top w:w="60" w:type="dxa"/>
              <w:left w:w="90" w:type="dxa"/>
              <w:bottom w:w="60" w:type="dxa"/>
              <w:right w:w="90" w:type="dxa"/>
            </w:tcMar>
          </w:tcPr>
          <w:p w:rsidR="0046729B" w:rsidRDefault="00767123" w14:paraId="5273F891" w14:textId="77777777">
            <w:pPr>
              <w:spacing w:after="0"/>
            </w:pPr>
            <w:r>
              <w:rPr>
                <w:sz w:val="17"/>
                <w:szCs w:val="17"/>
              </w:rPr>
              <w:t>Security</w:t>
            </w:r>
          </w:p>
        </w:tc>
        <w:tc>
          <w:tcPr>
            <w:tcW w:w="8080" w:type="dxa"/>
            <w:tcMar>
              <w:top w:w="60" w:type="dxa"/>
              <w:left w:w="90" w:type="dxa"/>
              <w:bottom w:w="60" w:type="dxa"/>
              <w:right w:w="90" w:type="dxa"/>
            </w:tcMar>
          </w:tcPr>
          <w:p w:rsidR="0046729B" w:rsidRDefault="00767123" w14:paraId="4613B85A" w14:textId="77777777">
            <w:pPr>
              <w:spacing w:after="0"/>
            </w:pPr>
            <w:r>
              <w:rPr>
                <w:sz w:val="17"/>
                <w:szCs w:val="17"/>
              </w:rPr>
              <w:t>Okta SSO and MFA at every entry point; OAuth 2.0 tokens propagated across service calls; secrets managed via Vault / Google Secret Manager.</w:t>
            </w:r>
          </w:p>
        </w:tc>
      </w:tr>
      <w:tr w:rsidR="0046729B" w14:paraId="0A950EA4" w14:textId="77777777">
        <w:trPr>
          <w:cantSplit/>
        </w:trPr>
        <w:tc>
          <w:tcPr>
            <w:tcW w:w="2000" w:type="dxa"/>
            <w:shd w:val="clear" w:color="auto" w:fill="F2F4F6"/>
            <w:tcMar>
              <w:top w:w="60" w:type="dxa"/>
              <w:left w:w="90" w:type="dxa"/>
              <w:bottom w:w="60" w:type="dxa"/>
              <w:right w:w="90" w:type="dxa"/>
            </w:tcMar>
          </w:tcPr>
          <w:p w:rsidR="0046729B" w:rsidRDefault="00767123" w14:paraId="3B95CF3D" w14:textId="77777777">
            <w:pPr>
              <w:spacing w:after="0"/>
            </w:pPr>
            <w:r>
              <w:rPr>
                <w:sz w:val="17"/>
                <w:szCs w:val="17"/>
              </w:rPr>
              <w:t>Observability</w:t>
            </w:r>
          </w:p>
        </w:tc>
        <w:tc>
          <w:tcPr>
            <w:tcW w:w="8080" w:type="dxa"/>
            <w:shd w:val="clear" w:color="auto" w:fill="F2F4F6"/>
            <w:tcMar>
              <w:top w:w="60" w:type="dxa"/>
              <w:left w:w="90" w:type="dxa"/>
              <w:bottom w:w="60" w:type="dxa"/>
              <w:right w:w="90" w:type="dxa"/>
            </w:tcMar>
          </w:tcPr>
          <w:p w:rsidR="0046729B" w:rsidRDefault="00767123" w14:paraId="7D3C3A49" w14:textId="77777777">
            <w:pPr>
              <w:spacing w:after="0"/>
            </w:pPr>
            <w:r>
              <w:rPr>
                <w:sz w:val="17"/>
                <w:szCs w:val="17"/>
              </w:rPr>
              <w:t>Centralised logging and tracing via Google Cloud Operations; Databricks audit logs; Okta access logs.</w:t>
            </w:r>
          </w:p>
        </w:tc>
      </w:tr>
      <w:tr w:rsidR="0046729B" w14:paraId="48A4753C" w14:textId="77777777">
        <w:trPr>
          <w:cantSplit/>
        </w:trPr>
        <w:tc>
          <w:tcPr>
            <w:tcW w:w="2000" w:type="dxa"/>
            <w:tcMar>
              <w:top w:w="60" w:type="dxa"/>
              <w:left w:w="90" w:type="dxa"/>
              <w:bottom w:w="60" w:type="dxa"/>
              <w:right w:w="90" w:type="dxa"/>
            </w:tcMar>
          </w:tcPr>
          <w:p w:rsidR="0046729B" w:rsidRDefault="00767123" w14:paraId="135F5078" w14:textId="77777777">
            <w:pPr>
              <w:spacing w:after="0"/>
            </w:pPr>
            <w:r>
              <w:rPr>
                <w:sz w:val="17"/>
                <w:szCs w:val="17"/>
              </w:rPr>
              <w:t>Governance</w:t>
            </w:r>
          </w:p>
        </w:tc>
        <w:tc>
          <w:tcPr>
            <w:tcW w:w="8080" w:type="dxa"/>
            <w:tcMar>
              <w:top w:w="60" w:type="dxa"/>
              <w:left w:w="90" w:type="dxa"/>
              <w:bottom w:w="60" w:type="dxa"/>
              <w:right w:w="90" w:type="dxa"/>
            </w:tcMar>
          </w:tcPr>
          <w:p w:rsidR="0046729B" w:rsidRDefault="00767123" w14:paraId="4A9EC97C" w14:textId="77777777">
            <w:pPr>
              <w:spacing w:after="0"/>
            </w:pPr>
            <w:r>
              <w:rPr>
                <w:sz w:val="17"/>
                <w:szCs w:val="17"/>
              </w:rPr>
              <w:t>Databricks Unity Catalog for data governance; RBAC for application access; DocuSign for document audit trail.</w:t>
            </w:r>
          </w:p>
        </w:tc>
      </w:tr>
      <w:tr w:rsidR="0046729B" w14:paraId="1F637AB0" w14:textId="77777777">
        <w:trPr>
          <w:cantSplit/>
        </w:trPr>
        <w:tc>
          <w:tcPr>
            <w:tcW w:w="2000" w:type="dxa"/>
            <w:shd w:val="clear" w:color="auto" w:fill="F2F4F6"/>
            <w:tcMar>
              <w:top w:w="60" w:type="dxa"/>
              <w:left w:w="90" w:type="dxa"/>
              <w:bottom w:w="60" w:type="dxa"/>
              <w:right w:w="90" w:type="dxa"/>
            </w:tcMar>
          </w:tcPr>
          <w:p w:rsidR="0046729B" w:rsidRDefault="00767123" w14:paraId="68325ACF" w14:textId="77777777">
            <w:pPr>
              <w:spacing w:after="0"/>
            </w:pPr>
            <w:r>
              <w:rPr>
                <w:sz w:val="17"/>
                <w:szCs w:val="17"/>
              </w:rPr>
              <w:t>Resilience</w:t>
            </w:r>
          </w:p>
        </w:tc>
        <w:tc>
          <w:tcPr>
            <w:tcW w:w="8080" w:type="dxa"/>
            <w:shd w:val="clear" w:color="auto" w:fill="F2F4F6"/>
            <w:tcMar>
              <w:top w:w="60" w:type="dxa"/>
              <w:left w:w="90" w:type="dxa"/>
              <w:bottom w:w="60" w:type="dxa"/>
              <w:right w:w="90" w:type="dxa"/>
            </w:tcMar>
          </w:tcPr>
          <w:p w:rsidR="0046729B" w:rsidRDefault="00767123" w14:paraId="6ED29322" w14:textId="77777777">
            <w:pPr>
              <w:spacing w:after="0"/>
            </w:pPr>
            <w:r>
              <w:rPr>
                <w:sz w:val="17"/>
                <w:szCs w:val="17"/>
              </w:rPr>
              <w:t>Retry logic and dead-letter queues on ingestion pipelines; agent circuit-breakers on tool calls.</w:t>
            </w:r>
          </w:p>
        </w:tc>
      </w:tr>
      <w:tr w:rsidR="0046729B" w14:paraId="7EFC1FF9" w14:textId="77777777">
        <w:trPr>
          <w:cantSplit/>
        </w:trPr>
        <w:tc>
          <w:tcPr>
            <w:tcW w:w="2000" w:type="dxa"/>
            <w:tcMar>
              <w:top w:w="60" w:type="dxa"/>
              <w:left w:w="90" w:type="dxa"/>
              <w:bottom w:w="60" w:type="dxa"/>
              <w:right w:w="90" w:type="dxa"/>
            </w:tcMar>
          </w:tcPr>
          <w:p w:rsidR="0046729B" w:rsidRDefault="00767123" w14:paraId="466664D0" w14:textId="77777777">
            <w:pPr>
              <w:spacing w:after="0"/>
            </w:pPr>
            <w:r>
              <w:rPr>
                <w:sz w:val="17"/>
                <w:szCs w:val="17"/>
              </w:rPr>
              <w:t>Compliance</w:t>
            </w:r>
          </w:p>
        </w:tc>
        <w:tc>
          <w:tcPr>
            <w:tcW w:w="8080" w:type="dxa"/>
            <w:tcMar>
              <w:top w:w="60" w:type="dxa"/>
              <w:left w:w="90" w:type="dxa"/>
              <w:bottom w:w="60" w:type="dxa"/>
              <w:right w:w="90" w:type="dxa"/>
            </w:tcMar>
          </w:tcPr>
          <w:p w:rsidR="0046729B" w:rsidRDefault="00767123" w14:paraId="61366636" w14:textId="77777777">
            <w:pPr>
              <w:spacing w:after="0"/>
            </w:pPr>
            <w:r>
              <w:rPr>
                <w:sz w:val="17"/>
                <w:szCs w:val="17"/>
              </w:rPr>
              <w:t>Data residency enforced at the Databricks and DocuSign layers; retention policies automated.</w:t>
            </w:r>
          </w:p>
        </w:tc>
      </w:tr>
    </w:tbl>
    <w:p w:rsidR="0046729B" w:rsidRDefault="00767123" w14:paraId="2963850D" w14:textId="3C30A123">
      <w:pPr>
        <w:pStyle w:val="Heading3"/>
      </w:pPr>
      <w:bookmarkStart w:name="_Toc549506175" w:id="372"/>
      <w:r>
        <w:t>Adoption Guidance</w:t>
      </w:r>
      <w:bookmarkEnd w:id="372"/>
    </w:p>
    <w:p w:rsidR="0046729B" w:rsidRDefault="00767123" w14:paraId="69F40548" w14:textId="77777777">
      <w:r>
        <w:t>Aon's stated adoption guidance for Meridian Pattern projects, which providers should reflect in their mobilisation and design plans:</w:t>
      </w:r>
    </w:p>
    <w:p w:rsidR="0046729B" w:rsidRDefault="00767123" w14:paraId="517B98E3" w14:textId="77777777">
      <w:pPr>
        <w:pStyle w:val="ListParagraph"/>
        <w:numPr>
          <w:ilvl w:val="0"/>
          <w:numId w:val="2"/>
        </w:numPr>
        <w:spacing w:after="60"/>
      </w:pPr>
      <w:r>
        <w:t>Engage Enterprise Architecture early to confirm the pattern applies to the use case.</w:t>
      </w:r>
    </w:p>
    <w:p w:rsidR="0046729B" w:rsidRDefault="00767123" w14:paraId="0DA50E5D" w14:textId="77777777">
      <w:pPr>
        <w:pStyle w:val="ListParagraph"/>
        <w:numPr>
          <w:ilvl w:val="0"/>
          <w:numId w:val="2"/>
        </w:numPr>
        <w:spacing w:after="60"/>
      </w:pPr>
      <w:r>
        <w:t>Onboard to Okta before building any authentication capability.</w:t>
      </w:r>
    </w:p>
    <w:p w:rsidR="0046729B" w:rsidRDefault="00767123" w14:paraId="1024CDB8" w14:textId="77777777">
      <w:pPr>
        <w:pStyle w:val="ListParagraph"/>
        <w:numPr>
          <w:ilvl w:val="0"/>
          <w:numId w:val="2"/>
        </w:numPr>
        <w:spacing w:after="60"/>
      </w:pPr>
      <w:r>
        <w:t>Use UUI from day one — retrofitting a design system is costly.</w:t>
      </w:r>
    </w:p>
    <w:p w:rsidR="0046729B" w:rsidRDefault="00767123" w14:paraId="6EF4CDB4" w14:textId="77777777">
      <w:pPr>
        <w:pStyle w:val="ListParagraph"/>
        <w:numPr>
          <w:ilvl w:val="0"/>
          <w:numId w:val="2"/>
        </w:numPr>
        <w:spacing w:after="60"/>
      </w:pPr>
      <w:r>
        <w:t>Design the data model in collaboration with the Databricks platform team so that Unity Catalog governance is applied from the start.</w:t>
      </w:r>
    </w:p>
    <w:p w:rsidR="0046729B" w:rsidRDefault="00767123" w14:paraId="408465A1" w14:textId="77777777">
      <w:pPr>
        <w:pStyle w:val="ListParagraph"/>
        <w:numPr>
          <w:ilvl w:val="0"/>
          <w:numId w:val="2"/>
        </w:numPr>
        <w:spacing w:after="60"/>
      </w:pPr>
      <w:r>
        <w:t>Define agent tools and scopes before building agent logic — tool boundaries are hard to change once integrations are built.</w:t>
      </w:r>
    </w:p>
    <w:p w:rsidR="0046729B" w:rsidRDefault="00767123" w14:paraId="323BB96A" w14:textId="77777777">
      <w:pPr>
        <w:pStyle w:val="ListParagraph"/>
        <w:numPr>
          <w:ilvl w:val="0"/>
          <w:numId w:val="2"/>
        </w:numPr>
        <w:spacing w:after="60"/>
      </w:pPr>
      <w:r>
        <w:t>Enable Claude Code for all developers on the project as standard tooling.</w:t>
      </w:r>
    </w:p>
    <w:p w:rsidR="0046729B" w:rsidRDefault="00767123" w14:paraId="3844EEE0" w14:textId="49B66B9E">
      <w:pPr>
        <w:pStyle w:val="Heading3"/>
      </w:pPr>
      <w:bookmarkStart w:name="_Toc1388323114" w:id="373"/>
      <w:r>
        <w:t>Pattern Alignment Considerations for This Engagement</w:t>
      </w:r>
      <w:bookmarkEnd w:id="373"/>
    </w:p>
    <w:p w:rsidR="0046729B" w:rsidRDefault="00767123" w14:paraId="478CD946" w14:textId="77777777">
      <w:r>
        <w:t>Providers should note the following alignment points between the Meridian Pattern and the Claims Copilot technology estate, and should state their recommended position on each:</w:t>
      </w:r>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2000"/>
        <w:gridCol w:w="8080"/>
      </w:tblGrid>
      <w:tr w:rsidR="0046729B" w14:paraId="229C642F" w14:textId="77777777">
        <w:trPr>
          <w:tblHeader/>
        </w:trPr>
        <w:tc>
          <w:tcPr>
            <w:tcW w:w="2000" w:type="dxa"/>
            <w:shd w:val="clear" w:color="auto" w:fill="1B2A47"/>
            <w:tcMar>
              <w:top w:w="60" w:type="dxa"/>
              <w:left w:w="90" w:type="dxa"/>
              <w:bottom w:w="60" w:type="dxa"/>
              <w:right w:w="90" w:type="dxa"/>
            </w:tcMar>
          </w:tcPr>
          <w:p w:rsidR="0046729B" w:rsidRDefault="00767123" w14:paraId="01781A5D" w14:textId="77777777">
            <w:pPr>
              <w:spacing w:after="0"/>
            </w:pPr>
            <w:r>
              <w:rPr>
                <w:b/>
                <w:bCs/>
                <w:color w:val="FFFFFF"/>
                <w:sz w:val="18"/>
                <w:szCs w:val="18"/>
              </w:rPr>
              <w:t>Consideration</w:t>
            </w:r>
          </w:p>
        </w:tc>
        <w:tc>
          <w:tcPr>
            <w:tcW w:w="8080" w:type="dxa"/>
            <w:shd w:val="clear" w:color="auto" w:fill="1B2A47"/>
            <w:tcMar>
              <w:top w:w="60" w:type="dxa"/>
              <w:left w:w="90" w:type="dxa"/>
              <w:bottom w:w="60" w:type="dxa"/>
              <w:right w:w="90" w:type="dxa"/>
            </w:tcMar>
          </w:tcPr>
          <w:p w:rsidR="0046729B" w:rsidRDefault="00767123" w14:paraId="779823A5" w14:textId="77777777">
            <w:pPr>
              <w:spacing w:after="0"/>
            </w:pPr>
            <w:r>
              <w:rPr>
                <w:b/>
                <w:bCs/>
                <w:color w:val="FFFFFF"/>
                <w:sz w:val="18"/>
                <w:szCs w:val="18"/>
              </w:rPr>
              <w:t>Position</w:t>
            </w:r>
          </w:p>
        </w:tc>
      </w:tr>
      <w:tr w:rsidR="0046729B" w14:paraId="54E8D968" w14:textId="77777777">
        <w:trPr>
          <w:cantSplit/>
        </w:trPr>
        <w:tc>
          <w:tcPr>
            <w:tcW w:w="2000" w:type="dxa"/>
            <w:tcMar>
              <w:top w:w="60" w:type="dxa"/>
              <w:left w:w="90" w:type="dxa"/>
              <w:bottom w:w="60" w:type="dxa"/>
              <w:right w:w="90" w:type="dxa"/>
            </w:tcMar>
          </w:tcPr>
          <w:p w:rsidR="0046729B" w:rsidRDefault="00767123" w14:paraId="64BC2C06" w14:textId="77777777">
            <w:pPr>
              <w:spacing w:after="0"/>
            </w:pPr>
            <w:r>
              <w:rPr>
                <w:sz w:val="17"/>
                <w:szCs w:val="17"/>
              </w:rPr>
              <w:t>Document platform</w:t>
            </w:r>
          </w:p>
        </w:tc>
        <w:tc>
          <w:tcPr>
            <w:tcW w:w="8080" w:type="dxa"/>
            <w:tcMar>
              <w:top w:w="60" w:type="dxa"/>
              <w:left w:w="90" w:type="dxa"/>
              <w:bottom w:w="60" w:type="dxa"/>
              <w:right w:w="90" w:type="dxa"/>
            </w:tcMar>
          </w:tcPr>
          <w:p w:rsidR="0046729B" w:rsidRDefault="00767123" w14:paraId="21F1D0ED" w14:textId="77777777">
            <w:pPr>
              <w:spacing w:after="0"/>
            </w:pPr>
            <w:r>
              <w:rPr>
                <w:sz w:val="17"/>
                <w:szCs w:val="17"/>
              </w:rPr>
              <w:t>The Meridian Pattern designates DocuSign as the document storage and smart document layer, consistent with S-DMS being DocuSign-based. Claims documents remain in ECM/FileNet as the system of record, with S-DMS acting as an access-controlled proxy (ADR-001). Providers must reconcile the pattern with the proxy design rather than assume ECM migration.</w:t>
            </w:r>
          </w:p>
        </w:tc>
      </w:tr>
      <w:tr w:rsidR="0046729B" w14:paraId="4DBF89BB" w14:textId="77777777">
        <w:trPr>
          <w:cantSplit/>
        </w:trPr>
        <w:tc>
          <w:tcPr>
            <w:tcW w:w="2000" w:type="dxa"/>
            <w:shd w:val="clear" w:color="auto" w:fill="F2F4F6"/>
            <w:tcMar>
              <w:top w:w="60" w:type="dxa"/>
              <w:left w:w="90" w:type="dxa"/>
              <w:bottom w:w="60" w:type="dxa"/>
              <w:right w:w="90" w:type="dxa"/>
            </w:tcMar>
          </w:tcPr>
          <w:p w:rsidR="0046729B" w:rsidRDefault="00767123" w14:paraId="03E9454C" w14:textId="77777777">
            <w:pPr>
              <w:spacing w:after="0"/>
            </w:pPr>
            <w:r>
              <w:rPr>
                <w:sz w:val="17"/>
                <w:szCs w:val="17"/>
              </w:rPr>
              <w:t>Analytical data</w:t>
            </w:r>
          </w:p>
        </w:tc>
        <w:tc>
          <w:tcPr>
            <w:tcW w:w="8080" w:type="dxa"/>
            <w:shd w:val="clear" w:color="auto" w:fill="F2F4F6"/>
            <w:tcMar>
              <w:top w:w="60" w:type="dxa"/>
              <w:left w:w="90" w:type="dxa"/>
              <w:bottom w:w="60" w:type="dxa"/>
              <w:right w:w="90" w:type="dxa"/>
            </w:tcMar>
          </w:tcPr>
          <w:p w:rsidR="0046729B" w:rsidRDefault="00767123" w14:paraId="27143845" w14:textId="77777777">
            <w:pPr>
              <w:spacing w:after="0"/>
            </w:pPr>
            <w:r>
              <w:rPr>
                <w:sz w:val="17"/>
                <w:szCs w:val="17"/>
              </w:rPr>
              <w:t>The Meridian Pattern designates Databricks as the platform for all analytical data assets, and prohibits siloed application databases for cross-cutting data. The Claims Lakehouse and Claims Analytics Platform must be positioned within this rule. Transactional application data for the client experience remains in MySQL and in the CCoP database; providers must confirm the boundary between transactional MySQL storage and analytical Databricks storage in the design phase.</w:t>
            </w:r>
          </w:p>
        </w:tc>
      </w:tr>
      <w:tr w:rsidR="0046729B" w14:paraId="595F9A5C" w14:textId="77777777">
        <w:trPr>
          <w:cantSplit/>
        </w:trPr>
        <w:tc>
          <w:tcPr>
            <w:tcW w:w="2000" w:type="dxa"/>
            <w:tcMar>
              <w:top w:w="60" w:type="dxa"/>
              <w:left w:w="90" w:type="dxa"/>
              <w:bottom w:w="60" w:type="dxa"/>
              <w:right w:w="90" w:type="dxa"/>
            </w:tcMar>
          </w:tcPr>
          <w:p w:rsidR="0046729B" w:rsidRDefault="00767123" w14:paraId="48139C88" w14:textId="77777777">
            <w:pPr>
              <w:spacing w:after="0"/>
            </w:pPr>
            <w:r>
              <w:rPr>
                <w:sz w:val="17"/>
                <w:szCs w:val="17"/>
              </w:rPr>
              <w:t>Agentic capability</w:t>
            </w:r>
          </w:p>
        </w:tc>
        <w:tc>
          <w:tcPr>
            <w:tcW w:w="8080" w:type="dxa"/>
            <w:tcMar>
              <w:top w:w="60" w:type="dxa"/>
              <w:left w:w="90" w:type="dxa"/>
              <w:bottom w:w="60" w:type="dxa"/>
              <w:right w:w="90" w:type="dxa"/>
            </w:tcMar>
          </w:tcPr>
          <w:p w:rsidR="0046729B" w:rsidRDefault="00767123" w14:paraId="3368DFD4" w14:textId="77777777">
            <w:pPr>
              <w:spacing w:after="0"/>
            </w:pPr>
            <w:r>
              <w:rPr>
                <w:sz w:val="17"/>
                <w:szCs w:val="17"/>
              </w:rPr>
              <w:t>Layer 3 (Google Agents / Vertex AI) is the approved agentic orchestration layer. AI Agents appear in the Claims Copilot target-state architecture as a separate initiative. Any AI-driven feature in this engagement — for example predictive risk indicators — must be built on Layer 3 rather than a bespoke model stack, and is subject to Aon AI governance.</w:t>
            </w:r>
          </w:p>
        </w:tc>
      </w:tr>
      <w:tr w:rsidR="0046729B" w14:paraId="2D30289A" w14:textId="77777777">
        <w:trPr>
          <w:cantSplit/>
        </w:trPr>
        <w:tc>
          <w:tcPr>
            <w:tcW w:w="2000" w:type="dxa"/>
            <w:shd w:val="clear" w:color="auto" w:fill="F2F4F6"/>
            <w:tcMar>
              <w:top w:w="60" w:type="dxa"/>
              <w:left w:w="90" w:type="dxa"/>
              <w:bottom w:w="60" w:type="dxa"/>
              <w:right w:w="90" w:type="dxa"/>
            </w:tcMar>
          </w:tcPr>
          <w:p w:rsidR="0046729B" w:rsidRDefault="00767123" w14:paraId="43B1AD2A" w14:textId="77777777">
            <w:pPr>
              <w:spacing w:after="0"/>
            </w:pPr>
            <w:r>
              <w:rPr>
                <w:sz w:val="17"/>
                <w:szCs w:val="17"/>
              </w:rPr>
              <w:t>Cloud and platform footprint</w:t>
            </w:r>
          </w:p>
        </w:tc>
        <w:tc>
          <w:tcPr>
            <w:tcW w:w="8080" w:type="dxa"/>
            <w:shd w:val="clear" w:color="auto" w:fill="F2F4F6"/>
            <w:tcMar>
              <w:top w:w="60" w:type="dxa"/>
              <w:left w:w="90" w:type="dxa"/>
              <w:bottom w:w="60" w:type="dxa"/>
              <w:right w:w="90" w:type="dxa"/>
            </w:tcMar>
          </w:tcPr>
          <w:p w:rsidR="0046729B" w:rsidRDefault="00767123" w14:paraId="124CF3C3" w14:textId="77777777">
            <w:pPr>
              <w:spacing w:after="0"/>
            </w:pPr>
            <w:r>
              <w:rPr>
                <w:sz w:val="17"/>
                <w:szCs w:val="17"/>
              </w:rPr>
              <w:t>The solution is built over Appian (low-code) with React, Python and MySQL components, while the Meridian Pattern references Google Cloud services at Layers 3 and 4 and Databricks at Layer 6, and the wider Aon stack at Exhibit 1 uses Azure services for hosting, messaging and API management. Providers must design to this hybrid footprint, state clearly which capability is delivered natively in Appian versus in custom React and Python components, and identify any integration, latency, egress or data-residency implications arising from it.</w:t>
            </w:r>
          </w:p>
        </w:tc>
      </w:tr>
      <w:tr w:rsidR="0046729B" w14:paraId="2057B730" w14:textId="77777777">
        <w:trPr>
          <w:cantSplit/>
        </w:trPr>
        <w:tc>
          <w:tcPr>
            <w:tcW w:w="2000" w:type="dxa"/>
            <w:tcMar>
              <w:top w:w="60" w:type="dxa"/>
              <w:left w:w="90" w:type="dxa"/>
              <w:bottom w:w="60" w:type="dxa"/>
              <w:right w:w="90" w:type="dxa"/>
            </w:tcMar>
          </w:tcPr>
          <w:p w:rsidR="0046729B" w:rsidRDefault="00767123" w14:paraId="2B926E98" w14:textId="77777777">
            <w:pPr>
              <w:spacing w:after="0"/>
            </w:pPr>
            <w:r>
              <w:rPr>
                <w:sz w:val="17"/>
                <w:szCs w:val="17"/>
              </w:rPr>
              <w:t>Design system</w:t>
            </w:r>
          </w:p>
        </w:tc>
        <w:tc>
          <w:tcPr>
            <w:tcW w:w="8080" w:type="dxa"/>
            <w:tcMar>
              <w:top w:w="60" w:type="dxa"/>
              <w:left w:w="90" w:type="dxa"/>
              <w:bottom w:w="60" w:type="dxa"/>
              <w:right w:w="90" w:type="dxa"/>
            </w:tcMar>
          </w:tcPr>
          <w:p w:rsidR="0046729B" w:rsidRDefault="00767123" w14:paraId="2BA97E1C" w14:textId="77777777">
            <w:pPr>
              <w:spacing w:after="0"/>
            </w:pPr>
            <w:r>
              <w:rPr>
                <w:sz w:val="17"/>
                <w:szCs w:val="17"/>
              </w:rPr>
              <w:t>UUI is mandatory for client-facing UI. Providers should confirm their familiarity with UUI and Figma Code Connect and state any assumptions about UUI component coverage for claims-specific surfaces such as the claim timeline, financials band and analytics visualisations.</w:t>
            </w:r>
          </w:p>
        </w:tc>
      </w:tr>
    </w:tbl>
    <w:p w:rsidR="0046729B" w:rsidRDefault="00767123" w14:paraId="601B7D0F" w14:textId="492F4BE8">
      <w:pPr>
        <w:pStyle w:val="Heading3"/>
      </w:pPr>
      <w:bookmarkStart w:name="_Toc382346418" w:id="374"/>
      <w:r>
        <w:t>Target-State Client Experience Architecture</w:t>
      </w:r>
      <w:bookmarkEnd w:id="374"/>
    </w:p>
    <w:p w:rsidR="0046729B" w:rsidRDefault="00767123" w14:paraId="19999360" w14:textId="77777777">
      <w:pPr>
        <w:spacing w:before="120" w:after="60" w:line="240" w:lineRule="auto"/>
        <w:jc w:val="center"/>
      </w:pPr>
      <w:r>
        <w:rPr>
          <w:noProof/>
        </w:rPr>
        <w:drawing>
          <wp:inline distT="0" distB="0" distL="0" distR="0" wp14:anchorId="52398894" wp14:editId="0439809E">
            <wp:extent cx="6096000" cy="3752850"/>
            <wp:effectExtent l="0" t="0" r="0" b="0"/>
            <wp:docPr id="541214853" name="Picture 541214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96000" cy="3752850"/>
                    </a:xfrm>
                    <a:prstGeom prst="rect">
                      <a:avLst/>
                    </a:prstGeom>
                  </pic:spPr>
                </pic:pic>
              </a:graphicData>
            </a:graphic>
          </wp:inline>
        </w:drawing>
      </w:r>
    </w:p>
    <w:p w:rsidR="0046729B" w:rsidRDefault="00767123" w14:paraId="33B78512" w14:textId="77777777">
      <w:pPr>
        <w:spacing w:after="200"/>
        <w:jc w:val="center"/>
      </w:pPr>
      <w:r>
        <w:rPr>
          <w:i/>
          <w:iCs/>
          <w:color w:val="5A6472"/>
          <w:sz w:val="17"/>
          <w:szCs w:val="17"/>
        </w:rPr>
        <w:t>Figure 7: Claims CoPilot — from current state to target state client experience. Pink denotes MVP scope (new build); amber denotes fit-gap / extend of existing components; shaded components denote CRS Ecosystem components; grey denotes other initiatives.</w:t>
      </w:r>
    </w:p>
    <w:p w:rsidR="0046729B" w:rsidRDefault="00767123" w14:paraId="2278CA0C" w14:textId="77777777">
      <w:pPr>
        <w:spacing w:before="120"/>
      </w:pPr>
      <w:r>
        <w:t>The target state establishes the following high-level structure:</w:t>
      </w:r>
    </w:p>
    <w:p w:rsidR="0046729B" w:rsidRDefault="00767123" w14:paraId="0EEC0548" w14:textId="77777777">
      <w:pPr>
        <w:pStyle w:val="ListParagraph"/>
        <w:numPr>
          <w:ilvl w:val="0"/>
          <w:numId w:val="2"/>
        </w:numPr>
        <w:spacing w:after="60"/>
      </w:pPr>
      <w:r>
        <w:rPr>
          <w:b/>
          <w:bCs/>
        </w:rPr>
        <w:t xml:space="preserve">Aon Meridian layer — </w:t>
      </w:r>
      <w:r>
        <w:t>the client entry point, providing the Document List, RBAC Management, Task Tracker and Activity Stream, with SSO through Okta. Country portals (for example Spain and Italy) remain as separate surfaces during transition.</w:t>
      </w:r>
    </w:p>
    <w:p w:rsidR="0046729B" w:rsidRDefault="00767123" w14:paraId="0F93433F" w14:textId="77777777">
      <w:pPr>
        <w:pStyle w:val="ListParagraph"/>
        <w:numPr>
          <w:ilvl w:val="0"/>
          <w:numId w:val="2"/>
        </w:numPr>
        <w:spacing w:after="60"/>
      </w:pPr>
      <w:r>
        <w:rPr>
          <w:b/>
          <w:bCs/>
        </w:rPr>
        <w:t xml:space="preserve">Claims CoPilot experience layer — </w:t>
      </w:r>
      <w:r>
        <w:t>the Claims Client Experience landing page providing a contextual overview of the client's claims, supported by Claim Initiation (eFNOL dynamic localised form), Claim Detail (claims information, status and activity summary) and Claims Analytics (cross-client insights on claims performance).</w:t>
      </w:r>
    </w:p>
    <w:p w:rsidR="0046729B" w:rsidRDefault="00767123" w14:paraId="1F87822F" w14:textId="77777777">
      <w:pPr>
        <w:pStyle w:val="ListParagraph"/>
        <w:numPr>
          <w:ilvl w:val="0"/>
          <w:numId w:val="2"/>
        </w:numPr>
        <w:spacing w:after="60"/>
      </w:pPr>
      <w:r>
        <w:rPr>
          <w:b/>
          <w:bCs/>
        </w:rPr>
        <w:t xml:space="preserve">Claims Copilot UI (Appian) — </w:t>
      </w:r>
      <w:r>
        <w:t>the colleague-facing workbench covering the Initiate → Adjudicate → Manage → Settle → Pay lifecycle, together with Client Access Configuration Management.</w:t>
      </w:r>
    </w:p>
    <w:p w:rsidR="0046729B" w:rsidRDefault="00767123" w14:paraId="2C9A04B1" w14:textId="77777777">
      <w:pPr>
        <w:pStyle w:val="ListParagraph"/>
        <w:numPr>
          <w:ilvl w:val="0"/>
          <w:numId w:val="2"/>
        </w:numPr>
        <w:spacing w:after="60"/>
      </w:pPr>
      <w:r>
        <w:rPr>
          <w:b/>
          <w:bCs/>
        </w:rPr>
        <w:t xml:space="preserve">Service layer — </w:t>
      </w:r>
      <w:r>
        <w:t>Reference Data APIs (client and policy cover lookup, localised cause-of-loss data) and Business APIs driving workflow inside and outside Claims Copilot, over the CCoP database.</w:t>
      </w:r>
    </w:p>
    <w:p w:rsidR="0046729B" w:rsidRDefault="00767123" w14:paraId="2BB2B5F2" w14:textId="77777777">
      <w:pPr>
        <w:pStyle w:val="ListParagraph"/>
        <w:numPr>
          <w:ilvl w:val="0"/>
          <w:numId w:val="2"/>
        </w:numPr>
        <w:spacing w:after="60"/>
      </w:pPr>
      <w:r>
        <w:rPr>
          <w:b/>
          <w:bCs/>
        </w:rPr>
        <w:t xml:space="preserve">Document layer — </w:t>
      </w:r>
      <w:r>
        <w:t>the Smart Doc Repository (document retrieve API) and Document Management (generate, store, retrieve, distribute) over FileNet.</w:t>
      </w:r>
    </w:p>
    <w:p w:rsidR="0046729B" w:rsidRDefault="00767123" w14:paraId="01FACEDF" w14:textId="77777777">
      <w:pPr>
        <w:pStyle w:val="ListParagraph"/>
        <w:numPr>
          <w:ilvl w:val="0"/>
          <w:numId w:val="2"/>
        </w:numPr>
        <w:spacing w:after="60"/>
      </w:pPr>
      <w:r>
        <w:rPr>
          <w:b/>
          <w:bCs/>
        </w:rPr>
        <w:t xml:space="preserve">Data layer — </w:t>
      </w:r>
      <w:r>
        <w:t>the CRS Ecosystem ODS fed from the CRS Eco Evolution US bridge and the country policy management systems (Spain – Linper, France – Veos, Italy – One), feeding the Claims Lakehouse and Colleague Analytics.</w:t>
      </w:r>
    </w:p>
    <w:p w:rsidR="0046729B" w:rsidRDefault="00767123" w14:paraId="0DDEFF35" w14:textId="77777777">
      <w:pPr>
        <w:pStyle w:val="ListParagraph"/>
        <w:numPr>
          <w:ilvl w:val="0"/>
          <w:numId w:val="2"/>
        </w:numPr>
        <w:spacing w:after="60"/>
      </w:pPr>
      <w:r>
        <w:rPr>
          <w:b/>
          <w:bCs/>
        </w:rPr>
        <w:t xml:space="preserve">Carrier boundary — </w:t>
      </w:r>
      <w:r>
        <w:t>insurance carrier connectivity exposed through the Claims API endpoints (claim creation, document submission, claim retrieval and status).</w:t>
      </w:r>
    </w:p>
    <w:p w:rsidR="0046729B" w:rsidRDefault="00767123" w14:paraId="3EF13E97" w14:textId="1C37415C">
      <w:pPr>
        <w:pStyle w:val="Heading3"/>
      </w:pPr>
      <w:bookmarkStart w:name="_Toc1621858300" w:id="375"/>
      <w:r>
        <w:t>Participating Business and Technology Services</w:t>
      </w:r>
      <w:bookmarkEnd w:id="375"/>
    </w:p>
    <w:p w:rsidR="0046729B" w:rsidRDefault="00767123" w14:paraId="47FB0963" w14:textId="77777777">
      <w:r>
        <w:t>Nine business and technology services participate in this integration, classified under ArchiMate 3.2 conventions. Claims Copilot, Meridian and CCS represent the active integration boundaries; the remaining six are supporting dependencies whose interfaces are being defined or extended.</w:t>
      </w:r>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700"/>
        <w:gridCol w:w="1900"/>
        <w:gridCol w:w="1200"/>
        <w:gridCol w:w="6280"/>
      </w:tblGrid>
      <w:tr w:rsidR="0046729B" w14:paraId="4E90A2F1" w14:textId="77777777">
        <w:trPr>
          <w:tblHeader/>
        </w:trPr>
        <w:tc>
          <w:tcPr>
            <w:tcW w:w="700" w:type="dxa"/>
            <w:shd w:val="clear" w:color="auto" w:fill="1B2A47"/>
            <w:tcMar>
              <w:top w:w="60" w:type="dxa"/>
              <w:left w:w="90" w:type="dxa"/>
              <w:bottom w:w="60" w:type="dxa"/>
              <w:right w:w="90" w:type="dxa"/>
            </w:tcMar>
          </w:tcPr>
          <w:p w:rsidR="0046729B" w:rsidRDefault="00767123" w14:paraId="04A3EF57" w14:textId="77777777">
            <w:pPr>
              <w:spacing w:after="0"/>
            </w:pPr>
            <w:r>
              <w:rPr>
                <w:b/>
                <w:bCs/>
                <w:color w:val="FFFFFF"/>
                <w:sz w:val="18"/>
                <w:szCs w:val="18"/>
              </w:rPr>
              <w:t>ID</w:t>
            </w:r>
          </w:p>
        </w:tc>
        <w:tc>
          <w:tcPr>
            <w:tcW w:w="1900" w:type="dxa"/>
            <w:shd w:val="clear" w:color="auto" w:fill="1B2A47"/>
            <w:tcMar>
              <w:top w:w="60" w:type="dxa"/>
              <w:left w:w="90" w:type="dxa"/>
              <w:bottom w:w="60" w:type="dxa"/>
              <w:right w:w="90" w:type="dxa"/>
            </w:tcMar>
          </w:tcPr>
          <w:p w:rsidR="0046729B" w:rsidRDefault="00767123" w14:paraId="20217DF3" w14:textId="77777777">
            <w:pPr>
              <w:spacing w:after="0"/>
            </w:pPr>
            <w:r>
              <w:rPr>
                <w:b/>
                <w:bCs/>
                <w:color w:val="FFFFFF"/>
                <w:sz w:val="18"/>
                <w:szCs w:val="18"/>
              </w:rPr>
              <w:t>Service</w:t>
            </w:r>
          </w:p>
        </w:tc>
        <w:tc>
          <w:tcPr>
            <w:tcW w:w="1200" w:type="dxa"/>
            <w:shd w:val="clear" w:color="auto" w:fill="1B2A47"/>
            <w:tcMar>
              <w:top w:w="60" w:type="dxa"/>
              <w:left w:w="90" w:type="dxa"/>
              <w:bottom w:w="60" w:type="dxa"/>
              <w:right w:w="90" w:type="dxa"/>
            </w:tcMar>
          </w:tcPr>
          <w:p w:rsidR="0046729B" w:rsidRDefault="00767123" w14:paraId="3FE9A699" w14:textId="77777777">
            <w:pPr>
              <w:spacing w:after="0"/>
            </w:pPr>
            <w:r>
              <w:rPr>
                <w:b/>
                <w:bCs/>
                <w:color w:val="FFFFFF"/>
                <w:sz w:val="18"/>
                <w:szCs w:val="18"/>
              </w:rPr>
              <w:t>Layer</w:t>
            </w:r>
          </w:p>
        </w:tc>
        <w:tc>
          <w:tcPr>
            <w:tcW w:w="6280" w:type="dxa"/>
            <w:shd w:val="clear" w:color="auto" w:fill="1B2A47"/>
            <w:tcMar>
              <w:top w:w="60" w:type="dxa"/>
              <w:left w:w="90" w:type="dxa"/>
              <w:bottom w:w="60" w:type="dxa"/>
              <w:right w:w="90" w:type="dxa"/>
            </w:tcMar>
          </w:tcPr>
          <w:p w:rsidR="0046729B" w:rsidRDefault="00767123" w14:paraId="01A914D3" w14:textId="77777777">
            <w:pPr>
              <w:spacing w:after="0"/>
            </w:pPr>
            <w:r>
              <w:rPr>
                <w:b/>
                <w:bCs/>
                <w:color w:val="FFFFFF"/>
                <w:sz w:val="18"/>
                <w:szCs w:val="18"/>
              </w:rPr>
              <w:t>Description</w:t>
            </w:r>
          </w:p>
        </w:tc>
      </w:tr>
      <w:tr w:rsidR="0046729B" w14:paraId="07CFCD95" w14:textId="77777777">
        <w:trPr>
          <w:cantSplit/>
        </w:trPr>
        <w:tc>
          <w:tcPr>
            <w:tcW w:w="700" w:type="dxa"/>
            <w:tcMar>
              <w:top w:w="60" w:type="dxa"/>
              <w:left w:w="90" w:type="dxa"/>
              <w:bottom w:w="60" w:type="dxa"/>
              <w:right w:w="90" w:type="dxa"/>
            </w:tcMar>
          </w:tcPr>
          <w:p w:rsidR="0046729B" w:rsidRDefault="00767123" w14:paraId="1DC7CB8D" w14:textId="77777777">
            <w:pPr>
              <w:spacing w:after="0"/>
            </w:pPr>
            <w:r>
              <w:rPr>
                <w:sz w:val="16"/>
                <w:szCs w:val="16"/>
              </w:rPr>
              <w:t>BS-01</w:t>
            </w:r>
          </w:p>
        </w:tc>
        <w:tc>
          <w:tcPr>
            <w:tcW w:w="1900" w:type="dxa"/>
            <w:tcMar>
              <w:top w:w="60" w:type="dxa"/>
              <w:left w:w="90" w:type="dxa"/>
              <w:bottom w:w="60" w:type="dxa"/>
              <w:right w:w="90" w:type="dxa"/>
            </w:tcMar>
          </w:tcPr>
          <w:p w:rsidR="0046729B" w:rsidRDefault="00767123" w14:paraId="14D8908E" w14:textId="77777777">
            <w:pPr>
              <w:spacing w:after="0"/>
            </w:pPr>
            <w:r>
              <w:rPr>
                <w:sz w:val="16"/>
                <w:szCs w:val="16"/>
              </w:rPr>
              <w:t>Claims Copilot</w:t>
            </w:r>
          </w:p>
        </w:tc>
        <w:tc>
          <w:tcPr>
            <w:tcW w:w="1200" w:type="dxa"/>
            <w:tcMar>
              <w:top w:w="60" w:type="dxa"/>
              <w:left w:w="90" w:type="dxa"/>
              <w:bottom w:w="60" w:type="dxa"/>
              <w:right w:w="90" w:type="dxa"/>
            </w:tcMar>
          </w:tcPr>
          <w:p w:rsidR="0046729B" w:rsidRDefault="00767123" w14:paraId="532E5121" w14:textId="77777777">
            <w:pPr>
              <w:spacing w:after="0"/>
            </w:pPr>
            <w:r>
              <w:rPr>
                <w:sz w:val="16"/>
                <w:szCs w:val="16"/>
              </w:rPr>
              <w:t>Business Service</w:t>
            </w:r>
          </w:p>
        </w:tc>
        <w:tc>
          <w:tcPr>
            <w:tcW w:w="6280" w:type="dxa"/>
            <w:tcMar>
              <w:top w:w="60" w:type="dxa"/>
              <w:left w:w="90" w:type="dxa"/>
              <w:bottom w:w="60" w:type="dxa"/>
              <w:right w:w="90" w:type="dxa"/>
            </w:tcMar>
          </w:tcPr>
          <w:p w:rsidR="0046729B" w:rsidRDefault="00767123" w14:paraId="32EB4C03" w14:textId="77777777">
            <w:pPr>
              <w:spacing w:after="0"/>
            </w:pPr>
            <w:r>
              <w:rPr>
                <w:sz w:val="16"/>
                <w:szCs w:val="16"/>
              </w:rPr>
              <w:t>Aon's unified Commercial Risk Claims Management system and system of record for all Commercial Risk claims. Provides FNOL intake, claims lifecycle management, the Claims workbench for Aon Claims Administrators, and document management. Deployed scope: Commercial Risk only (not Reinsurance). Current DMS: ECM / FileNet.</w:t>
            </w:r>
          </w:p>
        </w:tc>
      </w:tr>
      <w:tr w:rsidR="0046729B" w14:paraId="4DDBFC7D" w14:textId="77777777">
        <w:trPr>
          <w:cantSplit/>
        </w:trPr>
        <w:tc>
          <w:tcPr>
            <w:tcW w:w="700" w:type="dxa"/>
            <w:shd w:val="clear" w:color="auto" w:fill="F2F4F6"/>
            <w:tcMar>
              <w:top w:w="60" w:type="dxa"/>
              <w:left w:w="90" w:type="dxa"/>
              <w:bottom w:w="60" w:type="dxa"/>
              <w:right w:w="90" w:type="dxa"/>
            </w:tcMar>
          </w:tcPr>
          <w:p w:rsidR="0046729B" w:rsidRDefault="00767123" w14:paraId="4A0E9356" w14:textId="77777777">
            <w:pPr>
              <w:spacing w:after="0"/>
            </w:pPr>
            <w:r>
              <w:rPr>
                <w:sz w:val="16"/>
                <w:szCs w:val="16"/>
              </w:rPr>
              <w:t>BS-02</w:t>
            </w:r>
          </w:p>
        </w:tc>
        <w:tc>
          <w:tcPr>
            <w:tcW w:w="1900" w:type="dxa"/>
            <w:shd w:val="clear" w:color="auto" w:fill="F2F4F6"/>
            <w:tcMar>
              <w:top w:w="60" w:type="dxa"/>
              <w:left w:w="90" w:type="dxa"/>
              <w:bottom w:w="60" w:type="dxa"/>
              <w:right w:w="90" w:type="dxa"/>
            </w:tcMar>
          </w:tcPr>
          <w:p w:rsidR="0046729B" w:rsidRDefault="00767123" w14:paraId="2C372BA7" w14:textId="77777777">
            <w:pPr>
              <w:spacing w:after="0"/>
            </w:pPr>
            <w:r>
              <w:rPr>
                <w:sz w:val="16"/>
                <w:szCs w:val="16"/>
              </w:rPr>
              <w:t>Meridian</w:t>
            </w:r>
          </w:p>
        </w:tc>
        <w:tc>
          <w:tcPr>
            <w:tcW w:w="1200" w:type="dxa"/>
            <w:shd w:val="clear" w:color="auto" w:fill="F2F4F6"/>
            <w:tcMar>
              <w:top w:w="60" w:type="dxa"/>
              <w:left w:w="90" w:type="dxa"/>
              <w:bottom w:w="60" w:type="dxa"/>
              <w:right w:w="90" w:type="dxa"/>
            </w:tcMar>
          </w:tcPr>
          <w:p w:rsidR="0046729B" w:rsidRDefault="00767123" w14:paraId="5B925E3D" w14:textId="77777777">
            <w:pPr>
              <w:spacing w:after="0"/>
            </w:pPr>
            <w:r>
              <w:rPr>
                <w:sz w:val="16"/>
                <w:szCs w:val="16"/>
              </w:rPr>
              <w:t>Business Service</w:t>
            </w:r>
          </w:p>
        </w:tc>
        <w:tc>
          <w:tcPr>
            <w:tcW w:w="6280" w:type="dxa"/>
            <w:shd w:val="clear" w:color="auto" w:fill="F2F4F6"/>
            <w:tcMar>
              <w:top w:w="60" w:type="dxa"/>
              <w:left w:w="90" w:type="dxa"/>
              <w:bottom w:w="60" w:type="dxa"/>
              <w:right w:w="90" w:type="dxa"/>
            </w:tcMar>
          </w:tcPr>
          <w:p w:rsidR="0046729B" w:rsidRDefault="00767123" w14:paraId="19362952" w14:textId="77777777">
            <w:pPr>
              <w:spacing w:after="0"/>
            </w:pPr>
            <w:r>
              <w:rPr>
                <w:sz w:val="16"/>
                <w:szCs w:val="16"/>
              </w:rPr>
              <w:t>Aon's unified Client Portal for all Aon services, providing a single, consistent digital interface across Aon's service portfolio. Capabilities: central client onboarding, Client User RBAC, user interface channel and document management (via S-DMS). Technology: ReactJS Single Page Application.</w:t>
            </w:r>
          </w:p>
        </w:tc>
      </w:tr>
      <w:tr w:rsidR="0046729B" w14:paraId="761DD736" w14:textId="77777777">
        <w:trPr>
          <w:cantSplit/>
        </w:trPr>
        <w:tc>
          <w:tcPr>
            <w:tcW w:w="700" w:type="dxa"/>
            <w:tcMar>
              <w:top w:w="60" w:type="dxa"/>
              <w:left w:w="90" w:type="dxa"/>
              <w:bottom w:w="60" w:type="dxa"/>
              <w:right w:w="90" w:type="dxa"/>
            </w:tcMar>
          </w:tcPr>
          <w:p w:rsidR="0046729B" w:rsidRDefault="00767123" w14:paraId="0B722F1D" w14:textId="77777777">
            <w:pPr>
              <w:spacing w:after="0"/>
            </w:pPr>
            <w:r>
              <w:rPr>
                <w:sz w:val="16"/>
                <w:szCs w:val="16"/>
              </w:rPr>
              <w:t>BS-03</w:t>
            </w:r>
          </w:p>
        </w:tc>
        <w:tc>
          <w:tcPr>
            <w:tcW w:w="1900" w:type="dxa"/>
            <w:tcMar>
              <w:top w:w="60" w:type="dxa"/>
              <w:left w:w="90" w:type="dxa"/>
              <w:bottom w:w="60" w:type="dxa"/>
              <w:right w:w="90" w:type="dxa"/>
            </w:tcMar>
          </w:tcPr>
          <w:p w:rsidR="0046729B" w:rsidRDefault="00767123" w14:paraId="36862DFF" w14:textId="77777777">
            <w:pPr>
              <w:spacing w:after="0"/>
            </w:pPr>
            <w:r>
              <w:rPr>
                <w:sz w:val="16"/>
                <w:szCs w:val="16"/>
              </w:rPr>
              <w:t>CCS (Carrier Connectivity Service)</w:t>
            </w:r>
          </w:p>
        </w:tc>
        <w:tc>
          <w:tcPr>
            <w:tcW w:w="1200" w:type="dxa"/>
            <w:tcMar>
              <w:top w:w="60" w:type="dxa"/>
              <w:left w:w="90" w:type="dxa"/>
              <w:bottom w:w="60" w:type="dxa"/>
              <w:right w:w="90" w:type="dxa"/>
            </w:tcMar>
          </w:tcPr>
          <w:p w:rsidR="0046729B" w:rsidRDefault="00767123" w14:paraId="549F6DE5" w14:textId="77777777">
            <w:pPr>
              <w:spacing w:after="0"/>
            </w:pPr>
            <w:r>
              <w:rPr>
                <w:sz w:val="16"/>
                <w:szCs w:val="16"/>
              </w:rPr>
              <w:t>Business Service</w:t>
            </w:r>
          </w:p>
        </w:tc>
        <w:tc>
          <w:tcPr>
            <w:tcW w:w="6280" w:type="dxa"/>
            <w:tcMar>
              <w:top w:w="60" w:type="dxa"/>
              <w:left w:w="90" w:type="dxa"/>
              <w:bottom w:w="60" w:type="dxa"/>
              <w:right w:w="90" w:type="dxa"/>
            </w:tcMar>
          </w:tcPr>
          <w:p w:rsidR="0046729B" w:rsidRDefault="00767123" w14:paraId="0347D75E" w14:textId="77777777">
            <w:pPr>
              <w:spacing w:after="0"/>
            </w:pPr>
            <w:r>
              <w:rPr>
                <w:sz w:val="16"/>
                <w:szCs w:val="16"/>
              </w:rPr>
              <w:t>Single gateway for all communications between Aon and Market / Carriers. Claims Copilot uses CCS to send and receive claims information. Responsible for translation between Aon internal formats and Market / Carrier formats (ACORD P&amp;C / Surety XML Chapter 12). Direction: bidirectional.</w:t>
            </w:r>
          </w:p>
        </w:tc>
      </w:tr>
      <w:tr w:rsidR="0046729B" w14:paraId="72F7ED04" w14:textId="77777777">
        <w:trPr>
          <w:cantSplit/>
        </w:trPr>
        <w:tc>
          <w:tcPr>
            <w:tcW w:w="700" w:type="dxa"/>
            <w:shd w:val="clear" w:color="auto" w:fill="F2F4F6"/>
            <w:tcMar>
              <w:top w:w="60" w:type="dxa"/>
              <w:left w:w="90" w:type="dxa"/>
              <w:bottom w:w="60" w:type="dxa"/>
              <w:right w:w="90" w:type="dxa"/>
            </w:tcMar>
          </w:tcPr>
          <w:p w:rsidR="0046729B" w:rsidRDefault="00767123" w14:paraId="71D616F2" w14:textId="77777777">
            <w:pPr>
              <w:spacing w:after="0"/>
            </w:pPr>
            <w:r>
              <w:rPr>
                <w:sz w:val="16"/>
                <w:szCs w:val="16"/>
              </w:rPr>
              <w:t>BS-04</w:t>
            </w:r>
          </w:p>
        </w:tc>
        <w:tc>
          <w:tcPr>
            <w:tcW w:w="1900" w:type="dxa"/>
            <w:shd w:val="clear" w:color="auto" w:fill="F2F4F6"/>
            <w:tcMar>
              <w:top w:w="60" w:type="dxa"/>
              <w:left w:w="90" w:type="dxa"/>
              <w:bottom w:w="60" w:type="dxa"/>
              <w:right w:w="90" w:type="dxa"/>
            </w:tcMar>
          </w:tcPr>
          <w:p w:rsidR="0046729B" w:rsidRDefault="00767123" w14:paraId="3D3B3B13" w14:textId="77777777">
            <w:pPr>
              <w:spacing w:after="0"/>
            </w:pPr>
            <w:r>
              <w:rPr>
                <w:sz w:val="16"/>
                <w:szCs w:val="16"/>
              </w:rPr>
              <w:t>MDM (Master Data Management)</w:t>
            </w:r>
          </w:p>
        </w:tc>
        <w:tc>
          <w:tcPr>
            <w:tcW w:w="1200" w:type="dxa"/>
            <w:shd w:val="clear" w:color="auto" w:fill="F2F4F6"/>
            <w:tcMar>
              <w:top w:w="60" w:type="dxa"/>
              <w:left w:w="90" w:type="dxa"/>
              <w:bottom w:w="60" w:type="dxa"/>
              <w:right w:w="90" w:type="dxa"/>
            </w:tcMar>
          </w:tcPr>
          <w:p w:rsidR="0046729B" w:rsidRDefault="00767123" w14:paraId="245616CE" w14:textId="77777777">
            <w:pPr>
              <w:spacing w:after="0"/>
            </w:pPr>
            <w:r>
              <w:rPr>
                <w:sz w:val="16"/>
                <w:szCs w:val="16"/>
              </w:rPr>
              <w:t>Business Service</w:t>
            </w:r>
          </w:p>
        </w:tc>
        <w:tc>
          <w:tcPr>
            <w:tcW w:w="6280" w:type="dxa"/>
            <w:shd w:val="clear" w:color="auto" w:fill="F2F4F6"/>
            <w:tcMar>
              <w:top w:w="60" w:type="dxa"/>
              <w:left w:w="90" w:type="dxa"/>
              <w:bottom w:w="60" w:type="dxa"/>
              <w:right w:w="90" w:type="dxa"/>
            </w:tcMar>
          </w:tcPr>
          <w:p w:rsidR="0046729B" w:rsidRDefault="00767123" w14:paraId="15B59A94" w14:textId="77777777">
            <w:pPr>
              <w:spacing w:after="0"/>
            </w:pPr>
            <w:r>
              <w:rPr>
                <w:sz w:val="16"/>
                <w:szCs w:val="16"/>
              </w:rPr>
              <w:t>Owns and maintains the canonical client organisation hierarchy (Corporate HQ → Subsidiary → Branch Location). Authoritative source for all transactional data alignment across Meridian, Claims Copilot and Aon IdP. Load-bearing dependency for claims scope enforcement (BR-001), analytics scope filtering and organisational scope assertion in Okta JWT tokens (F-IDP-03).</w:t>
            </w:r>
          </w:p>
        </w:tc>
      </w:tr>
      <w:tr w:rsidR="0046729B" w14:paraId="6E12959F" w14:textId="77777777">
        <w:trPr>
          <w:cantSplit/>
        </w:trPr>
        <w:tc>
          <w:tcPr>
            <w:tcW w:w="700" w:type="dxa"/>
            <w:tcMar>
              <w:top w:w="60" w:type="dxa"/>
              <w:left w:w="90" w:type="dxa"/>
              <w:bottom w:w="60" w:type="dxa"/>
              <w:right w:w="90" w:type="dxa"/>
            </w:tcMar>
          </w:tcPr>
          <w:p w:rsidR="0046729B" w:rsidRDefault="00767123" w14:paraId="2C4C96B5" w14:textId="77777777">
            <w:pPr>
              <w:spacing w:after="0"/>
            </w:pPr>
            <w:r>
              <w:rPr>
                <w:sz w:val="16"/>
                <w:szCs w:val="16"/>
              </w:rPr>
              <w:t>BS-05</w:t>
            </w:r>
          </w:p>
        </w:tc>
        <w:tc>
          <w:tcPr>
            <w:tcW w:w="1900" w:type="dxa"/>
            <w:tcMar>
              <w:top w:w="60" w:type="dxa"/>
              <w:left w:w="90" w:type="dxa"/>
              <w:bottom w:w="60" w:type="dxa"/>
              <w:right w:w="90" w:type="dxa"/>
            </w:tcMar>
          </w:tcPr>
          <w:p w:rsidR="0046729B" w:rsidRDefault="00767123" w14:paraId="113E7918" w14:textId="77777777">
            <w:pPr>
              <w:spacing w:after="0"/>
            </w:pPr>
            <w:r>
              <w:rPr>
                <w:sz w:val="16"/>
                <w:szCs w:val="16"/>
              </w:rPr>
              <w:t>Claims Analytics Platform</w:t>
            </w:r>
          </w:p>
        </w:tc>
        <w:tc>
          <w:tcPr>
            <w:tcW w:w="1200" w:type="dxa"/>
            <w:tcMar>
              <w:top w:w="60" w:type="dxa"/>
              <w:left w:w="90" w:type="dxa"/>
              <w:bottom w:w="60" w:type="dxa"/>
              <w:right w:w="90" w:type="dxa"/>
            </w:tcMar>
          </w:tcPr>
          <w:p w:rsidR="0046729B" w:rsidRDefault="00767123" w14:paraId="24B8514E" w14:textId="77777777">
            <w:pPr>
              <w:spacing w:after="0"/>
            </w:pPr>
            <w:r>
              <w:rPr>
                <w:sz w:val="16"/>
                <w:szCs w:val="16"/>
              </w:rPr>
              <w:t>Business Service</w:t>
            </w:r>
          </w:p>
        </w:tc>
        <w:tc>
          <w:tcPr>
            <w:tcW w:w="6280" w:type="dxa"/>
            <w:tcMar>
              <w:top w:w="60" w:type="dxa"/>
              <w:left w:w="90" w:type="dxa"/>
              <w:bottom w:w="60" w:type="dxa"/>
              <w:right w:w="90" w:type="dxa"/>
            </w:tcMar>
          </w:tcPr>
          <w:p w:rsidR="0046729B" w:rsidRDefault="00767123" w14:paraId="4E13F108" w14:textId="77777777">
            <w:pPr>
              <w:spacing w:after="0"/>
            </w:pPr>
            <w:r>
              <w:rPr>
                <w:sz w:val="16"/>
                <w:szCs w:val="16"/>
              </w:rPr>
              <w:t>Analytics platform within the Claims Copilot ecosystem. Receives transactional claims data from Claims Copilot (existing feed – out of scope). Exposes scoped analytics to Meridian for Client User consumption; analytics served must be filtered to the requesting user's organisational scope (BR-001, BR-002).</w:t>
            </w:r>
          </w:p>
        </w:tc>
      </w:tr>
      <w:tr w:rsidR="0046729B" w14:paraId="61A27F40" w14:textId="77777777">
        <w:trPr>
          <w:cantSplit/>
        </w:trPr>
        <w:tc>
          <w:tcPr>
            <w:tcW w:w="700" w:type="dxa"/>
            <w:shd w:val="clear" w:color="auto" w:fill="F2F4F6"/>
            <w:tcMar>
              <w:top w:w="60" w:type="dxa"/>
              <w:left w:w="90" w:type="dxa"/>
              <w:bottom w:w="60" w:type="dxa"/>
              <w:right w:w="90" w:type="dxa"/>
            </w:tcMar>
          </w:tcPr>
          <w:p w:rsidR="0046729B" w:rsidRDefault="00767123" w14:paraId="5A02ED2C" w14:textId="77777777">
            <w:pPr>
              <w:spacing w:after="0"/>
            </w:pPr>
            <w:r>
              <w:rPr>
                <w:sz w:val="16"/>
                <w:szCs w:val="16"/>
              </w:rPr>
              <w:t>BS-06</w:t>
            </w:r>
          </w:p>
        </w:tc>
        <w:tc>
          <w:tcPr>
            <w:tcW w:w="1900" w:type="dxa"/>
            <w:shd w:val="clear" w:color="auto" w:fill="F2F4F6"/>
            <w:tcMar>
              <w:top w:w="60" w:type="dxa"/>
              <w:left w:w="90" w:type="dxa"/>
              <w:bottom w:w="60" w:type="dxa"/>
              <w:right w:w="90" w:type="dxa"/>
            </w:tcMar>
          </w:tcPr>
          <w:p w:rsidR="0046729B" w:rsidRDefault="00767123" w14:paraId="3D5186ED" w14:textId="77777777">
            <w:pPr>
              <w:spacing w:after="0"/>
            </w:pPr>
            <w:r>
              <w:rPr>
                <w:sz w:val="16"/>
                <w:szCs w:val="16"/>
              </w:rPr>
              <w:t>Policy Management System</w:t>
            </w:r>
          </w:p>
        </w:tc>
        <w:tc>
          <w:tcPr>
            <w:tcW w:w="1200" w:type="dxa"/>
            <w:shd w:val="clear" w:color="auto" w:fill="F2F4F6"/>
            <w:tcMar>
              <w:top w:w="60" w:type="dxa"/>
              <w:left w:w="90" w:type="dxa"/>
              <w:bottom w:w="60" w:type="dxa"/>
              <w:right w:w="90" w:type="dxa"/>
            </w:tcMar>
          </w:tcPr>
          <w:p w:rsidR="0046729B" w:rsidRDefault="00767123" w14:paraId="7BB2190C" w14:textId="77777777">
            <w:pPr>
              <w:spacing w:after="0"/>
            </w:pPr>
            <w:r>
              <w:rPr>
                <w:sz w:val="16"/>
                <w:szCs w:val="16"/>
              </w:rPr>
              <w:t>Business Service</w:t>
            </w:r>
          </w:p>
        </w:tc>
        <w:tc>
          <w:tcPr>
            <w:tcW w:w="6280" w:type="dxa"/>
            <w:shd w:val="clear" w:color="auto" w:fill="F2F4F6"/>
            <w:tcMar>
              <w:top w:w="60" w:type="dxa"/>
              <w:left w:w="90" w:type="dxa"/>
              <w:bottom w:w="60" w:type="dxa"/>
              <w:right w:w="90" w:type="dxa"/>
            </w:tcMar>
          </w:tcPr>
          <w:p w:rsidR="0046729B" w:rsidRDefault="00767123" w14:paraId="7A77D139" w14:textId="77777777">
            <w:pPr>
              <w:spacing w:after="0"/>
            </w:pPr>
            <w:r>
              <w:rPr>
                <w:sz w:val="16"/>
                <w:szCs w:val="16"/>
              </w:rPr>
              <w:t>Manages the full lifecycle of policy documents across the Aon platform. Provides policy document display (Aon-managed policies) and policy document ingestion (client-provided policies not placed through Aon) to Meridian and Claims Copilot. Client-provided policies must carry provenance metadata enforcing BR-003, BR-007 and BR-008 at the S-DMS document classification layer.</w:t>
            </w:r>
          </w:p>
        </w:tc>
      </w:tr>
      <w:tr w:rsidR="0046729B" w14:paraId="77F887E9" w14:textId="77777777">
        <w:trPr>
          <w:cantSplit/>
        </w:trPr>
        <w:tc>
          <w:tcPr>
            <w:tcW w:w="700" w:type="dxa"/>
            <w:tcMar>
              <w:top w:w="60" w:type="dxa"/>
              <w:left w:w="90" w:type="dxa"/>
              <w:bottom w:w="60" w:type="dxa"/>
              <w:right w:w="90" w:type="dxa"/>
            </w:tcMar>
          </w:tcPr>
          <w:p w:rsidR="0046729B" w:rsidRDefault="00767123" w14:paraId="31F8AAB8" w14:textId="77777777">
            <w:pPr>
              <w:spacing w:after="0"/>
            </w:pPr>
            <w:r>
              <w:rPr>
                <w:sz w:val="16"/>
                <w:szCs w:val="16"/>
              </w:rPr>
              <w:t>TS-01</w:t>
            </w:r>
          </w:p>
        </w:tc>
        <w:tc>
          <w:tcPr>
            <w:tcW w:w="1900" w:type="dxa"/>
            <w:tcMar>
              <w:top w:w="60" w:type="dxa"/>
              <w:left w:w="90" w:type="dxa"/>
              <w:bottom w:w="60" w:type="dxa"/>
              <w:right w:w="90" w:type="dxa"/>
            </w:tcMar>
          </w:tcPr>
          <w:p w:rsidR="0046729B" w:rsidRDefault="00767123" w14:paraId="2BBA20F9" w14:textId="77777777">
            <w:pPr>
              <w:spacing w:after="0"/>
            </w:pPr>
            <w:r>
              <w:rPr>
                <w:sz w:val="16"/>
                <w:szCs w:val="16"/>
              </w:rPr>
              <w:t>Aon IdP (Okta)</w:t>
            </w:r>
          </w:p>
        </w:tc>
        <w:tc>
          <w:tcPr>
            <w:tcW w:w="1200" w:type="dxa"/>
            <w:tcMar>
              <w:top w:w="60" w:type="dxa"/>
              <w:left w:w="90" w:type="dxa"/>
              <w:bottom w:w="60" w:type="dxa"/>
              <w:right w:w="90" w:type="dxa"/>
            </w:tcMar>
          </w:tcPr>
          <w:p w:rsidR="0046729B" w:rsidRDefault="00767123" w14:paraId="1E8FB8EA" w14:textId="77777777">
            <w:pPr>
              <w:spacing w:after="0"/>
            </w:pPr>
            <w:r>
              <w:rPr>
                <w:sz w:val="16"/>
                <w:szCs w:val="16"/>
              </w:rPr>
              <w:t>Technology Service</w:t>
            </w:r>
          </w:p>
        </w:tc>
        <w:tc>
          <w:tcPr>
            <w:tcW w:w="6280" w:type="dxa"/>
            <w:tcMar>
              <w:top w:w="60" w:type="dxa"/>
              <w:left w:w="90" w:type="dxa"/>
              <w:bottom w:w="60" w:type="dxa"/>
              <w:right w:w="90" w:type="dxa"/>
            </w:tcMar>
          </w:tcPr>
          <w:p w:rsidR="0046729B" w:rsidRDefault="00767123" w14:paraId="0AB5B54A" w14:textId="77777777">
            <w:pPr>
              <w:spacing w:after="0"/>
            </w:pPr>
            <w:r>
              <w:rPr>
                <w:sz w:val="16"/>
                <w:szCs w:val="16"/>
              </w:rPr>
              <w:t>Aon's Identity Provider, implemented on Okta. Provides PKCE-based authentication for the Meridian ReactJS SPA, issues JWT access tokens carrying Claims Copilot role claims (groups) and organisational scope (org_node custom claim), and manages token lifecycle. Claims Copilot operates as a Resource Server validating JWTs against Okta's JWKS endpoint.</w:t>
            </w:r>
          </w:p>
        </w:tc>
      </w:tr>
      <w:tr w:rsidR="0046729B" w14:paraId="06FA434D" w14:textId="77777777">
        <w:trPr>
          <w:cantSplit/>
        </w:trPr>
        <w:tc>
          <w:tcPr>
            <w:tcW w:w="700" w:type="dxa"/>
            <w:shd w:val="clear" w:color="auto" w:fill="F2F4F6"/>
            <w:tcMar>
              <w:top w:w="60" w:type="dxa"/>
              <w:left w:w="90" w:type="dxa"/>
              <w:bottom w:w="60" w:type="dxa"/>
              <w:right w:w="90" w:type="dxa"/>
            </w:tcMar>
          </w:tcPr>
          <w:p w:rsidR="0046729B" w:rsidRDefault="00767123" w14:paraId="1482E00C" w14:textId="77777777">
            <w:pPr>
              <w:spacing w:after="0"/>
            </w:pPr>
            <w:r>
              <w:rPr>
                <w:sz w:val="16"/>
                <w:szCs w:val="16"/>
              </w:rPr>
              <w:t>TS-02</w:t>
            </w:r>
          </w:p>
        </w:tc>
        <w:tc>
          <w:tcPr>
            <w:tcW w:w="1900" w:type="dxa"/>
            <w:shd w:val="clear" w:color="auto" w:fill="F2F4F6"/>
            <w:tcMar>
              <w:top w:w="60" w:type="dxa"/>
              <w:left w:w="90" w:type="dxa"/>
              <w:bottom w:w="60" w:type="dxa"/>
              <w:right w:w="90" w:type="dxa"/>
            </w:tcMar>
          </w:tcPr>
          <w:p w:rsidR="0046729B" w:rsidRDefault="00767123" w14:paraId="7BD9DD22" w14:textId="77777777">
            <w:pPr>
              <w:spacing w:after="0"/>
            </w:pPr>
            <w:r>
              <w:rPr>
                <w:sz w:val="16"/>
                <w:szCs w:val="16"/>
              </w:rPr>
              <w:t>S-DMS (Smart-DMS)</w:t>
            </w:r>
          </w:p>
        </w:tc>
        <w:tc>
          <w:tcPr>
            <w:tcW w:w="1200" w:type="dxa"/>
            <w:shd w:val="clear" w:color="auto" w:fill="F2F4F6"/>
            <w:tcMar>
              <w:top w:w="60" w:type="dxa"/>
              <w:left w:w="90" w:type="dxa"/>
              <w:bottom w:w="60" w:type="dxa"/>
              <w:right w:w="90" w:type="dxa"/>
            </w:tcMar>
          </w:tcPr>
          <w:p w:rsidR="0046729B" w:rsidRDefault="00767123" w14:paraId="70056B11" w14:textId="77777777">
            <w:pPr>
              <w:spacing w:after="0"/>
            </w:pPr>
            <w:r>
              <w:rPr>
                <w:sz w:val="16"/>
                <w:szCs w:val="16"/>
              </w:rPr>
              <w:t>Technology Service</w:t>
            </w:r>
          </w:p>
        </w:tc>
        <w:tc>
          <w:tcPr>
            <w:tcW w:w="6280" w:type="dxa"/>
            <w:shd w:val="clear" w:color="auto" w:fill="F2F4F6"/>
            <w:tcMar>
              <w:top w:w="60" w:type="dxa"/>
              <w:left w:w="90" w:type="dxa"/>
              <w:bottom w:w="60" w:type="dxa"/>
              <w:right w:w="90" w:type="dxa"/>
            </w:tcMar>
          </w:tcPr>
          <w:p w:rsidR="0046729B" w:rsidRDefault="00767123" w14:paraId="1AE965FC" w14:textId="77777777">
            <w:pPr>
              <w:spacing w:after="0"/>
            </w:pPr>
            <w:r>
              <w:rPr>
                <w:sz w:val="16"/>
                <w:szCs w:val="16"/>
              </w:rPr>
              <w:t>DocuSign-based Document Management Platform supporting the Meridian portal and the client-facing document access surface for claims documents. Fully independent from GRiDS/FCS Document Management Service. In this integration S-DMS acts as an access-controlled proxy over ECM, enforcing provenance-based document RBAC (BR-007, BR-008) at the metadata layer before any ECM document reference is returned.</w:t>
            </w:r>
          </w:p>
        </w:tc>
      </w:tr>
      <w:tr w:rsidR="0046729B" w14:paraId="33D28C81" w14:textId="77777777">
        <w:trPr>
          <w:cantSplit/>
        </w:trPr>
        <w:tc>
          <w:tcPr>
            <w:tcW w:w="700" w:type="dxa"/>
            <w:tcMar>
              <w:top w:w="60" w:type="dxa"/>
              <w:left w:w="90" w:type="dxa"/>
              <w:bottom w:w="60" w:type="dxa"/>
              <w:right w:w="90" w:type="dxa"/>
            </w:tcMar>
          </w:tcPr>
          <w:p w:rsidR="0046729B" w:rsidRDefault="00767123" w14:paraId="49F490C7" w14:textId="77777777">
            <w:pPr>
              <w:spacing w:after="0"/>
            </w:pPr>
            <w:r>
              <w:rPr>
                <w:sz w:val="16"/>
                <w:szCs w:val="16"/>
              </w:rPr>
              <w:t>TS-03</w:t>
            </w:r>
          </w:p>
        </w:tc>
        <w:tc>
          <w:tcPr>
            <w:tcW w:w="1900" w:type="dxa"/>
            <w:tcMar>
              <w:top w:w="60" w:type="dxa"/>
              <w:left w:w="90" w:type="dxa"/>
              <w:bottom w:w="60" w:type="dxa"/>
              <w:right w:w="90" w:type="dxa"/>
            </w:tcMar>
          </w:tcPr>
          <w:p w:rsidR="0046729B" w:rsidRDefault="00767123" w14:paraId="4662F7C9" w14:textId="77777777">
            <w:pPr>
              <w:spacing w:after="0"/>
            </w:pPr>
            <w:r>
              <w:rPr>
                <w:sz w:val="16"/>
                <w:szCs w:val="16"/>
              </w:rPr>
              <w:t>ECM (Enterprise Content Management / FileNet)</w:t>
            </w:r>
          </w:p>
        </w:tc>
        <w:tc>
          <w:tcPr>
            <w:tcW w:w="1200" w:type="dxa"/>
            <w:tcMar>
              <w:top w:w="60" w:type="dxa"/>
              <w:left w:w="90" w:type="dxa"/>
              <w:bottom w:w="60" w:type="dxa"/>
              <w:right w:w="90" w:type="dxa"/>
            </w:tcMar>
          </w:tcPr>
          <w:p w:rsidR="0046729B" w:rsidRDefault="00767123" w14:paraId="5DC8BD86" w14:textId="77777777">
            <w:pPr>
              <w:spacing w:after="0"/>
            </w:pPr>
            <w:r>
              <w:rPr>
                <w:sz w:val="16"/>
                <w:szCs w:val="16"/>
              </w:rPr>
              <w:t>Technology Service</w:t>
            </w:r>
          </w:p>
        </w:tc>
        <w:tc>
          <w:tcPr>
            <w:tcW w:w="6280" w:type="dxa"/>
            <w:tcMar>
              <w:top w:w="60" w:type="dxa"/>
              <w:left w:w="90" w:type="dxa"/>
              <w:bottom w:w="60" w:type="dxa"/>
              <w:right w:w="90" w:type="dxa"/>
            </w:tcMar>
          </w:tcPr>
          <w:p w:rsidR="0046729B" w:rsidRDefault="00767123" w14:paraId="791B9FE8" w14:textId="77777777">
            <w:pPr>
              <w:spacing w:after="0"/>
            </w:pPr>
            <w:r>
              <w:rPr>
                <w:sz w:val="16"/>
                <w:szCs w:val="16"/>
              </w:rPr>
              <w:t>IBM FileNet-based Enterprise Content Management system. Current backend document repository and system of record for all Commercial Risk claims documents. Document files remain in ECM; S-DMS holds URL / path references, proxying access through the S-DMS RBAC layer (ADR-001, Pillar 1 recommended option).</w:t>
            </w:r>
          </w:p>
        </w:tc>
      </w:tr>
    </w:tbl>
    <w:p w:rsidR="0046729B" w:rsidRDefault="00767123" w14:paraId="2F650934" w14:textId="06EDF899">
      <w:pPr>
        <w:pStyle w:val="Heading3"/>
      </w:pPr>
      <w:bookmarkStart w:name="_Toc116658574" w:id="376"/>
      <w:r>
        <w:t>Business Actors</w:t>
      </w:r>
      <w:bookmarkEnd w:id="376"/>
    </w:p>
    <w:p w:rsidR="0046729B" w:rsidRDefault="00767123" w14:paraId="521EEFA6" w14:textId="2353EBA0">
      <w:r>
        <w:t xml:space="preserve">Two primary actor roles are directly engaged in the client-facing integration scope: the Client User, who operates through the Meridian portal, and the Aon Claims </w:t>
      </w:r>
      <w:r w:rsidR="00781AA4">
        <w:t>Professional</w:t>
      </w:r>
      <w:r>
        <w:t>, who operates through the Claims Copilot workbench.</w:t>
      </w:r>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2200"/>
        <w:gridCol w:w="7880"/>
      </w:tblGrid>
      <w:tr w:rsidR="0046729B" w:rsidTr="19EEAAC3" w14:paraId="050FA446" w14:textId="77777777">
        <w:trPr>
          <w:tblHeader/>
        </w:trPr>
        <w:tc>
          <w:tcPr>
            <w:tcW w:w="2200" w:type="dxa"/>
            <w:shd w:val="clear" w:color="auto" w:fill="1B2A47"/>
            <w:tcMar>
              <w:top w:w="60" w:type="dxa"/>
              <w:left w:w="90" w:type="dxa"/>
              <w:bottom w:w="60" w:type="dxa"/>
              <w:right w:w="90" w:type="dxa"/>
            </w:tcMar>
          </w:tcPr>
          <w:p w:rsidR="0046729B" w:rsidRDefault="00767123" w14:paraId="07DC9264" w14:textId="77777777">
            <w:pPr>
              <w:spacing w:after="0"/>
            </w:pPr>
            <w:r>
              <w:rPr>
                <w:b/>
                <w:bCs/>
                <w:color w:val="FFFFFF"/>
                <w:sz w:val="18"/>
                <w:szCs w:val="18"/>
              </w:rPr>
              <w:t>Actor</w:t>
            </w:r>
          </w:p>
        </w:tc>
        <w:tc>
          <w:tcPr>
            <w:tcW w:w="7880" w:type="dxa"/>
            <w:shd w:val="clear" w:color="auto" w:fill="1B2A47"/>
            <w:tcMar>
              <w:top w:w="60" w:type="dxa"/>
              <w:left w:w="90" w:type="dxa"/>
              <w:bottom w:w="60" w:type="dxa"/>
              <w:right w:w="90" w:type="dxa"/>
            </w:tcMar>
          </w:tcPr>
          <w:p w:rsidR="0046729B" w:rsidRDefault="00767123" w14:paraId="33E8CD10" w14:textId="77777777">
            <w:pPr>
              <w:spacing w:after="0"/>
            </w:pPr>
            <w:r>
              <w:rPr>
                <w:b/>
                <w:bCs/>
                <w:color w:val="FFFFFF"/>
                <w:sz w:val="18"/>
                <w:szCs w:val="18"/>
              </w:rPr>
              <w:t>Role and Access</w:t>
            </w:r>
          </w:p>
        </w:tc>
      </w:tr>
      <w:tr w:rsidR="0046729B" w:rsidTr="19EEAAC3" w14:paraId="3C4E17B6" w14:textId="77777777">
        <w:trPr>
          <w:cantSplit/>
        </w:trPr>
        <w:tc>
          <w:tcPr>
            <w:tcW w:w="2200" w:type="dxa"/>
            <w:tcMar>
              <w:top w:w="60" w:type="dxa"/>
              <w:left w:w="90" w:type="dxa"/>
              <w:bottom w:w="60" w:type="dxa"/>
              <w:right w:w="90" w:type="dxa"/>
            </w:tcMar>
          </w:tcPr>
          <w:p w:rsidR="0046729B" w:rsidRDefault="00767123" w14:paraId="441DD384" w14:textId="77777777">
            <w:pPr>
              <w:spacing w:after="0"/>
            </w:pPr>
            <w:r>
              <w:rPr>
                <w:sz w:val="17"/>
                <w:szCs w:val="17"/>
              </w:rPr>
              <w:t>Client User</w:t>
            </w:r>
          </w:p>
        </w:tc>
        <w:tc>
          <w:tcPr>
            <w:tcW w:w="7880" w:type="dxa"/>
            <w:tcMar>
              <w:top w:w="60" w:type="dxa"/>
              <w:left w:w="90" w:type="dxa"/>
              <w:bottom w:w="60" w:type="dxa"/>
              <w:right w:w="90" w:type="dxa"/>
            </w:tcMar>
          </w:tcPr>
          <w:p w:rsidR="0046729B" w:rsidRDefault="00767123" w14:paraId="474850BC" w14:textId="77777777">
            <w:pPr>
              <w:spacing w:after="0"/>
            </w:pPr>
            <w:r>
              <w:rPr>
                <w:sz w:val="17"/>
                <w:szCs w:val="17"/>
              </w:rPr>
              <w:t>External — representative of a client organisation. Initiates FNOL on behalf of their organisation; monitors claim status, amounts, open activities, analytics and documents; accesses claims information relevant to their authorised organisational scope. Authenticated via the Okta PKCE flow; authorised to Claims Copilot resources governed by JWT role claims (groups) and the organisational scope claim (org_node); access scoped downward from the assigned organisational node inclusive of all descendant nodes (BR-001). Sub-personas: FNOL Initiator (must hold FNOL creation permission and be aligned to a valid organisational node per BR-005) and Claims Viewer. All interactions with Claims Copilot are mediated through the Meridian UI; Client Users have no direct interface with Claims Copilot.</w:t>
            </w:r>
          </w:p>
        </w:tc>
      </w:tr>
      <w:tr w:rsidR="0046729B" w:rsidTr="19EEAAC3" w14:paraId="2D1A968B" w14:textId="77777777">
        <w:trPr>
          <w:cantSplit/>
        </w:trPr>
        <w:tc>
          <w:tcPr>
            <w:tcW w:w="2200" w:type="dxa"/>
            <w:shd w:val="clear" w:color="auto" w:fill="F2F4F6"/>
            <w:tcMar>
              <w:top w:w="60" w:type="dxa"/>
              <w:left w:w="90" w:type="dxa"/>
              <w:bottom w:w="60" w:type="dxa"/>
              <w:right w:w="90" w:type="dxa"/>
            </w:tcMar>
          </w:tcPr>
          <w:p w:rsidR="0046729B" w:rsidRDefault="00767123" w14:paraId="1AF06BAC" w14:textId="15D18823">
            <w:pPr>
              <w:spacing w:after="0"/>
            </w:pPr>
            <w:r>
              <w:rPr>
                <w:sz w:val="17"/>
                <w:szCs w:val="17"/>
              </w:rPr>
              <w:t xml:space="preserve">Aon Claims </w:t>
            </w:r>
            <w:r w:rsidR="005534FC">
              <w:rPr>
                <w:sz w:val="17"/>
                <w:szCs w:val="17"/>
              </w:rPr>
              <w:t>Professional</w:t>
            </w:r>
          </w:p>
        </w:tc>
        <w:tc>
          <w:tcPr>
            <w:tcW w:w="7880" w:type="dxa"/>
            <w:shd w:val="clear" w:color="auto" w:fill="F2F4F6"/>
            <w:tcMar>
              <w:top w:w="60" w:type="dxa"/>
              <w:left w:w="90" w:type="dxa"/>
              <w:bottom w:w="60" w:type="dxa"/>
              <w:right w:w="90" w:type="dxa"/>
            </w:tcMar>
          </w:tcPr>
          <w:p w:rsidR="0046729B" w:rsidRDefault="00767123" w14:paraId="145F7510" w14:textId="77777777">
            <w:pPr>
              <w:spacing w:after="0"/>
            </w:pPr>
            <w:r w:rsidRPr="19EEAAC3" w:rsidR="0A20DB48">
              <w:rPr>
                <w:sz w:val="17"/>
                <w:szCs w:val="17"/>
              </w:rPr>
              <w:t xml:space="preserve">Internal — Aon employee managing claims on behalf of clients. Tracks, manages and works claims; communicates with Market / Carrier </w:t>
            </w:r>
            <w:r w:rsidRPr="19EEAAC3" w:rsidR="0A20DB48">
              <w:rPr>
                <w:sz w:val="17"/>
                <w:szCs w:val="17"/>
              </w:rPr>
              <w:t>via CCS</w:t>
            </w:r>
            <w:r w:rsidRPr="19EEAAC3" w:rsidR="0A20DB48">
              <w:rPr>
                <w:sz w:val="17"/>
                <w:szCs w:val="17"/>
              </w:rPr>
              <w:t>; accesses client-provided policy documents in the context of the claim (permitted by BR-003); manages open activities and status updates through the Claims Administrator Workbench (Appian). This actor's workbench, workflows and internal claims management operations are existing capabilities and are out of scope for this integration.</w:t>
            </w:r>
          </w:p>
        </w:tc>
      </w:tr>
      <w:tr w:rsidR="0046729B" w:rsidTr="19EEAAC3" w14:paraId="7E5264FB" w14:textId="77777777">
        <w:trPr>
          <w:cantSplit/>
        </w:trPr>
        <w:tc>
          <w:tcPr>
            <w:tcW w:w="2200" w:type="dxa"/>
            <w:tcMar>
              <w:top w:w="60" w:type="dxa"/>
              <w:left w:w="90" w:type="dxa"/>
              <w:bottom w:w="60" w:type="dxa"/>
              <w:right w:w="90" w:type="dxa"/>
            </w:tcMar>
          </w:tcPr>
          <w:p w:rsidR="0046729B" w:rsidRDefault="00767123" w14:paraId="700E2105" w14:textId="77777777">
            <w:pPr>
              <w:spacing w:after="0"/>
            </w:pPr>
            <w:r>
              <w:rPr>
                <w:sz w:val="17"/>
                <w:szCs w:val="17"/>
              </w:rPr>
              <w:t>Aon Broker (boundary actor)</w:t>
            </w:r>
          </w:p>
        </w:tc>
        <w:tc>
          <w:tcPr>
            <w:tcW w:w="7880" w:type="dxa"/>
            <w:tcMar>
              <w:top w:w="60" w:type="dxa"/>
              <w:left w:w="90" w:type="dxa"/>
              <w:bottom w:w="60" w:type="dxa"/>
              <w:right w:w="90" w:type="dxa"/>
            </w:tcMar>
          </w:tcPr>
          <w:p w:rsidR="0046729B" w:rsidRDefault="00767123" w14:paraId="6915A471" w14:textId="77777777">
            <w:pPr>
              <w:spacing w:after="0"/>
            </w:pPr>
            <w:r>
              <w:rPr>
                <w:sz w:val="17"/>
                <w:szCs w:val="17"/>
              </w:rPr>
              <w:t>Internal — accesses policy documents via the Policy Management System, which sources them from ECM. Aon Brokers do not have direct access to S-DMS. Relevant to scope enforcement rules BR-007 and BR-008 but not an active participant in the integration journeys.</w:t>
            </w:r>
          </w:p>
        </w:tc>
      </w:tr>
      <w:tr w:rsidR="0046729B" w:rsidTr="19EEAAC3" w14:paraId="4A7EC1B1" w14:textId="77777777">
        <w:trPr>
          <w:cantSplit/>
        </w:trPr>
        <w:tc>
          <w:tcPr>
            <w:tcW w:w="2200" w:type="dxa"/>
            <w:shd w:val="clear" w:color="auto" w:fill="F2F4F6"/>
            <w:tcMar>
              <w:top w:w="60" w:type="dxa"/>
              <w:left w:w="90" w:type="dxa"/>
              <w:bottom w:w="60" w:type="dxa"/>
              <w:right w:w="90" w:type="dxa"/>
            </w:tcMar>
          </w:tcPr>
          <w:p w:rsidR="0046729B" w:rsidRDefault="00767123" w14:paraId="39F8DA89" w14:textId="77777777">
            <w:pPr>
              <w:spacing w:after="0"/>
            </w:pPr>
            <w:r>
              <w:rPr>
                <w:sz w:val="17"/>
                <w:szCs w:val="17"/>
              </w:rPr>
              <w:t>Market / Carrier (boundary actor)</w:t>
            </w:r>
          </w:p>
        </w:tc>
        <w:tc>
          <w:tcPr>
            <w:tcW w:w="7880" w:type="dxa"/>
            <w:shd w:val="clear" w:color="auto" w:fill="F2F4F6"/>
            <w:tcMar>
              <w:top w:w="60" w:type="dxa"/>
              <w:left w:w="90" w:type="dxa"/>
              <w:bottom w:w="60" w:type="dxa"/>
              <w:right w:w="90" w:type="dxa"/>
            </w:tcMar>
          </w:tcPr>
          <w:p w:rsidR="0046729B" w:rsidP="066A2046" w:rsidRDefault="00767123" w14:paraId="1AE47C3C" w14:textId="54A4740F">
            <w:pPr>
              <w:spacing w:before="210" w:after="210" w:line="300" w:lineRule="auto"/>
            </w:pPr>
            <w:r w:rsidR="590930E9">
              <w:rPr/>
              <w:t xml:space="preserve"> </w:t>
            </w:r>
            <w:r w:rsidRPr="78BE6B19" w:rsidR="590930E9">
              <w:rPr>
                <w:sz w:val="18"/>
                <w:szCs w:val="18"/>
                <w:rPrChange w:author="Chetan Arora" w:date="2026-08-07T22:02:00Z" w16du:dateUtc="2026-08-07T22:02:56Z" w:id="204115195"/>
              </w:rPr>
              <w:t>Digital messaging capabilities are not in scope for this engagement; however, the solution will provide email-based notifications aligned to the configured access and entity-grouping model.</w:t>
            </w:r>
          </w:p>
        </w:tc>
      </w:tr>
    </w:tbl>
    <w:p w:rsidR="0046729B" w:rsidRDefault="00767123" w14:paraId="7BD99078" w14:textId="3FED25D9">
      <w:pPr>
        <w:pStyle w:val="Heading3"/>
        <w:rPr>
          <w:del w:author="Chetan Arora" w:date="2026-08-14T22:19:57.19Z" w16du:dateUtc="2026-08-14T22:19:57.19Z" w:id="1033882529"/>
        </w:rPr>
      </w:pPr>
      <w:bookmarkStart w:name="_Toc1083373957" w:id="383"/>
      <w:r w:rsidR="344B7F01">
        <w:rPr/>
        <w:t>Client Organisation Hierarchy and Scope Rule</w:t>
      </w:r>
      <w:bookmarkEnd w:id="383"/>
    </w:p>
    <w:p w:rsidR="0046729B" w:rsidP="78BE6B19" w:rsidRDefault="0046729B" w14:paraId="6D49281C" w14:textId="0011FD12">
      <w:pPr>
        <w:pStyle w:val="Normal"/>
        <w:rPr>
          <w:del w:author="Chetan Arora" w:date="2026-08-07T22:01:00Z" w16du:dateUtc="2026-08-07T22:01:11Z" w:id="633757855"/>
        </w:rPr>
      </w:pPr>
    </w:p>
    <w:p w:rsidR="0046729B" w:rsidP="78BE6B19" w:rsidRDefault="240C4DC8" w14:paraId="49266049" w14:textId="59D6EFC9">
      <w:pPr>
        <w:spacing w:before="210" w:after="210" w:line="300" w:lineRule="auto"/>
        <w:rPr>
          <w:rPrChange w:author="Chetan Arora" w:date="2026-08-07T22:01:00Z" w:id="643018729">
            <w:rPr>
              <w:rFonts w:ascii="Segoe UI" w:hAnsi="Segoe UI" w:eastAsia="Segoe UI" w:cs="Segoe UI"/>
              <w:sz w:val="21"/>
              <w:szCs w:val="21"/>
            </w:rPr>
          </w:rPrChange>
        </w:rPr>
        <w:pPrChange w:author="Chetan Arora" w:date="2026-08-07T22:01:00Z" w:id="398">
          <w:pPr/>
        </w:pPrChange>
      </w:pPr>
      <w:r w:rsidRPr="78BE6B19" w:rsidR="1231181E">
        <w:rPr>
          <w:rPrChange w:author="Chetan Arora" w:date="2026-08-07T22:01:00Z" w16du:dateUtc="2026-08-07T22:01:44Z" w:id="373649699">
            <w:rPr>
              <w:rFonts w:ascii="Segoe UI" w:hAnsi="Segoe UI" w:eastAsia="Segoe UI" w:cs="Segoe UI"/>
              <w:sz w:val="21"/>
              <w:szCs w:val="21"/>
            </w:rPr>
          </w:rPrChange>
        </w:rPr>
        <w:t>Client organizations and access groupings will be managed within Claims Copilot using configurable entity-grouping capabilities and client-specific custom fields. The solution must support flexible organizational structures that allow claims, documents, analytics, notifications, and user access to be scoped and filtered based on client-defined groupings and relationships. The hierarchy model should accommodate varying client organizational structures without assuming a fixed number of levels or dependency on an external master data management (MDM) hierarchy.</w:t>
      </w:r>
    </w:p>
    <w:p w:rsidR="0046729B" w:rsidP="78BE6B19" w:rsidRDefault="240C4DC8" w14:paraId="5E3CE415" w14:textId="30CC87CF">
      <w:pPr>
        <w:spacing w:before="210" w:after="210" w:line="300" w:lineRule="auto"/>
        <w:pPrChange w:author="Chetan Arora" w:date="2026-08-07T22:01:00Z" w:id="402">
          <w:pPr/>
        </w:pPrChange>
      </w:pPr>
      <w:r w:rsidR="1231181E">
        <w:rPr/>
        <w:t xml:space="preserve">Claims Copilot will </w:t>
      </w:r>
      <w:r w:rsidR="1231181E">
        <w:rPr/>
        <w:t>maintain</w:t>
      </w:r>
      <w:r w:rsidR="1231181E">
        <w:rPr/>
        <w:t xml:space="preserve"> and apply these groupings to enforce access controls and data visibility across the platform. The solution should support the administration of client-specific entity relationships and custom attributes to meet reporting, security, and operational requirements.</w:t>
      </w:r>
    </w:p>
    <w:p w:rsidR="0046729B" w:rsidP="1119DB6C" w:rsidRDefault="00767123" w14:paraId="385B289D" w14:textId="1939D0AA">
      <w:pPr>
        <w:spacing w:before="210" w:after="210" w:line="300" w:lineRule="auto"/>
      </w:pPr>
      <w:r>
        <w:t>Integration Scope by Pillar</w:t>
      </w:r>
    </w:p>
    <w:p w:rsidR="0046729B" w:rsidRDefault="00767123" w14:paraId="1C31EA86" w14:textId="72952B6C">
      <w:r w:rsidR="344B7F01">
        <w:rPr/>
        <w:t>The integration scope is structured across two primary boundaries: Meridian ↔ Claims Copilot, addressed through three design pillars, a</w:t>
      </w:r>
      <w:r w:rsidR="344B7F01">
        <w:rPr/>
        <w:t>. Supporting services are in scope only where their specific interface with Meridian or Claims Copilot is being defined or extended.</w:t>
      </w:r>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1700"/>
        <w:gridCol w:w="4600"/>
        <w:gridCol w:w="3780"/>
      </w:tblGrid>
      <w:tr w:rsidR="0046729B" w:rsidTr="19EEAAC3" w14:paraId="57980FD7" w14:textId="77777777">
        <w:trPr>
          <w:tblHeader/>
        </w:trPr>
        <w:tc>
          <w:tcPr>
            <w:tcW w:w="1700" w:type="dxa"/>
            <w:shd w:val="clear" w:color="auto" w:fill="1B2A47"/>
            <w:tcMar>
              <w:top w:w="60" w:type="dxa"/>
              <w:left w:w="90" w:type="dxa"/>
              <w:bottom w:w="60" w:type="dxa"/>
              <w:right w:w="90" w:type="dxa"/>
            </w:tcMar>
          </w:tcPr>
          <w:p w:rsidR="0046729B" w:rsidRDefault="00767123" w14:paraId="41FEE834" w14:textId="77777777">
            <w:pPr>
              <w:spacing w:after="0"/>
            </w:pPr>
            <w:r>
              <w:rPr>
                <w:b/>
                <w:bCs/>
                <w:color w:val="FFFFFF"/>
                <w:sz w:val="18"/>
                <w:szCs w:val="18"/>
              </w:rPr>
              <w:t>Pillar / Boundary</w:t>
            </w:r>
          </w:p>
        </w:tc>
        <w:tc>
          <w:tcPr>
            <w:tcW w:w="4600" w:type="dxa"/>
            <w:shd w:val="clear" w:color="auto" w:fill="1B2A47"/>
            <w:tcMar>
              <w:top w:w="60" w:type="dxa"/>
              <w:left w:w="90" w:type="dxa"/>
              <w:bottom w:w="60" w:type="dxa"/>
              <w:right w:w="90" w:type="dxa"/>
            </w:tcMar>
          </w:tcPr>
          <w:p w:rsidR="0046729B" w:rsidRDefault="00767123" w14:paraId="6B1EDE57" w14:textId="77777777">
            <w:pPr>
              <w:spacing w:after="0"/>
            </w:pPr>
            <w:r>
              <w:rPr>
                <w:b/>
                <w:bCs/>
                <w:color w:val="FFFFFF"/>
                <w:sz w:val="18"/>
                <w:szCs w:val="18"/>
              </w:rPr>
              <w:t>In Scope</w:t>
            </w:r>
          </w:p>
        </w:tc>
        <w:tc>
          <w:tcPr>
            <w:tcW w:w="3780" w:type="dxa"/>
            <w:shd w:val="clear" w:color="auto" w:fill="1B2A47"/>
            <w:tcMar>
              <w:top w:w="60" w:type="dxa"/>
              <w:left w:w="90" w:type="dxa"/>
              <w:bottom w:w="60" w:type="dxa"/>
              <w:right w:w="90" w:type="dxa"/>
            </w:tcMar>
          </w:tcPr>
          <w:p w:rsidR="0046729B" w:rsidRDefault="00767123" w14:paraId="1A44AC70" w14:textId="77777777">
            <w:pPr>
              <w:spacing w:after="0"/>
            </w:pPr>
            <w:r>
              <w:rPr>
                <w:b/>
                <w:bCs/>
                <w:color w:val="FFFFFF"/>
                <w:sz w:val="18"/>
                <w:szCs w:val="18"/>
              </w:rPr>
              <w:t>Out of Scope</w:t>
            </w:r>
          </w:p>
        </w:tc>
      </w:tr>
      <w:tr w:rsidR="0046729B" w:rsidTr="19EEAAC3" w14:paraId="010B8777" w14:textId="77777777">
        <w:trPr>
          <w:cantSplit/>
        </w:trPr>
        <w:tc>
          <w:tcPr>
            <w:tcW w:w="1700" w:type="dxa"/>
            <w:tcMar>
              <w:top w:w="60" w:type="dxa"/>
              <w:left w:w="90" w:type="dxa"/>
              <w:bottom w:w="60" w:type="dxa"/>
              <w:right w:w="90" w:type="dxa"/>
            </w:tcMar>
          </w:tcPr>
          <w:p w:rsidR="0046729B" w:rsidRDefault="00767123" w14:paraId="7FA48C0F" w14:textId="77777777">
            <w:pPr>
              <w:spacing w:after="0"/>
            </w:pPr>
            <w:r>
              <w:rPr>
                <w:sz w:val="16"/>
                <w:szCs w:val="16"/>
              </w:rPr>
              <w:t>Pillar 1 – DMS Alignment</w:t>
            </w:r>
          </w:p>
        </w:tc>
        <w:tc>
          <w:tcPr>
            <w:tcW w:w="4600" w:type="dxa"/>
            <w:tcMar>
              <w:top w:w="60" w:type="dxa"/>
              <w:left w:w="90" w:type="dxa"/>
              <w:bottom w:w="60" w:type="dxa"/>
              <w:right w:w="90" w:type="dxa"/>
            </w:tcMar>
          </w:tcPr>
          <w:p w:rsidR="0046729B" w:rsidRDefault="00767123" w14:paraId="669E1D4C" w14:textId="77777777">
            <w:pPr>
              <w:spacing w:after="0"/>
            </w:pPr>
            <w:r>
              <w:rPr>
                <w:sz w:val="16"/>
                <w:szCs w:val="16"/>
              </w:rPr>
              <w:t>ECM/FileNet ↔ S-DMS collaboration model: document audience classification (Client-visible / Internal / Carrier-only), provenance-based RBAC (BR-007, BR-008), S-DMS Proxy over ECM pattern (ADR-001), document routing (F-CC-09), S-DMS metadata layer design (F-SDMS-04, F-SDMS-05), ECM API exposure for the S-DMS proxy (DR-1.4), metadata model harmonisation (DR-1.5).</w:t>
            </w:r>
          </w:p>
        </w:tc>
        <w:tc>
          <w:tcPr>
            <w:tcW w:w="3780" w:type="dxa"/>
            <w:tcMar>
              <w:top w:w="60" w:type="dxa"/>
              <w:left w:w="90" w:type="dxa"/>
              <w:bottom w:w="60" w:type="dxa"/>
              <w:right w:w="90" w:type="dxa"/>
            </w:tcMar>
          </w:tcPr>
          <w:p w:rsidR="0046729B" w:rsidRDefault="00767123" w14:paraId="5AD6E491" w14:textId="77777777">
            <w:pPr>
              <w:spacing w:after="0"/>
            </w:pPr>
            <w:r>
              <w:rPr>
                <w:sz w:val="16"/>
                <w:szCs w:val="16"/>
              </w:rPr>
              <w:t>Full S-DMS migration (ECM decommission) – strategic future roadmap enabled by Pillar 1. Dual-repository synchronisation – assessed and deferred.</w:t>
            </w:r>
          </w:p>
        </w:tc>
      </w:tr>
      <w:tr w:rsidR="0046729B" w:rsidTr="19EEAAC3" w14:paraId="77666E01" w14:textId="77777777">
        <w:trPr>
          <w:cantSplit/>
        </w:trPr>
        <w:tc>
          <w:tcPr>
            <w:tcW w:w="1700" w:type="dxa"/>
            <w:shd w:val="clear" w:color="auto" w:fill="F2F4F6"/>
            <w:tcMar>
              <w:top w:w="60" w:type="dxa"/>
              <w:left w:w="90" w:type="dxa"/>
              <w:bottom w:w="60" w:type="dxa"/>
              <w:right w:w="90" w:type="dxa"/>
            </w:tcMar>
          </w:tcPr>
          <w:p w:rsidR="0046729B" w:rsidRDefault="00767123" w14:paraId="32588C37" w14:textId="77777777">
            <w:pPr>
              <w:spacing w:after="0"/>
            </w:pPr>
            <w:r>
              <w:rPr>
                <w:sz w:val="16"/>
                <w:szCs w:val="16"/>
              </w:rPr>
              <w:t>Pillar 2 – RBAC Integration</w:t>
            </w:r>
          </w:p>
        </w:tc>
        <w:tc>
          <w:tcPr>
            <w:tcW w:w="4600" w:type="dxa"/>
            <w:shd w:val="clear" w:color="auto" w:fill="F2F4F6"/>
            <w:tcMar>
              <w:top w:w="60" w:type="dxa"/>
              <w:left w:w="90" w:type="dxa"/>
              <w:bottom w:w="60" w:type="dxa"/>
              <w:right w:w="90" w:type="dxa"/>
            </w:tcMar>
          </w:tcPr>
          <w:p w:rsidR="0046729B" w:rsidRDefault="00767123" w14:paraId="0A07E55D" w14:textId="77777777">
            <w:pPr>
              <w:spacing w:after="0"/>
            </w:pPr>
            <w:r>
              <w:rPr>
                <w:sz w:val="16"/>
                <w:szCs w:val="16"/>
              </w:rPr>
              <w:t>Claims Copilot role definition and propagation to Okta (Aon IdP); Okta JWT claims specification (groups, org_node); JWT validation at Claims Copilot (F-CC-07); deep link session context via the OAuth2 PKCE state parameter (F-MER-04); MDM → Okta org scope binding (R-14, subject to confirmation).</w:t>
            </w:r>
          </w:p>
        </w:tc>
        <w:tc>
          <w:tcPr>
            <w:tcW w:w="3780" w:type="dxa"/>
            <w:shd w:val="clear" w:color="auto" w:fill="F2F4F6"/>
            <w:tcMar>
              <w:top w:w="60" w:type="dxa"/>
              <w:left w:w="90" w:type="dxa"/>
              <w:bottom w:w="60" w:type="dxa"/>
              <w:right w:w="90" w:type="dxa"/>
            </w:tcMar>
          </w:tcPr>
          <w:p w:rsidR="0046729B" w:rsidRDefault="00767123" w14:paraId="6BF6D56C" w14:textId="77777777">
            <w:pPr>
              <w:spacing w:after="0"/>
            </w:pPr>
            <w:r>
              <w:rPr>
                <w:sz w:val="16"/>
                <w:szCs w:val="16"/>
              </w:rPr>
              <w:t>Internal Aon user (Claims Administrator) RBAC – Pillar 2 covers Client User RBAC only. Okta platform configuration details (OI-26 – to be defined in design session).</w:t>
            </w:r>
          </w:p>
        </w:tc>
      </w:tr>
      <w:tr w:rsidR="0046729B" w:rsidTr="19EEAAC3" w14:paraId="6F674A12" w14:textId="77777777">
        <w:trPr>
          <w:cantSplit/>
        </w:trPr>
        <w:tc>
          <w:tcPr>
            <w:tcW w:w="1700" w:type="dxa"/>
            <w:tcMar>
              <w:top w:w="60" w:type="dxa"/>
              <w:left w:w="90" w:type="dxa"/>
              <w:bottom w:w="60" w:type="dxa"/>
              <w:right w:w="90" w:type="dxa"/>
            </w:tcMar>
          </w:tcPr>
          <w:p w:rsidR="0046729B" w:rsidRDefault="00767123" w14:paraId="2F9715D3" w14:textId="77777777">
            <w:pPr>
              <w:spacing w:after="0"/>
            </w:pPr>
            <w:r>
              <w:rPr>
                <w:sz w:val="16"/>
                <w:szCs w:val="16"/>
              </w:rPr>
              <w:t>Pillar 3 – User Portal Integration</w:t>
            </w:r>
          </w:p>
        </w:tc>
        <w:tc>
          <w:tcPr>
            <w:tcW w:w="4600" w:type="dxa"/>
            <w:tcMar>
              <w:top w:w="60" w:type="dxa"/>
              <w:left w:w="90" w:type="dxa"/>
              <w:bottom w:w="60" w:type="dxa"/>
              <w:right w:w="90" w:type="dxa"/>
            </w:tcMar>
          </w:tcPr>
          <w:p w:rsidR="0046729B" w:rsidRDefault="00767123" w14:paraId="522D0410" w14:textId="77777777">
            <w:pPr>
              <w:spacing w:after="0"/>
            </w:pPr>
            <w:r>
              <w:rPr>
                <w:sz w:val="16"/>
                <w:szCs w:val="16"/>
              </w:rPr>
              <w:t>Claims Copilot Micro-Frontend (MFE) injection into the Meridian shell (ADR-003); MFE framework alignment (DR-3.2); Meridian design system consumption (DR-3.3); auth context and deep link pass-through from shell to MFE (DR-3.1, DR-3.5); shell event interface (DR-3.8); React Error Boundary containment (DR-3.4); independent MFE deployment (DR-3.7).</w:t>
            </w:r>
          </w:p>
        </w:tc>
        <w:tc>
          <w:tcPr>
            <w:tcW w:w="3780" w:type="dxa"/>
            <w:tcMar>
              <w:top w:w="60" w:type="dxa"/>
              <w:left w:w="90" w:type="dxa"/>
              <w:bottom w:w="60" w:type="dxa"/>
              <w:right w:w="90" w:type="dxa"/>
            </w:tcMar>
          </w:tcPr>
          <w:p w:rsidR="0046729B" w:rsidRDefault="00767123" w14:paraId="2401AD6F" w14:textId="77777777">
            <w:pPr>
              <w:spacing w:after="0"/>
            </w:pPr>
            <w:r>
              <w:rPr>
                <w:sz w:val="16"/>
                <w:szCs w:val="16"/>
              </w:rPr>
              <w:t>Claims Copilot dedicated portal (Option 3 – assessed and rejected). Meridian-owned Claims UX as primary approach (Option 2 – assessed, viable secondary only).</w:t>
            </w:r>
          </w:p>
        </w:tc>
      </w:tr>
      <w:tr w:rsidR="0046729B" w:rsidTr="19EEAAC3" w14:paraId="58C50D28" w14:textId="77777777">
        <w:trPr>
          <w:cantSplit/>
          <w:del w:author="Chetan Arora" w:date="2026-08-14T22:20:53.831Z" w16du:dateUtc="2026-08-14T22:20:53.831Z" w:id="1033298098"/>
        </w:trPr>
        <w:tc>
          <w:tcPr>
            <w:tcW w:w="1700" w:type="dxa"/>
            <w:shd w:val="clear" w:color="auto" w:fill="F2F4F6"/>
            <w:tcMar>
              <w:top w:w="60" w:type="dxa"/>
              <w:left w:w="90" w:type="dxa"/>
              <w:bottom w:w="60" w:type="dxa"/>
              <w:right w:w="90" w:type="dxa"/>
            </w:tcMar>
          </w:tcPr>
          <w:p w:rsidR="0046729B" w:rsidP="78BE6B19" w:rsidRDefault="00767123" w14:paraId="68919111" w14:textId="26BE2415">
            <w:pPr>
              <w:spacing w:after="0"/>
              <w:rPr>
                <w:sz w:val="16"/>
                <w:szCs w:val="16"/>
              </w:rPr>
            </w:pPr>
          </w:p>
        </w:tc>
        <w:tc>
          <w:tcPr>
            <w:tcW w:w="4600" w:type="dxa"/>
            <w:shd w:val="clear" w:color="auto" w:fill="F2F4F6"/>
            <w:tcMar>
              <w:top w:w="60" w:type="dxa"/>
              <w:left w:w="90" w:type="dxa"/>
              <w:bottom w:w="60" w:type="dxa"/>
              <w:right w:w="90" w:type="dxa"/>
            </w:tcMar>
          </w:tcPr>
          <w:p w:rsidR="0046729B" w:rsidP="78BE6B19" w:rsidRDefault="00767123" w14:paraId="3377352F" w14:textId="7BF329FE">
            <w:pPr>
              <w:spacing w:after="0"/>
              <w:rPr>
                <w:sz w:val="16"/>
                <w:szCs w:val="16"/>
              </w:rPr>
            </w:pPr>
          </w:p>
        </w:tc>
        <w:tc>
          <w:tcPr>
            <w:tcW w:w="3780" w:type="dxa"/>
            <w:shd w:val="clear" w:color="auto" w:fill="F2F4F6"/>
            <w:tcMar>
              <w:top w:w="60" w:type="dxa"/>
              <w:left w:w="90" w:type="dxa"/>
              <w:bottom w:w="60" w:type="dxa"/>
              <w:right w:w="90" w:type="dxa"/>
            </w:tcMar>
          </w:tcPr>
          <w:p w:rsidR="0046729B" w:rsidP="78BE6B19" w:rsidRDefault="00767123" w14:paraId="7F401726" w14:textId="1093111F">
            <w:pPr>
              <w:spacing w:after="0"/>
              <w:rPr>
                <w:sz w:val="16"/>
                <w:szCs w:val="16"/>
              </w:rPr>
            </w:pPr>
          </w:p>
        </w:tc>
      </w:tr>
      <w:tr w:rsidR="0046729B" w:rsidTr="19EEAAC3" w14:paraId="433DBA46" w14:textId="77777777">
        <w:trPr>
          <w:cantSplit/>
        </w:trPr>
        <w:tc>
          <w:tcPr>
            <w:tcW w:w="1700" w:type="dxa"/>
            <w:tcMar>
              <w:top w:w="60" w:type="dxa"/>
              <w:left w:w="90" w:type="dxa"/>
              <w:bottom w:w="60" w:type="dxa"/>
              <w:right w:w="90" w:type="dxa"/>
            </w:tcMar>
          </w:tcPr>
          <w:p w:rsidR="0046729B" w:rsidRDefault="00767123" w14:paraId="1A969738" w14:textId="77777777">
            <w:pPr>
              <w:spacing w:after="0"/>
            </w:pPr>
            <w:r>
              <w:rPr>
                <w:sz w:val="16"/>
                <w:szCs w:val="16"/>
              </w:rPr>
              <w:t>Claims Copilot Internal Solution</w:t>
            </w:r>
          </w:p>
        </w:tc>
        <w:tc>
          <w:tcPr>
            <w:tcW w:w="4600" w:type="dxa"/>
            <w:tcMar>
              <w:top w:w="60" w:type="dxa"/>
              <w:left w:w="90" w:type="dxa"/>
              <w:bottom w:w="60" w:type="dxa"/>
              <w:right w:w="90" w:type="dxa"/>
            </w:tcMar>
          </w:tcPr>
          <w:p w:rsidR="0046729B" w:rsidRDefault="00767123" w14:paraId="1E33F119" w14:textId="77777777">
            <w:pPr>
              <w:spacing w:after="0"/>
            </w:pPr>
            <w:r>
              <w:rPr>
                <w:sz w:val="16"/>
                <w:szCs w:val="16"/>
              </w:rPr>
              <w:t>Not in scope – existing capabilities are not redesigned.</w:t>
            </w:r>
          </w:p>
        </w:tc>
        <w:tc>
          <w:tcPr>
            <w:tcW w:w="3780" w:type="dxa"/>
            <w:tcMar>
              <w:top w:w="60" w:type="dxa"/>
              <w:left w:w="90" w:type="dxa"/>
              <w:bottom w:w="60" w:type="dxa"/>
              <w:right w:w="90" w:type="dxa"/>
            </w:tcMar>
          </w:tcPr>
          <w:p w:rsidR="0046729B" w:rsidRDefault="00767123" w14:paraId="49B516EF" w14:textId="77777777">
            <w:pPr>
              <w:spacing w:after="0"/>
            </w:pPr>
            <w:r>
              <w:rPr>
                <w:sz w:val="16"/>
                <w:szCs w:val="16"/>
              </w:rPr>
              <w:t>Claims Administrator Workbench (Appian); claims workflows; AI Agent; all internal Claims Copilot business logic.</w:t>
            </w:r>
          </w:p>
        </w:tc>
      </w:tr>
      <w:tr w:rsidR="0046729B" w:rsidTr="19EEAAC3" w14:paraId="446D1B33" w14:textId="77777777">
        <w:trPr>
          <w:cantSplit/>
        </w:trPr>
        <w:tc>
          <w:tcPr>
            <w:tcW w:w="1700" w:type="dxa"/>
            <w:shd w:val="clear" w:color="auto" w:fill="F2F4F6"/>
            <w:tcMar>
              <w:top w:w="60" w:type="dxa"/>
              <w:left w:w="90" w:type="dxa"/>
              <w:bottom w:w="60" w:type="dxa"/>
              <w:right w:w="90" w:type="dxa"/>
            </w:tcMar>
          </w:tcPr>
          <w:p w:rsidR="0046729B" w:rsidRDefault="00767123" w14:paraId="321FD50A" w14:textId="77777777">
            <w:pPr>
              <w:spacing w:after="0"/>
            </w:pPr>
            <w:r>
              <w:rPr>
                <w:sz w:val="16"/>
                <w:szCs w:val="16"/>
              </w:rPr>
              <w:t>Analytics Data Feed</w:t>
            </w:r>
          </w:p>
        </w:tc>
        <w:tc>
          <w:tcPr>
            <w:tcW w:w="4600" w:type="dxa"/>
            <w:shd w:val="clear" w:color="auto" w:fill="F2F4F6"/>
            <w:tcMar>
              <w:top w:w="60" w:type="dxa"/>
              <w:left w:w="90" w:type="dxa"/>
              <w:bottom w:w="60" w:type="dxa"/>
              <w:right w:w="90" w:type="dxa"/>
            </w:tcMar>
          </w:tcPr>
          <w:p w:rsidR="0046729B" w:rsidRDefault="00767123" w14:paraId="0A3CB0A9" w14:textId="77777777">
            <w:pPr>
              <w:spacing w:after="0"/>
            </w:pPr>
            <w:r>
              <w:rPr>
                <w:sz w:val="16"/>
                <w:szCs w:val="16"/>
              </w:rPr>
              <w:t>Not in scope.</w:t>
            </w:r>
          </w:p>
        </w:tc>
        <w:tc>
          <w:tcPr>
            <w:tcW w:w="3780" w:type="dxa"/>
            <w:shd w:val="clear" w:color="auto" w:fill="F2F4F6"/>
            <w:tcMar>
              <w:top w:w="60" w:type="dxa"/>
              <w:left w:w="90" w:type="dxa"/>
              <w:bottom w:w="60" w:type="dxa"/>
              <w:right w:w="90" w:type="dxa"/>
            </w:tcMar>
          </w:tcPr>
          <w:p w:rsidR="0046729B" w:rsidRDefault="00767123" w14:paraId="5551F692" w14:textId="77777777">
            <w:pPr>
              <w:spacing w:after="0"/>
            </w:pPr>
            <w:r>
              <w:rPr>
                <w:sz w:val="16"/>
                <w:szCs w:val="16"/>
              </w:rPr>
              <w:t>Claims Copilot → Claims Analytics Platform data feed – existing, out of scope.</w:t>
            </w:r>
          </w:p>
        </w:tc>
      </w:tr>
    </w:tbl>
    <w:p w:rsidR="0046729B" w:rsidRDefault="00767123" w14:paraId="28B95D67" w14:textId="509B86E3">
      <w:pPr>
        <w:pStyle w:val="Heading3"/>
      </w:pPr>
      <w:bookmarkStart w:name="_Toc509895174" w:id="414"/>
      <w:r>
        <w:t>User Journey 1 — FNOL Initiation (UJ-001)</w:t>
      </w:r>
      <w:bookmarkEnd w:id="414"/>
    </w:p>
    <w:p w:rsidR="0046729B" w:rsidRDefault="00767123" w14:paraId="6A410524" w14:textId="66AB3429">
      <w:r w:rsidR="1A663067">
        <w:rPr/>
        <w:t xml:space="preserve">UJ-001 describes the end-to-end flow by which a Client User </w:t>
      </w:r>
      <w:r w:rsidR="1A663067">
        <w:rPr/>
        <w:t>initiates</w:t>
      </w:r>
      <w:r w:rsidR="1A663067">
        <w:rPr/>
        <w:t xml:space="preserve"> a First Notice of Loss from the Meridian portal. The journey begins when a loss event </w:t>
      </w:r>
      <w:r w:rsidR="1A663067">
        <w:rPr/>
        <w:t>occurs</w:t>
      </w:r>
      <w:r w:rsidR="1A663067">
        <w:rPr/>
        <w:t xml:space="preserve"> and the Client User navigates to the Claims section of Meridian. Meridian authenticates the user via the Okta PKCE flow, issuing a JWT access token carrying the user's </w:t>
      </w:r>
      <w:r w:rsidR="1A663067">
        <w:rPr/>
        <w:t>claims</w:t>
      </w:r>
      <w:r w:rsidR="1A663067">
        <w:rPr/>
        <w:t xml:space="preserve"> role (groups claim) and assigned </w:t>
      </w:r>
      <w:r w:rsidR="1A663067">
        <w:rPr/>
        <w:t>organisational</w:t>
      </w:r>
      <w:r w:rsidR="1A663067">
        <w:rPr/>
        <w:t xml:space="preserve"> node (</w:t>
      </w:r>
      <w:r w:rsidR="1A663067">
        <w:rPr/>
        <w:t>org_node</w:t>
      </w:r>
      <w:r w:rsidR="1A663067">
        <w:rPr/>
        <w:t xml:space="preserve"> custom claim). The Claims Copilot FNOL Micro-Frontend </w:t>
      </w:r>
      <w:r w:rsidR="1A663067">
        <w:rPr/>
        <w:t>renders</w:t>
      </w:r>
      <w:r w:rsidR="1A663067">
        <w:rPr/>
        <w:t xml:space="preserve"> within the Meridian shell, and Claims Copilot </w:t>
      </w:r>
      <w:r w:rsidR="1A663067">
        <w:rPr/>
        <w:t>validates</w:t>
      </w:r>
      <w:r w:rsidR="1A663067">
        <w:rPr/>
        <w:t xml:space="preserve"> the JWT (F-CC-07) before permitting FNOL submission — ensuring the user holds the FNOL Initiator permission and is aligned to a valid </w:t>
      </w:r>
      <w:r w:rsidR="1A663067">
        <w:rPr/>
        <w:t>organisational</w:t>
      </w:r>
      <w:r w:rsidR="1A663067">
        <w:rPr/>
        <w:t xml:space="preserve"> node (BR-005</w:t>
      </w:r>
      <w:r w:rsidR="1A663067">
        <w:rPr/>
        <w:t xml:space="preserve">). </w:t>
      </w:r>
      <w:r w:rsidR="1821B2A0">
        <w:rPr/>
        <w:t xml:space="preserve">Claims will manage the custom client hierarchy </w:t>
      </w:r>
      <w:r w:rsidR="1821B2A0">
        <w:rPr/>
        <w:t xml:space="preserve">using custom fields </w:t>
      </w:r>
      <w:r w:rsidR="1821B2A0">
        <w:rPr/>
        <w:t xml:space="preserve">in CCP. </w:t>
      </w:r>
      <w:r w:rsidR="2B5364F4">
        <w:rPr/>
        <w:t>On</w:t>
      </w:r>
      <w:r w:rsidR="1A663067">
        <w:rPr/>
        <w:t xml:space="preserve"> submission, Claims Copilot creates the FNOL record stamped with the user's </w:t>
      </w:r>
      <w:r w:rsidR="1A663067">
        <w:rPr/>
        <w:t>organisational</w:t>
      </w:r>
      <w:r w:rsidR="1A663067">
        <w:rPr/>
        <w:t xml:space="preserve"> node (F-CC-01, F-CC-02, BR-006), </w:t>
      </w:r>
      <w:r w:rsidR="1A663067">
        <w:rPr/>
        <w:t>acknowledgement</w:t>
      </w:r>
      <w:r w:rsidR="1A663067">
        <w:rPr/>
        <w:t>, and surfaces a confirmation to the Client User through the Meridian portal.</w:t>
      </w:r>
    </w:p>
    <w:p w:rsidR="0046729B" w:rsidRDefault="00767123" w14:paraId="5B6F3647" w14:textId="77777777">
      <w:pPr>
        <w:spacing w:before="120" w:after="60" w:line="240" w:lineRule="auto"/>
        <w:jc w:val="center"/>
      </w:pPr>
      <w:r>
        <w:rPr>
          <w:noProof/>
        </w:rPr>
        <w:drawing>
          <wp:inline distT="0" distB="0" distL="0" distR="0" wp14:anchorId="77E99FA7" wp14:editId="589EC200">
            <wp:extent cx="5715000" cy="3267075"/>
            <wp:effectExtent l="0" t="0" r="0" b="0"/>
            <wp:docPr id="2142443223" name="Picture 2142443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267075"/>
                    </a:xfrm>
                    <a:prstGeom prst="rect">
                      <a:avLst/>
                    </a:prstGeom>
                  </pic:spPr>
                </pic:pic>
              </a:graphicData>
            </a:graphic>
          </wp:inline>
        </w:drawing>
      </w:r>
    </w:p>
    <w:p w:rsidR="0046729B" w:rsidRDefault="00767123" w14:paraId="548239D4" w14:textId="77777777">
      <w:pPr>
        <w:spacing w:after="200"/>
        <w:jc w:val="center"/>
      </w:pPr>
      <w:r>
        <w:rPr>
          <w:i/>
          <w:iCs/>
          <w:color w:val="5A6472"/>
          <w:sz w:val="17"/>
          <w:szCs w:val="17"/>
        </w:rPr>
        <w:t>Figure 9: FNOL process flow sequence model (UJ-001).</w:t>
      </w:r>
    </w:p>
    <w:p w:rsidR="0046729B" w:rsidRDefault="00767123" w14:paraId="22F15368" w14:textId="3CFD677B">
      <w:pPr>
        <w:pStyle w:val="Heading3"/>
      </w:pPr>
      <w:bookmarkStart w:name="_Toc1089959323" w:id="423"/>
      <w:r>
        <w:t>User Journey 2 — Claims Access and Monitoring (UJ-002)</w:t>
      </w:r>
      <w:bookmarkEnd w:id="423"/>
    </w:p>
    <w:p w:rsidR="0046729B" w:rsidRDefault="00767123" w14:paraId="1F198B02" w14:textId="77777777">
      <w:r>
        <w:t>UJ-002 describes the flow by which a Client User accesses the claims relevant to their organisation — reviewing status, claim amounts, open activities, analytics and documents. The journey may be triggered by direct navigation to the Claims section within Meridian or by a deep link to a specific claim, in which case Meridian encodes the Claim ID in the OAuth2 PKCE state parameter before initiating authentication. After the Okta PKCE flow completes, Meridian decodes the state to recover the Claim ID and passes it to the Claims Copilot Micro-Frontend as a prop at mount time. Claims Copilot enforces organisational scope on the claims list (F-CC-07, BR-001), returns claim detail inclusive of analytics from the Claims Analytics Platform, and routes document requests through the S-DMS proxy layer (F-CC-09), where S-DMS enforces provenance-based RBAC (F-SDMS-05, BR-007, BR-008) before fetching the underlying document from ECM (F-ECM-01).</w:t>
      </w:r>
    </w:p>
    <w:p w:rsidR="0046729B" w:rsidRDefault="00767123" w14:paraId="31F6977B" w14:textId="77777777">
      <w:pPr>
        <w:spacing w:before="120" w:after="60" w:line="240" w:lineRule="auto"/>
        <w:jc w:val="center"/>
      </w:pPr>
      <w:r>
        <w:rPr>
          <w:noProof/>
        </w:rPr>
        <w:drawing>
          <wp:inline distT="0" distB="0" distL="0" distR="0" wp14:anchorId="5D856F69" wp14:editId="6310012F">
            <wp:extent cx="5715000" cy="3771900"/>
            <wp:effectExtent l="0" t="0" r="0" b="0"/>
            <wp:docPr id="1392887552" name="Picture 1392887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771900"/>
                    </a:xfrm>
                    <a:prstGeom prst="rect">
                      <a:avLst/>
                    </a:prstGeom>
                  </pic:spPr>
                </pic:pic>
              </a:graphicData>
            </a:graphic>
          </wp:inline>
        </w:drawing>
      </w:r>
    </w:p>
    <w:p w:rsidR="0046729B" w:rsidRDefault="00767123" w14:paraId="5C1E15A9" w14:textId="77777777">
      <w:pPr>
        <w:spacing w:after="200"/>
        <w:jc w:val="center"/>
      </w:pPr>
      <w:r>
        <w:rPr>
          <w:i/>
          <w:iCs/>
          <w:color w:val="5A6472"/>
          <w:sz w:val="17"/>
          <w:szCs w:val="17"/>
        </w:rPr>
        <w:t>Figure 10: Claims access and monitoring sequence model (UJ-002).</w:t>
      </w:r>
    </w:p>
    <w:p w:rsidR="0046729B" w:rsidRDefault="00767123" w14:paraId="0931D548" w14:textId="22A5C390">
      <w:pPr>
        <w:pStyle w:val="Heading3"/>
      </w:pPr>
      <w:bookmarkStart w:name="_Toc2068454706" w:id="424"/>
      <w:r>
        <w:t>Confirmed Business Rules</w:t>
      </w:r>
      <w:bookmarkEnd w:id="424"/>
    </w:p>
    <w:p w:rsidR="0046729B" w:rsidRDefault="00767123" w14:paraId="57CFD950" w14:textId="77777777">
      <w:r>
        <w:t>The following eight business rules are confirmed — not assumed — and govern the behaviour of all services participating in this integration. They span document provenance enforcement (BR-003, BR-007, BR-008), organisational scope and hierarchical access control (BR-001, BR-002, BR-005, BR-006) and identity and policy reference (BR-004). All design decisions must be traceable to at least one of these rules; any design element that cannot be grounded in a confirmed business rule is to be escalated as an open item before proceeding.</w:t>
      </w:r>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700"/>
        <w:gridCol w:w="6200"/>
        <w:gridCol w:w="3180"/>
      </w:tblGrid>
      <w:tr w:rsidR="0046729B" w:rsidTr="19EEAAC3" w14:paraId="724083D4" w14:textId="77777777">
        <w:trPr>
          <w:tblHeader/>
        </w:trPr>
        <w:tc>
          <w:tcPr>
            <w:tcW w:w="700" w:type="dxa"/>
            <w:shd w:val="clear" w:color="auto" w:fill="1B2A47"/>
            <w:tcMar>
              <w:top w:w="60" w:type="dxa"/>
              <w:left w:w="90" w:type="dxa"/>
              <w:bottom w:w="60" w:type="dxa"/>
              <w:right w:w="90" w:type="dxa"/>
            </w:tcMar>
          </w:tcPr>
          <w:p w:rsidR="0046729B" w:rsidRDefault="00767123" w14:paraId="5BD0A7B4" w14:textId="77777777">
            <w:pPr>
              <w:spacing w:after="0"/>
            </w:pPr>
            <w:r>
              <w:rPr>
                <w:b/>
                <w:bCs/>
                <w:color w:val="FFFFFF"/>
                <w:sz w:val="18"/>
                <w:szCs w:val="18"/>
              </w:rPr>
              <w:t>ID</w:t>
            </w:r>
          </w:p>
        </w:tc>
        <w:tc>
          <w:tcPr>
            <w:tcW w:w="6200" w:type="dxa"/>
            <w:shd w:val="clear" w:color="auto" w:fill="1B2A47"/>
            <w:tcMar>
              <w:top w:w="60" w:type="dxa"/>
              <w:left w:w="90" w:type="dxa"/>
              <w:bottom w:w="60" w:type="dxa"/>
              <w:right w:w="90" w:type="dxa"/>
            </w:tcMar>
          </w:tcPr>
          <w:p w:rsidR="0046729B" w:rsidRDefault="00767123" w14:paraId="6EBE95D4" w14:textId="77777777">
            <w:pPr>
              <w:spacing w:after="0"/>
            </w:pPr>
            <w:r>
              <w:rPr>
                <w:b/>
                <w:bCs/>
                <w:color w:val="FFFFFF"/>
                <w:sz w:val="18"/>
                <w:szCs w:val="18"/>
              </w:rPr>
              <w:t>Business Rule</w:t>
            </w:r>
          </w:p>
        </w:tc>
        <w:tc>
          <w:tcPr>
            <w:tcW w:w="3180" w:type="dxa"/>
            <w:shd w:val="clear" w:color="auto" w:fill="1B2A47"/>
            <w:tcMar>
              <w:top w:w="60" w:type="dxa"/>
              <w:left w:w="90" w:type="dxa"/>
              <w:bottom w:w="60" w:type="dxa"/>
              <w:right w:w="90" w:type="dxa"/>
            </w:tcMar>
          </w:tcPr>
          <w:p w:rsidR="0046729B" w:rsidRDefault="00767123" w14:paraId="2086E65F" w14:textId="77777777">
            <w:pPr>
              <w:spacing w:after="0"/>
            </w:pPr>
            <w:r>
              <w:rPr>
                <w:b/>
                <w:bCs/>
                <w:color w:val="FFFFFF"/>
                <w:sz w:val="18"/>
                <w:szCs w:val="18"/>
              </w:rPr>
              <w:t>Enforcement Point</w:t>
            </w:r>
          </w:p>
        </w:tc>
      </w:tr>
      <w:tr w:rsidR="0046729B" w:rsidTr="19EEAAC3" w14:paraId="54CD9408" w14:textId="77777777">
        <w:trPr>
          <w:cantSplit/>
        </w:trPr>
        <w:tc>
          <w:tcPr>
            <w:tcW w:w="700" w:type="dxa"/>
            <w:tcMar>
              <w:top w:w="60" w:type="dxa"/>
              <w:left w:w="90" w:type="dxa"/>
              <w:bottom w:w="60" w:type="dxa"/>
              <w:right w:w="90" w:type="dxa"/>
            </w:tcMar>
          </w:tcPr>
          <w:p w:rsidR="0046729B" w:rsidRDefault="00767123" w14:paraId="300E5A7F" w14:textId="77777777">
            <w:pPr>
              <w:spacing w:after="0"/>
            </w:pPr>
            <w:r>
              <w:rPr>
                <w:sz w:val="16"/>
                <w:szCs w:val="16"/>
              </w:rPr>
              <w:t>BR-001</w:t>
            </w:r>
          </w:p>
        </w:tc>
        <w:tc>
          <w:tcPr>
            <w:tcW w:w="6200" w:type="dxa"/>
            <w:tcMar>
              <w:top w:w="60" w:type="dxa"/>
              <w:left w:w="90" w:type="dxa"/>
              <w:bottom w:w="60" w:type="dxa"/>
              <w:right w:w="90" w:type="dxa"/>
            </w:tcMar>
          </w:tcPr>
          <w:p w:rsidR="0046729B" w:rsidRDefault="00767123" w14:paraId="31B284FE" w14:textId="77777777">
            <w:pPr>
              <w:spacing w:after="0"/>
            </w:pPr>
            <w:r>
              <w:rPr>
                <w:sz w:val="16"/>
                <w:szCs w:val="16"/>
              </w:rPr>
              <w:t>A Client User's organisational scope is the assigned node plus all descendant nodes (downward inheritance). Peer and parent nodes are excluded.</w:t>
            </w:r>
          </w:p>
        </w:tc>
        <w:tc>
          <w:tcPr>
            <w:tcW w:w="3180" w:type="dxa"/>
            <w:tcMar>
              <w:top w:w="60" w:type="dxa"/>
              <w:left w:w="90" w:type="dxa"/>
              <w:bottom w:w="60" w:type="dxa"/>
              <w:right w:w="90" w:type="dxa"/>
            </w:tcMar>
          </w:tcPr>
          <w:p w:rsidR="0046729B" w:rsidRDefault="00767123" w14:paraId="28A4C95C" w14:textId="77777777">
            <w:pPr>
              <w:spacing w:after="0"/>
            </w:pPr>
            <w:r>
              <w:rPr>
                <w:sz w:val="16"/>
                <w:szCs w:val="16"/>
              </w:rPr>
              <w:t>Claims Copilot – F-CC-07 (Organisational Scope Enforcement); Claims Analytics Platform – F-CA-03, F-CA-04</w:t>
            </w:r>
          </w:p>
        </w:tc>
      </w:tr>
      <w:tr w:rsidR="0046729B" w:rsidTr="19EEAAC3" w14:paraId="0F2D5CA4" w14:textId="77777777">
        <w:trPr>
          <w:cantSplit/>
        </w:trPr>
        <w:tc>
          <w:tcPr>
            <w:tcW w:w="700" w:type="dxa"/>
            <w:shd w:val="clear" w:color="auto" w:fill="F2F4F6"/>
            <w:tcMar>
              <w:top w:w="60" w:type="dxa"/>
              <w:left w:w="90" w:type="dxa"/>
              <w:bottom w:w="60" w:type="dxa"/>
              <w:right w:w="90" w:type="dxa"/>
            </w:tcMar>
          </w:tcPr>
          <w:p w:rsidR="0046729B" w:rsidRDefault="00767123" w14:paraId="6DB4C6ED" w14:textId="77777777">
            <w:pPr>
              <w:spacing w:after="0"/>
            </w:pPr>
            <w:r>
              <w:rPr>
                <w:sz w:val="16"/>
                <w:szCs w:val="16"/>
              </w:rPr>
              <w:t>BR-002</w:t>
            </w:r>
          </w:p>
        </w:tc>
        <w:tc>
          <w:tcPr>
            <w:tcW w:w="6200" w:type="dxa"/>
            <w:shd w:val="clear" w:color="auto" w:fill="F2F4F6"/>
            <w:tcMar>
              <w:top w:w="60" w:type="dxa"/>
              <w:left w:w="90" w:type="dxa"/>
              <w:bottom w:w="60" w:type="dxa"/>
              <w:right w:w="90" w:type="dxa"/>
            </w:tcMar>
          </w:tcPr>
          <w:p w:rsidR="0046729B" w:rsidRDefault="00767123" w14:paraId="4B407200" w14:textId="77777777">
            <w:pPr>
              <w:spacing w:after="0"/>
            </w:pPr>
            <w:r>
              <w:rPr>
                <w:sz w:val="16"/>
                <w:szCs w:val="16"/>
              </w:rPr>
              <w:t>Analytics and summary data (including aggregate claim totals) are filtered to the Client User's authorised organisational scope.</w:t>
            </w:r>
          </w:p>
        </w:tc>
        <w:tc>
          <w:tcPr>
            <w:tcW w:w="3180" w:type="dxa"/>
            <w:shd w:val="clear" w:color="auto" w:fill="F2F4F6"/>
            <w:tcMar>
              <w:top w:w="60" w:type="dxa"/>
              <w:left w:w="90" w:type="dxa"/>
              <w:bottom w:w="60" w:type="dxa"/>
              <w:right w:w="90" w:type="dxa"/>
            </w:tcMar>
          </w:tcPr>
          <w:p w:rsidR="0046729B" w:rsidRDefault="00767123" w14:paraId="0262463E" w14:textId="77777777">
            <w:pPr>
              <w:spacing w:after="0"/>
            </w:pPr>
            <w:r>
              <w:rPr>
                <w:sz w:val="16"/>
                <w:szCs w:val="16"/>
              </w:rPr>
              <w:t>Claims Analytics Platform – F-CA-03; scoped query context passed from Meridian via the Okta JWT org_node claim</w:t>
            </w:r>
          </w:p>
        </w:tc>
      </w:tr>
      <w:tr w:rsidR="0046729B" w:rsidTr="19EEAAC3" w14:paraId="3A82007D" w14:textId="77777777">
        <w:trPr>
          <w:cantSplit/>
        </w:trPr>
        <w:tc>
          <w:tcPr>
            <w:tcW w:w="700" w:type="dxa"/>
            <w:tcMar>
              <w:top w:w="60" w:type="dxa"/>
              <w:left w:w="90" w:type="dxa"/>
              <w:bottom w:w="60" w:type="dxa"/>
              <w:right w:w="90" w:type="dxa"/>
            </w:tcMar>
          </w:tcPr>
          <w:p w:rsidR="0046729B" w:rsidRDefault="00767123" w14:paraId="5A47C82F" w14:textId="77777777">
            <w:pPr>
              <w:spacing w:after="0"/>
            </w:pPr>
            <w:r>
              <w:rPr>
                <w:sz w:val="16"/>
                <w:szCs w:val="16"/>
              </w:rPr>
              <w:t>BR-003</w:t>
            </w:r>
          </w:p>
        </w:tc>
        <w:tc>
          <w:tcPr>
            <w:tcW w:w="6200" w:type="dxa"/>
            <w:tcMar>
              <w:top w:w="60" w:type="dxa"/>
              <w:left w:w="90" w:type="dxa"/>
              <w:bottom w:w="60" w:type="dxa"/>
              <w:right w:w="90" w:type="dxa"/>
            </w:tcMar>
          </w:tcPr>
          <w:p w:rsidR="0046729B" w:rsidRDefault="00767123" w14:paraId="0ED7A44B" w14:textId="28FFA57E">
            <w:pPr>
              <w:spacing w:after="0"/>
            </w:pPr>
            <w:r w:rsidRPr="19EEAAC3" w:rsidR="1A663067">
              <w:rPr>
                <w:sz w:val="16"/>
                <w:szCs w:val="16"/>
              </w:rPr>
              <w:t xml:space="preserve">Policy documents </w:t>
            </w:r>
            <w:r w:rsidRPr="19EEAAC3" w:rsidR="6446037B">
              <w:rPr>
                <w:sz w:val="16"/>
                <w:szCs w:val="16"/>
              </w:rPr>
              <w:t xml:space="preserve"> will be pulled from Claims or ODS and will be </w:t>
            </w:r>
            <w:r w:rsidRPr="19EEAAC3" w:rsidR="6446037B">
              <w:rPr>
                <w:sz w:val="16"/>
                <w:szCs w:val="16"/>
              </w:rPr>
              <w:t>selected for inclusion to be available</w:t>
            </w:r>
            <w:r w:rsidRPr="19EEAAC3" w:rsidR="6446037B">
              <w:rPr>
                <w:sz w:val="16"/>
                <w:szCs w:val="16"/>
              </w:rPr>
              <w:t xml:space="preserve"> for use </w:t>
            </w:r>
            <w:r w:rsidRPr="19EEAAC3" w:rsidR="5881471B">
              <w:rPr>
                <w:sz w:val="16"/>
                <w:szCs w:val="16"/>
              </w:rPr>
              <w:t xml:space="preserve">in </w:t>
            </w:r>
            <w:r w:rsidRPr="19EEAAC3" w:rsidR="51D82F60">
              <w:rPr>
                <w:sz w:val="16"/>
                <w:szCs w:val="16"/>
              </w:rPr>
              <w:t>association</w:t>
            </w:r>
            <w:r w:rsidRPr="19EEAAC3" w:rsidR="5881471B">
              <w:rPr>
                <w:sz w:val="16"/>
                <w:szCs w:val="16"/>
              </w:rPr>
              <w:t xml:space="preserve"> to </w:t>
            </w:r>
            <w:r w:rsidRPr="19EEAAC3" w:rsidR="32BF644D">
              <w:rPr>
                <w:sz w:val="16"/>
                <w:szCs w:val="16"/>
              </w:rPr>
              <w:t>relevant</w:t>
            </w:r>
            <w:r w:rsidRPr="19EEAAC3" w:rsidR="5881471B">
              <w:rPr>
                <w:sz w:val="16"/>
                <w:szCs w:val="16"/>
              </w:rPr>
              <w:t xml:space="preserve"> site/location/</w:t>
            </w:r>
            <w:r w:rsidRPr="19EEAAC3" w:rsidR="5881471B">
              <w:rPr>
                <w:sz w:val="16"/>
                <w:szCs w:val="16"/>
              </w:rPr>
              <w:t>hi</w:t>
            </w:r>
            <w:r w:rsidRPr="19EEAAC3" w:rsidR="5881471B">
              <w:rPr>
                <w:sz w:val="16"/>
                <w:szCs w:val="16"/>
              </w:rPr>
              <w:t>e</w:t>
            </w:r>
            <w:r w:rsidRPr="19EEAAC3" w:rsidR="78D74DA4">
              <w:rPr>
                <w:sz w:val="16"/>
                <w:szCs w:val="16"/>
              </w:rPr>
              <w:t>rarchy</w:t>
            </w:r>
            <w:del w:author="Chetan Arora" w:date="2026-08-07T22:12:00Z" w16du:dateUtc="2026-08-07T22:12:19Z" w:id="654911466">
              <w:r w:rsidRPr="19EEAAC3" w:rsidDel="0A20DB48">
                <w:rPr>
                  <w:sz w:val="16"/>
                  <w:szCs w:val="16"/>
                </w:rPr>
                <w:delText>.</w:delText>
              </w:r>
            </w:del>
          </w:p>
        </w:tc>
        <w:tc>
          <w:tcPr>
            <w:tcW w:w="3180" w:type="dxa"/>
            <w:tcMar>
              <w:top w:w="60" w:type="dxa"/>
              <w:left w:w="90" w:type="dxa"/>
              <w:bottom w:w="60" w:type="dxa"/>
              <w:right w:w="90" w:type="dxa"/>
            </w:tcMar>
          </w:tcPr>
          <w:p w:rsidR="0046729B" w:rsidRDefault="00767123" w14:paraId="01C69656" w14:textId="77777777">
            <w:pPr>
              <w:spacing w:after="0"/>
            </w:pPr>
            <w:r>
              <w:rPr>
                <w:sz w:val="16"/>
                <w:szCs w:val="16"/>
              </w:rPr>
              <w:t>S-DMS – F-SDMS-05 (Document-Level RBAC); provenance metadata set by the Policy Management System (F-PMS-04) at ingestion time</w:t>
            </w:r>
          </w:p>
        </w:tc>
      </w:tr>
      <w:tr w:rsidR="0046729B" w:rsidTr="19EEAAC3" w14:paraId="2EAB17B9" w14:textId="77777777">
        <w:trPr>
          <w:cantSplit/>
        </w:trPr>
        <w:tc>
          <w:tcPr>
            <w:tcW w:w="700" w:type="dxa"/>
            <w:shd w:val="clear" w:color="auto" w:fill="F2F4F6"/>
            <w:tcMar>
              <w:top w:w="60" w:type="dxa"/>
              <w:left w:w="90" w:type="dxa"/>
              <w:bottom w:w="60" w:type="dxa"/>
              <w:right w:w="90" w:type="dxa"/>
            </w:tcMar>
          </w:tcPr>
          <w:p w:rsidR="0046729B" w:rsidRDefault="00767123" w14:paraId="28598B70" w14:textId="77777777">
            <w:pPr>
              <w:spacing w:after="0"/>
            </w:pPr>
            <w:r>
              <w:rPr>
                <w:sz w:val="16"/>
                <w:szCs w:val="16"/>
              </w:rPr>
              <w:t>BR-004</w:t>
            </w:r>
          </w:p>
        </w:tc>
        <w:tc>
          <w:tcPr>
            <w:tcW w:w="6200" w:type="dxa"/>
            <w:shd w:val="clear" w:color="auto" w:fill="F2F4F6"/>
            <w:tcMar>
              <w:top w:w="60" w:type="dxa"/>
              <w:left w:w="90" w:type="dxa"/>
              <w:bottom w:w="60" w:type="dxa"/>
              <w:right w:w="90" w:type="dxa"/>
            </w:tcMar>
          </w:tcPr>
          <w:p w:rsidR="0046729B" w:rsidRDefault="00767123" w14:paraId="0E4711DF" w14:textId="5020D74A">
            <w:pPr>
              <w:spacing w:after="0"/>
            </w:pPr>
            <w:r w:rsidRPr="19EEAAC3" w:rsidR="1A663067">
              <w:rPr>
                <w:sz w:val="16"/>
                <w:szCs w:val="16"/>
              </w:rPr>
              <w:t xml:space="preserve">Policy reference in FNOL is optional; </w:t>
            </w:r>
            <w:r w:rsidRPr="19EEAAC3" w:rsidR="73206E8B">
              <w:rPr>
                <w:sz w:val="16"/>
                <w:szCs w:val="16"/>
              </w:rPr>
              <w:t xml:space="preserve">It will be a managed list from ODS </w:t>
            </w:r>
            <w:r w:rsidRPr="19EEAAC3" w:rsidR="73206E8B">
              <w:rPr>
                <w:sz w:val="16"/>
                <w:szCs w:val="16"/>
              </w:rPr>
              <w:t xml:space="preserve">or CCP </w:t>
            </w:r>
            <w:r w:rsidRPr="19EEAAC3" w:rsidR="1A663067">
              <w:rPr>
                <w:sz w:val="16"/>
                <w:szCs w:val="16"/>
              </w:rPr>
              <w:t xml:space="preserve"> policies are valid inputs.</w:t>
            </w:r>
          </w:p>
        </w:tc>
        <w:tc>
          <w:tcPr>
            <w:tcW w:w="3180" w:type="dxa"/>
            <w:shd w:val="clear" w:color="auto" w:fill="F2F4F6"/>
            <w:tcMar>
              <w:top w:w="60" w:type="dxa"/>
              <w:left w:w="90" w:type="dxa"/>
              <w:bottom w:w="60" w:type="dxa"/>
              <w:right w:w="90" w:type="dxa"/>
            </w:tcMar>
          </w:tcPr>
          <w:p w:rsidR="0046729B" w:rsidRDefault="00767123" w14:paraId="578544BE" w14:textId="77777777">
            <w:pPr>
              <w:spacing w:after="0"/>
            </w:pPr>
            <w:r>
              <w:rPr>
                <w:sz w:val="16"/>
                <w:szCs w:val="16"/>
              </w:rPr>
              <w:t>Claims Copilot – F-CC-08 (Policy Reference Service); Policy Management System – F-PMS-01, F-PMS-02</w:t>
            </w:r>
          </w:p>
        </w:tc>
      </w:tr>
      <w:tr w:rsidR="0046729B" w:rsidTr="19EEAAC3" w14:paraId="5F3ADDE3" w14:textId="77777777">
        <w:trPr>
          <w:cantSplit/>
        </w:trPr>
        <w:tc>
          <w:tcPr>
            <w:tcW w:w="700" w:type="dxa"/>
            <w:tcMar>
              <w:top w:w="60" w:type="dxa"/>
              <w:left w:w="90" w:type="dxa"/>
              <w:bottom w:w="60" w:type="dxa"/>
              <w:right w:w="90" w:type="dxa"/>
            </w:tcMar>
          </w:tcPr>
          <w:p w:rsidR="0046729B" w:rsidRDefault="00767123" w14:paraId="74B9E0DB" w14:textId="77777777">
            <w:pPr>
              <w:spacing w:after="0"/>
            </w:pPr>
            <w:r>
              <w:rPr>
                <w:sz w:val="16"/>
                <w:szCs w:val="16"/>
              </w:rPr>
              <w:t>BR-005</w:t>
            </w:r>
          </w:p>
        </w:tc>
        <w:tc>
          <w:tcPr>
            <w:tcW w:w="6200" w:type="dxa"/>
            <w:tcMar>
              <w:top w:w="60" w:type="dxa"/>
              <w:left w:w="90" w:type="dxa"/>
              <w:bottom w:w="60" w:type="dxa"/>
              <w:right w:w="90" w:type="dxa"/>
            </w:tcMar>
          </w:tcPr>
          <w:p w:rsidR="0046729B" w:rsidRDefault="00767123" w14:paraId="19F42ACC" w14:textId="77777777">
            <w:pPr>
              <w:spacing w:after="0"/>
            </w:pPr>
            <w:r>
              <w:rPr>
                <w:sz w:val="16"/>
                <w:szCs w:val="16"/>
              </w:rPr>
              <w:t>A Client User initiating an FNOL must hold the FNOL creation permission and be aligned to the correct organisational node.</w:t>
            </w:r>
          </w:p>
        </w:tc>
        <w:tc>
          <w:tcPr>
            <w:tcW w:w="3180" w:type="dxa"/>
            <w:tcMar>
              <w:top w:w="60" w:type="dxa"/>
              <w:left w:w="90" w:type="dxa"/>
              <w:bottom w:w="60" w:type="dxa"/>
              <w:right w:w="90" w:type="dxa"/>
            </w:tcMar>
          </w:tcPr>
          <w:p w:rsidR="0046729B" w:rsidRDefault="00767123" w14:paraId="471A83B0" w14:textId="77777777">
            <w:pPr>
              <w:spacing w:after="0"/>
            </w:pPr>
            <w:r>
              <w:rPr>
                <w:sz w:val="16"/>
                <w:szCs w:val="16"/>
              </w:rPr>
              <w:t>Claims Copilot – F-CC-07 (Organisational Scope Enforcement); Aon IdP – F-IDP-02 (Role Assertion)</w:t>
            </w:r>
          </w:p>
        </w:tc>
      </w:tr>
      <w:tr w:rsidR="0046729B" w:rsidTr="19EEAAC3" w14:paraId="35AC0BBD" w14:textId="77777777">
        <w:trPr>
          <w:cantSplit/>
        </w:trPr>
        <w:tc>
          <w:tcPr>
            <w:tcW w:w="700" w:type="dxa"/>
            <w:shd w:val="clear" w:color="auto" w:fill="F2F4F6"/>
            <w:tcMar>
              <w:top w:w="60" w:type="dxa"/>
              <w:left w:w="90" w:type="dxa"/>
              <w:bottom w:w="60" w:type="dxa"/>
              <w:right w:w="90" w:type="dxa"/>
            </w:tcMar>
          </w:tcPr>
          <w:p w:rsidR="0046729B" w:rsidRDefault="00767123" w14:paraId="705F3D55" w14:textId="77777777">
            <w:pPr>
              <w:spacing w:after="0"/>
            </w:pPr>
            <w:r>
              <w:rPr>
                <w:sz w:val="16"/>
                <w:szCs w:val="16"/>
              </w:rPr>
              <w:t>BR-006</w:t>
            </w:r>
          </w:p>
        </w:tc>
        <w:tc>
          <w:tcPr>
            <w:tcW w:w="6200" w:type="dxa"/>
            <w:shd w:val="clear" w:color="auto" w:fill="F2F4F6"/>
            <w:tcMar>
              <w:top w:w="60" w:type="dxa"/>
              <w:left w:w="90" w:type="dxa"/>
              <w:bottom w:w="60" w:type="dxa"/>
              <w:right w:w="90" w:type="dxa"/>
            </w:tcMar>
          </w:tcPr>
          <w:p w:rsidR="0046729B" w:rsidRDefault="00767123" w14:paraId="10C0C6FD" w14:textId="77777777">
            <w:pPr>
              <w:spacing w:after="0"/>
            </w:pPr>
            <w:r>
              <w:rPr>
                <w:sz w:val="16"/>
                <w:szCs w:val="16"/>
              </w:rPr>
              <w:t>FNOL records must be stamped with the initiating user's organisational node at the point of creation.</w:t>
            </w:r>
          </w:p>
        </w:tc>
        <w:tc>
          <w:tcPr>
            <w:tcW w:w="3180" w:type="dxa"/>
            <w:shd w:val="clear" w:color="auto" w:fill="F2F4F6"/>
            <w:tcMar>
              <w:top w:w="60" w:type="dxa"/>
              <w:left w:w="90" w:type="dxa"/>
              <w:bottom w:w="60" w:type="dxa"/>
              <w:right w:w="90" w:type="dxa"/>
            </w:tcMar>
          </w:tcPr>
          <w:p w:rsidR="0046729B" w:rsidRDefault="00767123" w14:paraId="4E9E9AF8" w14:textId="77777777">
            <w:pPr>
              <w:spacing w:after="0"/>
            </w:pPr>
            <w:r>
              <w:rPr>
                <w:sz w:val="16"/>
                <w:szCs w:val="16"/>
              </w:rPr>
              <w:t>Claims Copilot – F-CC-01 (Service FNOL) at record creation time</w:t>
            </w:r>
          </w:p>
        </w:tc>
      </w:tr>
      <w:tr w:rsidR="0046729B" w:rsidTr="19EEAAC3" w14:paraId="47E01045" w14:textId="77777777">
        <w:trPr>
          <w:cantSplit/>
        </w:trPr>
        <w:tc>
          <w:tcPr>
            <w:tcW w:w="700" w:type="dxa"/>
            <w:tcMar>
              <w:top w:w="60" w:type="dxa"/>
              <w:left w:w="90" w:type="dxa"/>
              <w:bottom w:w="60" w:type="dxa"/>
              <w:right w:w="90" w:type="dxa"/>
            </w:tcMar>
          </w:tcPr>
          <w:p w:rsidR="0046729B" w:rsidRDefault="00767123" w14:paraId="244B1DDD" w14:textId="77777777">
            <w:pPr>
              <w:spacing w:after="0"/>
            </w:pPr>
            <w:r>
              <w:rPr>
                <w:sz w:val="16"/>
                <w:szCs w:val="16"/>
              </w:rPr>
              <w:t>BR-007</w:t>
            </w:r>
          </w:p>
        </w:tc>
        <w:tc>
          <w:tcPr>
            <w:tcW w:w="6200" w:type="dxa"/>
            <w:tcMar>
              <w:top w:w="60" w:type="dxa"/>
              <w:left w:w="90" w:type="dxa"/>
              <w:bottom w:w="60" w:type="dxa"/>
              <w:right w:w="90" w:type="dxa"/>
            </w:tcMar>
          </w:tcPr>
          <w:p w:rsidR="0046729B" w:rsidP="7BECA31E" w:rsidRDefault="00767123" w14:paraId="70C576B5" w14:textId="19EA7848">
            <w:pPr>
              <w:spacing w:after="0" w:line="300" w:lineRule="auto"/>
              <w:rPr>
                <w:rFonts w:ascii="Segoe UI" w:hAnsi="Segoe UI" w:eastAsia="Segoe UI" w:cs="Segoe UI"/>
                <w:sz w:val="21"/>
                <w:szCs w:val="21"/>
              </w:rPr>
            </w:pPr>
            <w:r w:rsidRPr="19EEAAC3" w:rsidR="1A663067">
              <w:rPr>
                <w:sz w:val="16"/>
                <w:szCs w:val="16"/>
              </w:rPr>
              <w:t>Aon Brokers access Policy documents via the Policy Management System, which sources them from ECM. Aon Brokers do not have direct access to S-DMS. Policy document visibility restrictions for client-provided policies (BR-003) are enforced at the Policy Management System access layer.</w:t>
            </w:r>
            <w:r w:rsidRPr="19EEAAC3" w:rsidR="21537212">
              <w:rPr>
                <w:rFonts w:ascii="Segoe UI" w:hAnsi="Segoe UI" w:eastAsia="Segoe UI" w:cs="Segoe UI"/>
                <w:sz w:val="21"/>
                <w:szCs w:val="21"/>
              </w:rPr>
              <w:t xml:space="preserve"> </w:t>
            </w:r>
            <w:r w:rsidRPr="19EEAAC3" w:rsidR="21537212">
              <w:rPr>
                <w:sz w:val="16"/>
                <w:szCs w:val="16"/>
              </w:rPr>
              <w:t>T</w:t>
            </w:r>
            <w:r w:rsidRPr="19EEAAC3" w:rsidR="21537212">
              <w:rPr>
                <w:sz w:val="16"/>
                <w:szCs w:val="16"/>
              </w:rPr>
              <w:t xml:space="preserve">he solution shall support document-level configuration during onboarding, allowing authorized Aon users to </w:t>
            </w:r>
            <w:r w:rsidRPr="19EEAAC3" w:rsidR="21537212">
              <w:rPr>
                <w:sz w:val="16"/>
                <w:szCs w:val="16"/>
              </w:rPr>
              <w:t>designate</w:t>
            </w:r>
            <w:r w:rsidRPr="19EEAAC3" w:rsidR="21537212">
              <w:rPr>
                <w:sz w:val="16"/>
                <w:szCs w:val="16"/>
              </w:rPr>
              <w:t xml:space="preserve"> which available documents are accessible within Claims Copilot. Only documents selected through this configuration process will be surfaced to users.</w:t>
            </w:r>
          </w:p>
        </w:tc>
        <w:tc>
          <w:tcPr>
            <w:tcW w:w="3180" w:type="dxa"/>
            <w:tcMar>
              <w:top w:w="60" w:type="dxa"/>
              <w:left w:w="90" w:type="dxa"/>
              <w:bottom w:w="60" w:type="dxa"/>
              <w:right w:w="90" w:type="dxa"/>
            </w:tcMar>
          </w:tcPr>
          <w:p w:rsidR="0046729B" w:rsidRDefault="00767123" w14:paraId="6267EC45" w14:textId="77777777">
            <w:pPr>
              <w:spacing w:after="0"/>
            </w:pPr>
            <w:r>
              <w:rPr>
                <w:sz w:val="16"/>
                <w:szCs w:val="16"/>
              </w:rPr>
              <w:t>Policy Management System – F-PMS-02, F-PMS-04 (Provenance Classification); ECM – document storage and Broker access control</w:t>
            </w:r>
          </w:p>
        </w:tc>
      </w:tr>
      <w:tr w:rsidR="0046729B" w:rsidTr="19EEAAC3" w14:paraId="70060623" w14:textId="77777777">
        <w:trPr>
          <w:cantSplit/>
        </w:trPr>
        <w:tc>
          <w:tcPr>
            <w:tcW w:w="700" w:type="dxa"/>
            <w:shd w:val="clear" w:color="auto" w:fill="F2F4F6"/>
            <w:tcMar>
              <w:top w:w="60" w:type="dxa"/>
              <w:left w:w="90" w:type="dxa"/>
              <w:bottom w:w="60" w:type="dxa"/>
              <w:right w:w="90" w:type="dxa"/>
            </w:tcMar>
          </w:tcPr>
          <w:p w:rsidR="0046729B" w:rsidRDefault="00767123" w14:paraId="79DD14E8" w14:textId="77777777">
            <w:pPr>
              <w:spacing w:after="0"/>
            </w:pPr>
            <w:r>
              <w:rPr>
                <w:sz w:val="16"/>
                <w:szCs w:val="16"/>
              </w:rPr>
              <w:t>BR-008</w:t>
            </w:r>
          </w:p>
        </w:tc>
        <w:tc>
          <w:tcPr>
            <w:tcW w:w="6200" w:type="dxa"/>
            <w:shd w:val="clear" w:color="auto" w:fill="F2F4F6"/>
            <w:tcMar>
              <w:top w:w="60" w:type="dxa"/>
              <w:left w:w="90" w:type="dxa"/>
              <w:bottom w:w="60" w:type="dxa"/>
              <w:right w:w="90" w:type="dxa"/>
            </w:tcMar>
          </w:tcPr>
          <w:p w:rsidR="0046729B" w:rsidRDefault="00767123" w14:paraId="5852CD50" w14:textId="3C74ACA4">
            <w:pPr>
              <w:spacing w:after="0"/>
              <w:rPr>
                <w:ins w:author="Chetan Arora" w:date="2026-08-07T22:17:00Z" w16du:dateUtc="2026-08-07T22:17:33Z" w:id="960231315"/>
              </w:rPr>
            </w:pPr>
            <w:r w:rsidRPr="19EEAAC3" w:rsidR="0A20DB48">
              <w:rPr>
                <w:sz w:val="16"/>
                <w:szCs w:val="16"/>
              </w:rPr>
              <w:t>Client-provided Policy documents stored in S-DMS must carry a provenance metadata attribute (e.g. "Client-provided via Claims") that S-DMS access controls can evaluate universally, ensuring no S-DMS consumer (including policy management services used by Brokers) can inadvertently surface them.</w:t>
            </w:r>
          </w:p>
          <w:p w:rsidR="0046729B" w:rsidP="78BE6B19" w:rsidRDefault="49F75745" w14:paraId="3178136D" w14:textId="5F732ABC">
            <w:pPr>
              <w:spacing w:after="0"/>
              <w:rPr>
                <w:rFonts w:ascii="Calibri" w:hAnsi="Calibri" w:eastAsia="Calibri" w:cs="Calibri"/>
                <w:sz w:val="16"/>
                <w:szCs w:val="16"/>
              </w:rPr>
            </w:pPr>
            <w:r w:rsidRPr="78BE6B19" w:rsidR="406EF652">
              <w:rPr>
                <w:rFonts w:ascii="Calibri" w:hAnsi="Calibri" w:eastAsia="Calibri" w:cs="Calibri"/>
                <w:sz w:val="16"/>
                <w:szCs w:val="16"/>
              </w:rPr>
              <w:t xml:space="preserve">The solution shall support document-level configuration during onboarding, allowing authorized Aon users to </w:t>
            </w:r>
            <w:r w:rsidRPr="78BE6B19" w:rsidR="406EF652">
              <w:rPr>
                <w:rFonts w:ascii="Calibri" w:hAnsi="Calibri" w:eastAsia="Calibri" w:cs="Calibri"/>
                <w:sz w:val="16"/>
                <w:szCs w:val="16"/>
              </w:rPr>
              <w:t>designate</w:t>
            </w:r>
            <w:r w:rsidRPr="78BE6B19" w:rsidR="406EF652">
              <w:rPr>
                <w:rFonts w:ascii="Calibri" w:hAnsi="Calibri" w:eastAsia="Calibri" w:cs="Calibri"/>
                <w:sz w:val="16"/>
                <w:szCs w:val="16"/>
              </w:rPr>
              <w:t xml:space="preserve"> which available documents are accessible within Claims Copilot. Only documents selected through this configuration process will be surfaced</w:t>
            </w:r>
          </w:p>
        </w:tc>
        <w:tc>
          <w:tcPr>
            <w:tcW w:w="3180" w:type="dxa"/>
            <w:shd w:val="clear" w:color="auto" w:fill="F2F4F6"/>
            <w:tcMar>
              <w:top w:w="60" w:type="dxa"/>
              <w:left w:w="90" w:type="dxa"/>
              <w:bottom w:w="60" w:type="dxa"/>
              <w:right w:w="90" w:type="dxa"/>
            </w:tcMar>
          </w:tcPr>
          <w:p w:rsidR="0046729B" w:rsidRDefault="00767123" w14:paraId="668DFBE9" w14:textId="77777777">
            <w:pPr>
              <w:spacing w:after="0"/>
            </w:pPr>
            <w:r>
              <w:rPr>
                <w:sz w:val="16"/>
                <w:szCs w:val="16"/>
              </w:rPr>
              <w:t>S-DMS – F-SDMS-04 (Metadata Management), F-SDMS-05 (Document-Level RBAC); set at ingestion by the Policy Management System (F-PMS-04) or Claims Copilot (F-CC-09)</w:t>
            </w:r>
          </w:p>
        </w:tc>
      </w:tr>
    </w:tbl>
    <w:p w:rsidR="0046729B" w:rsidRDefault="00767123" w14:paraId="32266D85" w14:textId="5811E799">
      <w:pPr>
        <w:pStyle w:val="Heading3"/>
      </w:pPr>
      <w:bookmarkStart w:name="_Toc606285035" w:id="453"/>
      <w:r>
        <w:t>Role-Based Access Control Model</w:t>
      </w:r>
      <w:bookmarkEnd w:id="453"/>
    </w:p>
    <w:p w:rsidR="0046729B" w:rsidRDefault="00767123" w14:paraId="07444416" w14:textId="77777777">
      <w:r>
        <w:t>The RBAC model must support multi-select access levels combined with AND logic, configurable across multiple rows per user, so that a client administrator can express entitlement precisely. The following access levels are in scope:</w:t>
      </w:r>
    </w:p>
    <w:p w:rsidR="0046729B" w:rsidRDefault="00767123" w14:paraId="60F4BF61" w14:textId="77777777">
      <w:pPr>
        <w:pStyle w:val="ListParagraph"/>
        <w:numPr>
          <w:ilvl w:val="0"/>
          <w:numId w:val="2"/>
        </w:numPr>
        <w:spacing w:after="60"/>
      </w:pPr>
      <w:r>
        <w:t>All</w:t>
      </w:r>
    </w:p>
    <w:p w:rsidR="0046729B" w:rsidRDefault="00767123" w14:paraId="285EDFB4" w14:textId="77777777">
      <w:pPr>
        <w:pStyle w:val="ListParagraph"/>
        <w:numPr>
          <w:ilvl w:val="0"/>
          <w:numId w:val="2"/>
        </w:numPr>
        <w:spacing w:after="60"/>
      </w:pPr>
      <w:r>
        <w:t>Client Entity</w:t>
      </w:r>
    </w:p>
    <w:p w:rsidR="0046729B" w:rsidRDefault="00767123" w14:paraId="5AB8D2B5" w14:textId="77777777">
      <w:pPr>
        <w:pStyle w:val="ListParagraph"/>
        <w:numPr>
          <w:ilvl w:val="0"/>
          <w:numId w:val="2"/>
        </w:numPr>
        <w:spacing w:after="60"/>
      </w:pPr>
      <w:r>
        <w:t>Geography</w:t>
      </w:r>
    </w:p>
    <w:p w:rsidR="0046729B" w:rsidRDefault="00767123" w14:paraId="7F784D2E" w14:textId="77777777">
      <w:pPr>
        <w:pStyle w:val="ListParagraph"/>
        <w:numPr>
          <w:ilvl w:val="0"/>
          <w:numId w:val="2"/>
        </w:numPr>
        <w:spacing w:after="60"/>
      </w:pPr>
      <w:r>
        <w:t>Policies (Product)</w:t>
      </w:r>
    </w:p>
    <w:p w:rsidR="0046729B" w:rsidRDefault="00767123" w14:paraId="4535DF56" w14:textId="77777777">
      <w:pPr>
        <w:pStyle w:val="ListParagraph"/>
        <w:numPr>
          <w:ilvl w:val="0"/>
          <w:numId w:val="2"/>
        </w:numPr>
        <w:spacing w:after="60"/>
      </w:pPr>
      <w:r>
        <w:t>Client Claim Profile – the customised client hierarchy</w:t>
      </w:r>
    </w:p>
    <w:p w:rsidR="0046729B" w:rsidRDefault="00767123" w14:paraId="3EC5C95F" w14:textId="77777777">
      <w:pPr>
        <w:pStyle w:val="ListParagraph"/>
        <w:numPr>
          <w:ilvl w:val="0"/>
          <w:numId w:val="2"/>
        </w:numPr>
        <w:spacing w:after="60"/>
      </w:pPr>
      <w:r>
        <w:t>My Claims – default on, with access to claims listed as assigned user</w:t>
      </w:r>
    </w:p>
    <w:p w:rsidR="0046729B" w:rsidRDefault="00767123" w14:paraId="44CB2744" w14:textId="77777777">
      <w:pPr>
        <w:spacing w:before="140"/>
      </w:pPr>
      <w:r>
        <w:t>The privilege set to be controlled by the model is as follows:</w:t>
      </w:r>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2600"/>
        <w:gridCol w:w="7480"/>
      </w:tblGrid>
      <w:tr w:rsidR="0046729B" w14:paraId="2B16E499" w14:textId="77777777">
        <w:trPr>
          <w:tblHeader/>
        </w:trPr>
        <w:tc>
          <w:tcPr>
            <w:tcW w:w="2600" w:type="dxa"/>
            <w:shd w:val="clear" w:color="auto" w:fill="1B2A47"/>
            <w:tcMar>
              <w:top w:w="60" w:type="dxa"/>
              <w:left w:w="90" w:type="dxa"/>
              <w:bottom w:w="60" w:type="dxa"/>
              <w:right w:w="90" w:type="dxa"/>
            </w:tcMar>
          </w:tcPr>
          <w:p w:rsidR="0046729B" w:rsidRDefault="00767123" w14:paraId="40AE28CE" w14:textId="77777777">
            <w:pPr>
              <w:spacing w:after="0"/>
            </w:pPr>
            <w:r>
              <w:rPr>
                <w:b/>
                <w:bCs/>
                <w:color w:val="FFFFFF"/>
                <w:sz w:val="18"/>
                <w:szCs w:val="18"/>
              </w:rPr>
              <w:t>Privilege Group</w:t>
            </w:r>
          </w:p>
        </w:tc>
        <w:tc>
          <w:tcPr>
            <w:tcW w:w="7480" w:type="dxa"/>
            <w:shd w:val="clear" w:color="auto" w:fill="1B2A47"/>
            <w:tcMar>
              <w:top w:w="60" w:type="dxa"/>
              <w:left w:w="90" w:type="dxa"/>
              <w:bottom w:w="60" w:type="dxa"/>
              <w:right w:w="90" w:type="dxa"/>
            </w:tcMar>
          </w:tcPr>
          <w:p w:rsidR="0046729B" w:rsidRDefault="00767123" w14:paraId="74603D27" w14:textId="77777777">
            <w:pPr>
              <w:spacing w:after="0"/>
            </w:pPr>
            <w:r>
              <w:rPr>
                <w:b/>
                <w:bCs/>
                <w:color w:val="FFFFFF"/>
                <w:sz w:val="18"/>
                <w:szCs w:val="18"/>
              </w:rPr>
              <w:t>Privileges</w:t>
            </w:r>
          </w:p>
        </w:tc>
      </w:tr>
      <w:tr w:rsidR="0046729B" w14:paraId="37CD967C" w14:textId="77777777">
        <w:trPr>
          <w:cantSplit/>
        </w:trPr>
        <w:tc>
          <w:tcPr>
            <w:tcW w:w="2600" w:type="dxa"/>
            <w:tcMar>
              <w:top w:w="60" w:type="dxa"/>
              <w:left w:w="90" w:type="dxa"/>
              <w:bottom w:w="60" w:type="dxa"/>
              <w:right w:w="90" w:type="dxa"/>
            </w:tcMar>
          </w:tcPr>
          <w:p w:rsidR="0046729B" w:rsidRDefault="00767123" w14:paraId="284C9CEC" w14:textId="77777777">
            <w:pPr>
              <w:spacing w:after="0"/>
            </w:pPr>
            <w:r>
              <w:rPr>
                <w:sz w:val="18"/>
                <w:szCs w:val="18"/>
              </w:rPr>
              <w:t>eFNOL</w:t>
            </w:r>
          </w:p>
        </w:tc>
        <w:tc>
          <w:tcPr>
            <w:tcW w:w="7480" w:type="dxa"/>
            <w:tcMar>
              <w:top w:w="60" w:type="dxa"/>
              <w:left w:w="90" w:type="dxa"/>
              <w:bottom w:w="60" w:type="dxa"/>
              <w:right w:w="90" w:type="dxa"/>
            </w:tcMar>
          </w:tcPr>
          <w:p w:rsidR="0046729B" w:rsidRDefault="00767123" w14:paraId="1E2CCD52" w14:textId="77777777">
            <w:pPr>
              <w:spacing w:after="0"/>
            </w:pPr>
            <w:r>
              <w:rPr>
                <w:sz w:val="18"/>
                <w:szCs w:val="18"/>
              </w:rPr>
              <w:t>Report a Claim to Aon; Report Claim Directly to Carrier</w:t>
            </w:r>
          </w:p>
        </w:tc>
      </w:tr>
      <w:tr w:rsidR="0046729B" w14:paraId="25D0621F" w14:textId="77777777">
        <w:trPr>
          <w:cantSplit/>
        </w:trPr>
        <w:tc>
          <w:tcPr>
            <w:tcW w:w="2600" w:type="dxa"/>
            <w:shd w:val="clear" w:color="auto" w:fill="F2F4F6"/>
            <w:tcMar>
              <w:top w:w="60" w:type="dxa"/>
              <w:left w:w="90" w:type="dxa"/>
              <w:bottom w:w="60" w:type="dxa"/>
              <w:right w:w="90" w:type="dxa"/>
            </w:tcMar>
          </w:tcPr>
          <w:p w:rsidR="0046729B" w:rsidRDefault="00767123" w14:paraId="6512E8C3" w14:textId="77777777">
            <w:pPr>
              <w:spacing w:after="0"/>
            </w:pPr>
            <w:r>
              <w:rPr>
                <w:sz w:val="18"/>
                <w:szCs w:val="18"/>
              </w:rPr>
              <w:t>Claim List Visibility</w:t>
            </w:r>
          </w:p>
        </w:tc>
        <w:tc>
          <w:tcPr>
            <w:tcW w:w="7480" w:type="dxa"/>
            <w:shd w:val="clear" w:color="auto" w:fill="F2F4F6"/>
            <w:tcMar>
              <w:top w:w="60" w:type="dxa"/>
              <w:left w:w="90" w:type="dxa"/>
              <w:bottom w:w="60" w:type="dxa"/>
              <w:right w:w="90" w:type="dxa"/>
            </w:tcMar>
          </w:tcPr>
          <w:p w:rsidR="0046729B" w:rsidRDefault="00767123" w14:paraId="21787940" w14:textId="77777777">
            <w:pPr>
              <w:spacing w:after="0"/>
            </w:pPr>
            <w:r>
              <w:rPr>
                <w:sz w:val="18"/>
                <w:szCs w:val="18"/>
              </w:rPr>
              <w:t>Edit a Claim (if blank); Upload Claim Document (after initial entry); View Claim Documents; View PII data; View Restricted Access Claims; Export Data (Claim List); View Aon Claim Lead</w:t>
            </w:r>
          </w:p>
        </w:tc>
      </w:tr>
      <w:tr w:rsidR="0046729B" w14:paraId="6D29974D" w14:textId="77777777">
        <w:trPr>
          <w:cantSplit/>
        </w:trPr>
        <w:tc>
          <w:tcPr>
            <w:tcW w:w="2600" w:type="dxa"/>
            <w:tcMar>
              <w:top w:w="60" w:type="dxa"/>
              <w:left w:w="90" w:type="dxa"/>
              <w:bottom w:w="60" w:type="dxa"/>
              <w:right w:w="90" w:type="dxa"/>
            </w:tcMar>
          </w:tcPr>
          <w:p w:rsidR="0046729B" w:rsidRDefault="00767123" w14:paraId="4650F8E2" w14:textId="77777777">
            <w:pPr>
              <w:spacing w:after="0"/>
            </w:pPr>
            <w:r>
              <w:rPr>
                <w:sz w:val="18"/>
                <w:szCs w:val="18"/>
              </w:rPr>
              <w:t>Client Document Privileges</w:t>
            </w:r>
          </w:p>
        </w:tc>
        <w:tc>
          <w:tcPr>
            <w:tcW w:w="7480" w:type="dxa"/>
            <w:tcMar>
              <w:top w:w="60" w:type="dxa"/>
              <w:left w:w="90" w:type="dxa"/>
              <w:bottom w:w="60" w:type="dxa"/>
              <w:right w:w="90" w:type="dxa"/>
            </w:tcMar>
          </w:tcPr>
          <w:p w:rsidR="0046729B" w:rsidRDefault="00767123" w14:paraId="2B68C3BB" w14:textId="77777777">
            <w:pPr>
              <w:spacing w:after="0"/>
            </w:pPr>
            <w:r>
              <w:rPr>
                <w:sz w:val="18"/>
                <w:szCs w:val="18"/>
              </w:rPr>
              <w:t>View Document Library; Upload Client Documents; Edit Client Documents</w:t>
            </w:r>
          </w:p>
        </w:tc>
      </w:tr>
      <w:tr w:rsidR="0046729B" w14:paraId="12CCA820" w14:textId="77777777">
        <w:trPr>
          <w:cantSplit/>
        </w:trPr>
        <w:tc>
          <w:tcPr>
            <w:tcW w:w="2600" w:type="dxa"/>
            <w:shd w:val="clear" w:color="auto" w:fill="F2F4F6"/>
            <w:tcMar>
              <w:top w:w="60" w:type="dxa"/>
              <w:left w:w="90" w:type="dxa"/>
              <w:bottom w:w="60" w:type="dxa"/>
              <w:right w:w="90" w:type="dxa"/>
            </w:tcMar>
          </w:tcPr>
          <w:p w:rsidR="0046729B" w:rsidRDefault="00767123" w14:paraId="6F9E51EA" w14:textId="77777777">
            <w:pPr>
              <w:spacing w:after="0"/>
            </w:pPr>
            <w:r>
              <w:rPr>
                <w:sz w:val="18"/>
                <w:szCs w:val="18"/>
              </w:rPr>
              <w:t>Contacts</w:t>
            </w:r>
          </w:p>
        </w:tc>
        <w:tc>
          <w:tcPr>
            <w:tcW w:w="7480" w:type="dxa"/>
            <w:shd w:val="clear" w:color="auto" w:fill="F2F4F6"/>
            <w:tcMar>
              <w:top w:w="60" w:type="dxa"/>
              <w:left w:w="90" w:type="dxa"/>
              <w:bottom w:w="60" w:type="dxa"/>
              <w:right w:w="90" w:type="dxa"/>
            </w:tcMar>
          </w:tcPr>
          <w:p w:rsidR="0046729B" w:rsidRDefault="00767123" w14:paraId="27B98268" w14:textId="77777777">
            <w:pPr>
              <w:spacing w:after="0"/>
            </w:pPr>
            <w:r>
              <w:rPr>
                <w:sz w:val="18"/>
                <w:szCs w:val="18"/>
              </w:rPr>
              <w:t>View Contacts; Send Message to Contacts</w:t>
            </w:r>
          </w:p>
        </w:tc>
      </w:tr>
      <w:tr w:rsidR="0046729B" w14:paraId="18C77FA7" w14:textId="77777777">
        <w:trPr>
          <w:cantSplit/>
        </w:trPr>
        <w:tc>
          <w:tcPr>
            <w:tcW w:w="2600" w:type="dxa"/>
            <w:tcMar>
              <w:top w:w="60" w:type="dxa"/>
              <w:left w:w="90" w:type="dxa"/>
              <w:bottom w:w="60" w:type="dxa"/>
              <w:right w:w="90" w:type="dxa"/>
            </w:tcMar>
          </w:tcPr>
          <w:p w:rsidR="0046729B" w:rsidRDefault="00767123" w14:paraId="505A8D05" w14:textId="77777777">
            <w:pPr>
              <w:spacing w:after="0"/>
            </w:pPr>
            <w:r>
              <w:rPr>
                <w:sz w:val="18"/>
                <w:szCs w:val="18"/>
              </w:rPr>
              <w:t>Insights / Analytics</w:t>
            </w:r>
          </w:p>
        </w:tc>
        <w:tc>
          <w:tcPr>
            <w:tcW w:w="7480" w:type="dxa"/>
            <w:tcMar>
              <w:top w:w="60" w:type="dxa"/>
              <w:left w:w="90" w:type="dxa"/>
              <w:bottom w:w="60" w:type="dxa"/>
              <w:right w:w="90" w:type="dxa"/>
            </w:tcMar>
          </w:tcPr>
          <w:p w:rsidR="0046729B" w:rsidRDefault="00767123" w14:paraId="3CE0D7E7" w14:textId="77777777">
            <w:pPr>
              <w:spacing w:after="0"/>
            </w:pPr>
            <w:r>
              <w:rPr>
                <w:sz w:val="18"/>
                <w:szCs w:val="18"/>
              </w:rPr>
              <w:t>View Insights / Analytics</w:t>
            </w:r>
          </w:p>
        </w:tc>
      </w:tr>
    </w:tbl>
    <w:p w:rsidR="0046729B" w:rsidRDefault="00767123" w14:paraId="3878EF21" w14:textId="77777777">
      <w:pPr>
        <w:spacing w:before="140"/>
      </w:pPr>
      <w:r>
        <w:t>The following client personas represent Aon's working model and must be supported through configuration rather than code. The illustrative example used in requirements workshops is a multi-site hospitality and airport concessions client, where the claim profile is expressed as Airport → Location → Restaurant.</w:t>
      </w:r>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1200"/>
        <w:gridCol w:w="2600"/>
        <w:gridCol w:w="1900"/>
        <w:gridCol w:w="4380"/>
      </w:tblGrid>
      <w:tr w:rsidR="0046729B" w:rsidTr="78BE6B19" w14:paraId="7BACA16A" w14:textId="77777777">
        <w:trPr>
          <w:tblHeader/>
        </w:trPr>
        <w:tc>
          <w:tcPr>
            <w:tcW w:w="1200" w:type="dxa"/>
            <w:shd w:val="clear" w:color="auto" w:fill="1B2A47"/>
            <w:tcMar>
              <w:top w:w="60" w:type="dxa"/>
              <w:left w:w="90" w:type="dxa"/>
              <w:bottom w:w="60" w:type="dxa"/>
              <w:right w:w="90" w:type="dxa"/>
            </w:tcMar>
          </w:tcPr>
          <w:p w:rsidR="0046729B" w:rsidRDefault="00767123" w14:paraId="127A8714" w14:textId="77777777">
            <w:pPr>
              <w:spacing w:after="0"/>
            </w:pPr>
            <w:r>
              <w:rPr>
                <w:b/>
                <w:bCs/>
                <w:color w:val="FFFFFF"/>
                <w:sz w:val="18"/>
                <w:szCs w:val="18"/>
              </w:rPr>
              <w:t>Persona</w:t>
            </w:r>
          </w:p>
        </w:tc>
        <w:tc>
          <w:tcPr>
            <w:tcW w:w="2600" w:type="dxa"/>
            <w:shd w:val="clear" w:color="auto" w:fill="1B2A47"/>
            <w:tcMar>
              <w:top w:w="60" w:type="dxa"/>
              <w:left w:w="90" w:type="dxa"/>
              <w:bottom w:w="60" w:type="dxa"/>
              <w:right w:w="90" w:type="dxa"/>
            </w:tcMar>
          </w:tcPr>
          <w:p w:rsidR="0046729B" w:rsidRDefault="00767123" w14:paraId="019CC5B0" w14:textId="77777777">
            <w:pPr>
              <w:spacing w:after="0"/>
            </w:pPr>
            <w:r>
              <w:rPr>
                <w:b/>
                <w:bCs/>
                <w:color w:val="FFFFFF"/>
                <w:sz w:val="18"/>
                <w:szCs w:val="18"/>
              </w:rPr>
              <w:t>Example Role</w:t>
            </w:r>
          </w:p>
        </w:tc>
        <w:tc>
          <w:tcPr>
            <w:tcW w:w="1900" w:type="dxa"/>
            <w:shd w:val="clear" w:color="auto" w:fill="1B2A47"/>
            <w:tcMar>
              <w:top w:w="60" w:type="dxa"/>
              <w:left w:w="90" w:type="dxa"/>
              <w:bottom w:w="60" w:type="dxa"/>
              <w:right w:w="90" w:type="dxa"/>
            </w:tcMar>
          </w:tcPr>
          <w:p w:rsidR="0046729B" w:rsidRDefault="00767123" w14:paraId="7658A5FC" w14:textId="77777777">
            <w:pPr>
              <w:spacing w:after="0"/>
            </w:pPr>
            <w:r>
              <w:rPr>
                <w:b/>
                <w:bCs/>
                <w:color w:val="FFFFFF"/>
                <w:sz w:val="18"/>
                <w:szCs w:val="18"/>
              </w:rPr>
              <w:t>Level</w:t>
            </w:r>
          </w:p>
        </w:tc>
        <w:tc>
          <w:tcPr>
            <w:tcW w:w="4380" w:type="dxa"/>
            <w:shd w:val="clear" w:color="auto" w:fill="1B2A47"/>
            <w:tcMar>
              <w:top w:w="60" w:type="dxa"/>
              <w:left w:w="90" w:type="dxa"/>
              <w:bottom w:w="60" w:type="dxa"/>
              <w:right w:w="90" w:type="dxa"/>
            </w:tcMar>
          </w:tcPr>
          <w:p w:rsidR="0046729B" w:rsidRDefault="00767123" w14:paraId="41E4A577" w14:textId="77777777">
            <w:pPr>
              <w:spacing w:after="0"/>
            </w:pPr>
            <w:r>
              <w:rPr>
                <w:b/>
                <w:bCs/>
                <w:color w:val="FFFFFF"/>
                <w:sz w:val="18"/>
                <w:szCs w:val="18"/>
              </w:rPr>
              <w:t>Expected Behaviour</w:t>
            </w:r>
          </w:p>
        </w:tc>
      </w:tr>
      <w:tr w:rsidR="0046729B" w:rsidTr="78BE6B19" w14:paraId="172BD1BB" w14:textId="77777777">
        <w:trPr>
          <w:cantSplit/>
        </w:trPr>
        <w:tc>
          <w:tcPr>
            <w:tcW w:w="1200" w:type="dxa"/>
            <w:tcMar>
              <w:top w:w="60" w:type="dxa"/>
              <w:left w:w="90" w:type="dxa"/>
              <w:bottom w:w="60" w:type="dxa"/>
              <w:right w:w="90" w:type="dxa"/>
            </w:tcMar>
          </w:tcPr>
          <w:p w:rsidR="0046729B" w:rsidRDefault="00767123" w14:paraId="28B961E3" w14:textId="77777777">
            <w:pPr>
              <w:spacing w:after="0"/>
            </w:pPr>
            <w:r>
              <w:rPr>
                <w:sz w:val="17"/>
                <w:szCs w:val="17"/>
              </w:rPr>
              <w:t>Persona 1</w:t>
            </w:r>
          </w:p>
        </w:tc>
        <w:tc>
          <w:tcPr>
            <w:tcW w:w="2600" w:type="dxa"/>
            <w:tcMar>
              <w:top w:w="60" w:type="dxa"/>
              <w:left w:w="90" w:type="dxa"/>
              <w:bottom w:w="60" w:type="dxa"/>
              <w:right w:w="90" w:type="dxa"/>
            </w:tcMar>
          </w:tcPr>
          <w:p w:rsidR="0046729B" w:rsidRDefault="00767123" w14:paraId="6AECF709" w14:textId="77777777">
            <w:pPr>
              <w:spacing w:after="0"/>
            </w:pPr>
            <w:r>
              <w:rPr>
                <w:sz w:val="17"/>
                <w:szCs w:val="17"/>
              </w:rPr>
              <w:t>C-Suite</w:t>
            </w:r>
          </w:p>
        </w:tc>
        <w:tc>
          <w:tcPr>
            <w:tcW w:w="1900" w:type="dxa"/>
            <w:tcMar>
              <w:top w:w="60" w:type="dxa"/>
              <w:left w:w="90" w:type="dxa"/>
              <w:bottom w:w="60" w:type="dxa"/>
              <w:right w:w="90" w:type="dxa"/>
            </w:tcMar>
          </w:tcPr>
          <w:p w:rsidR="0046729B" w:rsidRDefault="00767123" w14:paraId="1FCE0F9B" w14:textId="77777777">
            <w:pPr>
              <w:spacing w:after="0"/>
            </w:pPr>
            <w:r>
              <w:rPr>
                <w:sz w:val="17"/>
                <w:szCs w:val="17"/>
              </w:rPr>
              <w:t>Executive level</w:t>
            </w:r>
          </w:p>
        </w:tc>
        <w:tc>
          <w:tcPr>
            <w:tcW w:w="4380" w:type="dxa"/>
            <w:tcMar>
              <w:top w:w="60" w:type="dxa"/>
              <w:left w:w="90" w:type="dxa"/>
              <w:bottom w:w="60" w:type="dxa"/>
              <w:right w:w="90" w:type="dxa"/>
            </w:tcMar>
          </w:tcPr>
          <w:p w:rsidR="0046729B" w:rsidRDefault="00767123" w14:paraId="3F39602F" w14:textId="77777777">
            <w:pPr>
              <w:spacing w:after="0"/>
            </w:pPr>
            <w:r>
              <w:rPr>
                <w:sz w:val="17"/>
                <w:szCs w:val="17"/>
              </w:rPr>
              <w:t>Sees everything within the client organisation</w:t>
            </w:r>
          </w:p>
        </w:tc>
      </w:tr>
      <w:tr w:rsidR="0046729B" w:rsidTr="78BE6B19" w14:paraId="12DAAA96" w14:textId="77777777">
        <w:trPr>
          <w:cantSplit/>
        </w:trPr>
        <w:tc>
          <w:tcPr>
            <w:tcW w:w="1200" w:type="dxa"/>
            <w:shd w:val="clear" w:color="auto" w:fill="F2F4F6"/>
            <w:tcMar>
              <w:top w:w="60" w:type="dxa"/>
              <w:left w:w="90" w:type="dxa"/>
              <w:bottom w:w="60" w:type="dxa"/>
              <w:right w:w="90" w:type="dxa"/>
            </w:tcMar>
          </w:tcPr>
          <w:p w:rsidR="0046729B" w:rsidRDefault="00767123" w14:paraId="0719A092" w14:textId="77777777">
            <w:pPr>
              <w:spacing w:after="0"/>
            </w:pPr>
            <w:r>
              <w:rPr>
                <w:sz w:val="17"/>
                <w:szCs w:val="17"/>
              </w:rPr>
              <w:t>Persona 2</w:t>
            </w:r>
          </w:p>
        </w:tc>
        <w:tc>
          <w:tcPr>
            <w:tcW w:w="2600" w:type="dxa"/>
            <w:shd w:val="clear" w:color="auto" w:fill="F2F4F6"/>
            <w:tcMar>
              <w:top w:w="60" w:type="dxa"/>
              <w:left w:w="90" w:type="dxa"/>
              <w:bottom w:w="60" w:type="dxa"/>
              <w:right w:w="90" w:type="dxa"/>
            </w:tcMar>
          </w:tcPr>
          <w:p w:rsidR="0046729B" w:rsidRDefault="00767123" w14:paraId="7D31A5E6" w14:textId="77777777">
            <w:pPr>
              <w:spacing w:after="0"/>
            </w:pPr>
            <w:r>
              <w:rPr>
                <w:sz w:val="17"/>
                <w:szCs w:val="17"/>
              </w:rPr>
              <w:t>Risk Manager (Client Admin)</w:t>
            </w:r>
          </w:p>
        </w:tc>
        <w:tc>
          <w:tcPr>
            <w:tcW w:w="1900" w:type="dxa"/>
            <w:shd w:val="clear" w:color="auto" w:fill="F2F4F6"/>
            <w:tcMar>
              <w:top w:w="60" w:type="dxa"/>
              <w:left w:w="90" w:type="dxa"/>
              <w:bottom w:w="60" w:type="dxa"/>
              <w:right w:w="90" w:type="dxa"/>
            </w:tcMar>
          </w:tcPr>
          <w:p w:rsidR="0046729B" w:rsidRDefault="00767123" w14:paraId="74B676D7" w14:textId="77777777">
            <w:pPr>
              <w:spacing w:after="0"/>
            </w:pPr>
            <w:r>
              <w:rPr>
                <w:sz w:val="17"/>
                <w:szCs w:val="17"/>
              </w:rPr>
              <w:t>Client administrator</w:t>
            </w:r>
          </w:p>
        </w:tc>
        <w:tc>
          <w:tcPr>
            <w:tcW w:w="4380" w:type="dxa"/>
            <w:shd w:val="clear" w:color="auto" w:fill="F2F4F6"/>
            <w:tcMar>
              <w:top w:w="60" w:type="dxa"/>
              <w:left w:w="90" w:type="dxa"/>
              <w:bottom w:w="60" w:type="dxa"/>
              <w:right w:w="90" w:type="dxa"/>
            </w:tcMar>
          </w:tcPr>
          <w:p w:rsidR="0046729B" w:rsidRDefault="00767123" w14:paraId="16FA13EA" w14:textId="77777777">
            <w:pPr>
              <w:spacing w:after="0"/>
            </w:pPr>
            <w:r>
              <w:rPr>
                <w:sz w:val="17"/>
                <w:szCs w:val="17"/>
              </w:rPr>
              <w:t>Sees everything; administers client-side access</w:t>
            </w:r>
          </w:p>
        </w:tc>
      </w:tr>
      <w:tr w:rsidR="0046729B" w:rsidTr="78BE6B19" w14:paraId="0D38A3ED" w14:textId="77777777">
        <w:trPr>
          <w:cantSplit/>
        </w:trPr>
        <w:tc>
          <w:tcPr>
            <w:tcW w:w="1200" w:type="dxa"/>
            <w:tcMar>
              <w:top w:w="60" w:type="dxa"/>
              <w:left w:w="90" w:type="dxa"/>
              <w:bottom w:w="60" w:type="dxa"/>
              <w:right w:w="90" w:type="dxa"/>
            </w:tcMar>
          </w:tcPr>
          <w:p w:rsidR="0046729B" w:rsidRDefault="00767123" w14:paraId="69CF0745" w14:textId="77777777">
            <w:pPr>
              <w:spacing w:after="0"/>
            </w:pPr>
            <w:r>
              <w:rPr>
                <w:sz w:val="17"/>
                <w:szCs w:val="17"/>
              </w:rPr>
              <w:t>Persona 3</w:t>
            </w:r>
          </w:p>
        </w:tc>
        <w:tc>
          <w:tcPr>
            <w:tcW w:w="2600" w:type="dxa"/>
            <w:tcMar>
              <w:top w:w="60" w:type="dxa"/>
              <w:left w:w="90" w:type="dxa"/>
              <w:bottom w:w="60" w:type="dxa"/>
              <w:right w:w="90" w:type="dxa"/>
            </w:tcMar>
          </w:tcPr>
          <w:p w:rsidR="0046729B" w:rsidRDefault="00767123" w14:paraId="4656C68C" w14:textId="77777777">
            <w:pPr>
              <w:spacing w:after="0"/>
            </w:pPr>
            <w:r>
              <w:rPr>
                <w:sz w:val="17"/>
                <w:szCs w:val="17"/>
              </w:rPr>
              <w:t>Location Manager (e.g. Airport Director)</w:t>
            </w:r>
          </w:p>
        </w:tc>
        <w:tc>
          <w:tcPr>
            <w:tcW w:w="1900" w:type="dxa"/>
            <w:tcMar>
              <w:top w:w="60" w:type="dxa"/>
              <w:left w:w="90" w:type="dxa"/>
              <w:bottom w:w="60" w:type="dxa"/>
              <w:right w:w="90" w:type="dxa"/>
            </w:tcMar>
          </w:tcPr>
          <w:p w:rsidR="0046729B" w:rsidRDefault="00767123" w14:paraId="0A0BB298" w14:textId="77777777">
            <w:pPr>
              <w:spacing w:after="0"/>
            </w:pPr>
            <w:r>
              <w:rPr>
                <w:sz w:val="17"/>
                <w:szCs w:val="17"/>
              </w:rPr>
              <w:t>Location manager</w:t>
            </w:r>
          </w:p>
        </w:tc>
        <w:tc>
          <w:tcPr>
            <w:tcW w:w="4380" w:type="dxa"/>
            <w:tcMar>
              <w:top w:w="60" w:type="dxa"/>
              <w:left w:w="90" w:type="dxa"/>
              <w:bottom w:w="60" w:type="dxa"/>
              <w:right w:w="90" w:type="dxa"/>
            </w:tcMar>
          </w:tcPr>
          <w:p w:rsidR="0046729B" w:rsidRDefault="00767123" w14:paraId="7DCF1A80" w14:textId="77777777">
            <w:pPr>
              <w:spacing w:after="0"/>
            </w:pPr>
            <w:r>
              <w:rPr>
                <w:sz w:val="17"/>
                <w:szCs w:val="17"/>
              </w:rPr>
              <w:t>Sees everything for their location</w:t>
            </w:r>
          </w:p>
        </w:tc>
      </w:tr>
      <w:tr w:rsidR="0046729B" w:rsidTr="78BE6B19" w14:paraId="5596B73B" w14:textId="77777777">
        <w:trPr>
          <w:cantSplit/>
        </w:trPr>
        <w:tc>
          <w:tcPr>
            <w:tcW w:w="1200" w:type="dxa"/>
            <w:shd w:val="clear" w:color="auto" w:fill="F2F4F6"/>
            <w:tcMar>
              <w:top w:w="60" w:type="dxa"/>
              <w:left w:w="90" w:type="dxa"/>
              <w:bottom w:w="60" w:type="dxa"/>
              <w:right w:w="90" w:type="dxa"/>
            </w:tcMar>
          </w:tcPr>
          <w:p w:rsidR="0046729B" w:rsidRDefault="00767123" w14:paraId="50F585A7" w14:textId="77777777">
            <w:pPr>
              <w:spacing w:after="0"/>
            </w:pPr>
            <w:r>
              <w:rPr>
                <w:sz w:val="17"/>
                <w:szCs w:val="17"/>
              </w:rPr>
              <w:t>Persona 4</w:t>
            </w:r>
          </w:p>
        </w:tc>
        <w:tc>
          <w:tcPr>
            <w:tcW w:w="2600" w:type="dxa"/>
            <w:shd w:val="clear" w:color="auto" w:fill="F2F4F6"/>
            <w:tcMar>
              <w:top w:w="60" w:type="dxa"/>
              <w:left w:w="90" w:type="dxa"/>
              <w:bottom w:w="60" w:type="dxa"/>
              <w:right w:w="90" w:type="dxa"/>
            </w:tcMar>
          </w:tcPr>
          <w:p w:rsidR="0046729B" w:rsidRDefault="00767123" w14:paraId="7615273D" w14:textId="77777777">
            <w:pPr>
              <w:spacing w:after="0"/>
            </w:pPr>
            <w:r>
              <w:rPr>
                <w:sz w:val="17"/>
                <w:szCs w:val="17"/>
              </w:rPr>
              <w:t>Functional Lead (e.g. HRBP)</w:t>
            </w:r>
          </w:p>
        </w:tc>
        <w:tc>
          <w:tcPr>
            <w:tcW w:w="1900" w:type="dxa"/>
            <w:shd w:val="clear" w:color="auto" w:fill="F2F4F6"/>
            <w:tcMar>
              <w:top w:w="60" w:type="dxa"/>
              <w:left w:w="90" w:type="dxa"/>
              <w:bottom w:w="60" w:type="dxa"/>
              <w:right w:w="90" w:type="dxa"/>
            </w:tcMar>
          </w:tcPr>
          <w:p w:rsidR="0046729B" w:rsidRDefault="00767123" w14:paraId="248F4B9E" w14:textId="77777777">
            <w:pPr>
              <w:spacing w:after="0"/>
            </w:pPr>
            <w:r>
              <w:rPr>
                <w:sz w:val="17"/>
                <w:szCs w:val="17"/>
              </w:rPr>
              <w:t>Functional lead</w:t>
            </w:r>
          </w:p>
        </w:tc>
        <w:tc>
          <w:tcPr>
            <w:tcW w:w="4380" w:type="dxa"/>
            <w:shd w:val="clear" w:color="auto" w:fill="F2F4F6"/>
            <w:tcMar>
              <w:top w:w="60" w:type="dxa"/>
              <w:left w:w="90" w:type="dxa"/>
              <w:bottom w:w="60" w:type="dxa"/>
              <w:right w:w="90" w:type="dxa"/>
            </w:tcMar>
          </w:tcPr>
          <w:p w:rsidR="0046729B" w:rsidP="51506F7A" w:rsidRDefault="00767123" w14:paraId="743A7C88" w14:textId="3C28C217">
            <w:pPr>
              <w:spacing w:after="0" w:line="300" w:lineRule="auto"/>
              <w:rPr>
                <w:rFonts w:ascii="Segoe UI" w:hAnsi="Segoe UI" w:eastAsia="Segoe UI" w:cs="Segoe UI"/>
                <w:sz w:val="21"/>
                <w:szCs w:val="21"/>
              </w:rPr>
            </w:pPr>
            <w:r w:rsidRPr="78BE6B19" w:rsidR="7C15D85C">
              <w:rPr>
                <w:sz w:val="17"/>
                <w:szCs w:val="17"/>
                <w:rPrChange w:author="Chetan Arora" w:date="2026-08-07T17:24:00Z" w16du:dateUtc="2026-08-07T22:24:00Z" w:id="105339222">
                  <w:rPr>
                    <w:rFonts w:ascii="Segoe UI" w:hAnsi="Segoe UI" w:eastAsia="Segoe UI" w:cs="Segoe UI"/>
                    <w:sz w:val="21"/>
                    <w:szCs w:val="21"/>
                  </w:rPr>
                </w:rPrChange>
              </w:rPr>
              <w:t xml:space="preserve"> client-defined grouping levels above individual sites or locations. Users assigned to a grouping (e.g., an airport, region, or business unit) may create, view, and manage claims across all associated locations within that grouping. Grouping structures shall be configurable and may vary by client.</w:t>
            </w:r>
          </w:p>
          <w:p w:rsidR="0046729B" w:rsidRDefault="0046729B" w14:paraId="2854BB00" w14:textId="6F475659">
            <w:pPr>
              <w:spacing w:after="0"/>
              <w:rPr>
                <w:sz w:val="17"/>
                <w:szCs w:val="17"/>
              </w:rPr>
            </w:pPr>
          </w:p>
        </w:tc>
      </w:tr>
      <w:tr w:rsidR="0046729B" w:rsidTr="78BE6B19" w14:paraId="78B45D08" w14:textId="77777777">
        <w:trPr>
          <w:cantSplit/>
        </w:trPr>
        <w:tc>
          <w:tcPr>
            <w:tcW w:w="1200" w:type="dxa"/>
            <w:tcMar>
              <w:top w:w="60" w:type="dxa"/>
              <w:left w:w="90" w:type="dxa"/>
              <w:bottom w:w="60" w:type="dxa"/>
              <w:right w:w="90" w:type="dxa"/>
            </w:tcMar>
          </w:tcPr>
          <w:p w:rsidR="0046729B" w:rsidRDefault="00767123" w14:paraId="1200302C" w14:textId="77777777">
            <w:pPr>
              <w:spacing w:after="0"/>
            </w:pPr>
            <w:r>
              <w:rPr>
                <w:sz w:val="17"/>
                <w:szCs w:val="17"/>
              </w:rPr>
              <w:t>Persona 5</w:t>
            </w:r>
          </w:p>
        </w:tc>
        <w:tc>
          <w:tcPr>
            <w:tcW w:w="2600" w:type="dxa"/>
            <w:tcMar>
              <w:top w:w="60" w:type="dxa"/>
              <w:left w:w="90" w:type="dxa"/>
              <w:bottom w:w="60" w:type="dxa"/>
              <w:right w:w="90" w:type="dxa"/>
            </w:tcMar>
          </w:tcPr>
          <w:p w:rsidR="0046729B" w:rsidRDefault="00767123" w14:paraId="2C44C461" w14:textId="77777777">
            <w:pPr>
              <w:spacing w:after="0"/>
            </w:pPr>
            <w:r>
              <w:rPr>
                <w:sz w:val="17"/>
                <w:szCs w:val="17"/>
              </w:rPr>
              <w:t>Manager (e.g. Restaurant Manager)</w:t>
            </w:r>
          </w:p>
        </w:tc>
        <w:tc>
          <w:tcPr>
            <w:tcW w:w="1900" w:type="dxa"/>
            <w:tcMar>
              <w:top w:w="60" w:type="dxa"/>
              <w:left w:w="90" w:type="dxa"/>
              <w:bottom w:w="60" w:type="dxa"/>
              <w:right w:w="90" w:type="dxa"/>
            </w:tcMar>
          </w:tcPr>
          <w:p w:rsidR="0046729B" w:rsidRDefault="00767123" w14:paraId="652E8026" w14:textId="77777777">
            <w:pPr>
              <w:spacing w:after="0"/>
            </w:pPr>
            <w:r>
              <w:rPr>
                <w:sz w:val="17"/>
                <w:szCs w:val="17"/>
              </w:rPr>
              <w:t>Site manager</w:t>
            </w:r>
          </w:p>
        </w:tc>
        <w:tc>
          <w:tcPr>
            <w:tcW w:w="4380" w:type="dxa"/>
            <w:tcMar>
              <w:top w:w="60" w:type="dxa"/>
              <w:left w:w="90" w:type="dxa"/>
              <w:bottom w:w="60" w:type="dxa"/>
              <w:right w:w="90" w:type="dxa"/>
            </w:tcMar>
          </w:tcPr>
          <w:p w:rsidR="0046729B" w:rsidP="654172B4" w:rsidRDefault="00767123" w14:paraId="6D6D0F4D" w14:textId="4569567C">
            <w:pPr>
              <w:spacing w:after="0" w:line="300" w:lineRule="auto"/>
              <w:rPr>
                <w:rFonts w:ascii="Segoe UI" w:hAnsi="Segoe UI" w:eastAsia="Segoe UI" w:cs="Segoe UI"/>
                <w:sz w:val="21"/>
                <w:szCs w:val="21"/>
              </w:rPr>
            </w:pPr>
            <w:r w:rsidRPr="78BE6B19" w:rsidR="7DF198CC">
              <w:rPr>
                <w:rFonts w:ascii="Segoe UI" w:hAnsi="Segoe UI" w:eastAsia="Segoe UI" w:cs="Segoe UI"/>
                <w:sz w:val="21"/>
                <w:szCs w:val="21"/>
              </w:rPr>
              <w:t xml:space="preserve"> </w:t>
            </w:r>
            <w:r w:rsidRPr="78BE6B19" w:rsidR="7DF198CC">
              <w:rPr>
                <w:sz w:val="17"/>
                <w:szCs w:val="17"/>
                <w:rPrChange w:author="Chetan Arora" w:date="2026-08-07T17:26:00Z" w16du:dateUtc="2026-08-07T22:26:00Z" w:id="1042976613">
                  <w:rPr>
                    <w:rFonts w:ascii="Segoe UI" w:hAnsi="Segoe UI" w:eastAsia="Segoe UI" w:cs="Segoe UI"/>
                    <w:sz w:val="21"/>
                    <w:szCs w:val="21"/>
                  </w:rPr>
                </w:rPrChange>
              </w:rPr>
              <w:t>create, view, and manage claims for one or more assigned sites/locations. Access is restricted to claims associated with those specific sites and does not extend to other locations within the same client-defined grouping.</w:t>
            </w:r>
          </w:p>
          <w:p w:rsidR="0046729B" w:rsidRDefault="0046729B" w14:paraId="43F71383" w14:textId="3D120B2D">
            <w:pPr>
              <w:spacing w:after="0"/>
              <w:rPr>
                <w:sz w:val="17"/>
                <w:szCs w:val="17"/>
              </w:rPr>
            </w:pPr>
          </w:p>
        </w:tc>
      </w:tr>
      <w:tr w:rsidR="0046729B" w:rsidTr="78BE6B19" w14:paraId="133DAC0F" w14:textId="77777777">
        <w:trPr>
          <w:cantSplit/>
        </w:trPr>
        <w:tc>
          <w:tcPr>
            <w:tcW w:w="1200" w:type="dxa"/>
            <w:shd w:val="clear" w:color="auto" w:fill="F2F4F6"/>
            <w:tcMar>
              <w:top w:w="60" w:type="dxa"/>
              <w:left w:w="90" w:type="dxa"/>
              <w:bottom w:w="60" w:type="dxa"/>
              <w:right w:w="90" w:type="dxa"/>
            </w:tcMar>
          </w:tcPr>
          <w:p w:rsidR="0046729B" w:rsidRDefault="00767123" w14:paraId="3A61F0F2" w14:textId="77777777">
            <w:pPr>
              <w:spacing w:after="0"/>
            </w:pPr>
            <w:r>
              <w:rPr>
                <w:sz w:val="17"/>
                <w:szCs w:val="17"/>
              </w:rPr>
              <w:t>Persona 6</w:t>
            </w:r>
          </w:p>
        </w:tc>
        <w:tc>
          <w:tcPr>
            <w:tcW w:w="2600" w:type="dxa"/>
            <w:shd w:val="clear" w:color="auto" w:fill="F2F4F6"/>
            <w:tcMar>
              <w:top w:w="60" w:type="dxa"/>
              <w:left w:w="90" w:type="dxa"/>
              <w:bottom w:w="60" w:type="dxa"/>
              <w:right w:w="90" w:type="dxa"/>
            </w:tcMar>
          </w:tcPr>
          <w:p w:rsidR="0046729B" w:rsidRDefault="00767123" w14:paraId="5A654343" w14:textId="77777777">
            <w:pPr>
              <w:spacing w:after="0"/>
            </w:pPr>
            <w:r>
              <w:rPr>
                <w:sz w:val="17"/>
                <w:szCs w:val="17"/>
              </w:rPr>
              <w:t>Employee / Reporter</w:t>
            </w:r>
          </w:p>
        </w:tc>
        <w:tc>
          <w:tcPr>
            <w:tcW w:w="1900" w:type="dxa"/>
            <w:shd w:val="clear" w:color="auto" w:fill="F2F4F6"/>
            <w:tcMar>
              <w:top w:w="60" w:type="dxa"/>
              <w:left w:w="90" w:type="dxa"/>
              <w:bottom w:w="60" w:type="dxa"/>
              <w:right w:w="90" w:type="dxa"/>
            </w:tcMar>
          </w:tcPr>
          <w:p w:rsidR="0046729B" w:rsidRDefault="00767123" w14:paraId="79D248E3" w14:textId="77777777">
            <w:pPr>
              <w:spacing w:after="0"/>
            </w:pPr>
            <w:r>
              <w:rPr>
                <w:sz w:val="17"/>
                <w:szCs w:val="17"/>
              </w:rPr>
              <w:t>Reporter</w:t>
            </w:r>
          </w:p>
        </w:tc>
        <w:tc>
          <w:tcPr>
            <w:tcW w:w="4380" w:type="dxa"/>
            <w:shd w:val="clear" w:color="auto" w:fill="F2F4F6"/>
            <w:tcMar>
              <w:top w:w="60" w:type="dxa"/>
              <w:left w:w="90" w:type="dxa"/>
              <w:bottom w:w="60" w:type="dxa"/>
              <w:right w:w="90" w:type="dxa"/>
            </w:tcMar>
          </w:tcPr>
          <w:p w:rsidR="0046729B" w:rsidRDefault="00767123" w14:paraId="13432DB8" w14:textId="77777777">
            <w:pPr>
              <w:spacing w:after="0"/>
            </w:pPr>
            <w:r>
              <w:rPr>
                <w:sz w:val="17"/>
                <w:szCs w:val="17"/>
              </w:rPr>
              <w:t>Can enter a claim for one or more sites; can only see what they enter</w:t>
            </w:r>
          </w:p>
        </w:tc>
      </w:tr>
      <w:tr w:rsidR="0046729B" w:rsidTr="78BE6B19" w14:paraId="1E0D1A04" w14:textId="77777777">
        <w:trPr>
          <w:cantSplit/>
        </w:trPr>
        <w:tc>
          <w:tcPr>
            <w:tcW w:w="1200" w:type="dxa"/>
            <w:tcMar>
              <w:top w:w="60" w:type="dxa"/>
              <w:left w:w="90" w:type="dxa"/>
              <w:bottom w:w="60" w:type="dxa"/>
              <w:right w:w="90" w:type="dxa"/>
            </w:tcMar>
          </w:tcPr>
          <w:p w:rsidR="0046729B" w:rsidRDefault="00767123" w14:paraId="3FFE887A" w14:textId="77777777">
            <w:pPr>
              <w:spacing w:after="0"/>
            </w:pPr>
            <w:r>
              <w:rPr>
                <w:sz w:val="17"/>
                <w:szCs w:val="17"/>
              </w:rPr>
              <w:t>Persona 7</w:t>
            </w:r>
          </w:p>
        </w:tc>
        <w:tc>
          <w:tcPr>
            <w:tcW w:w="2600" w:type="dxa"/>
            <w:tcMar>
              <w:top w:w="60" w:type="dxa"/>
              <w:left w:w="90" w:type="dxa"/>
              <w:bottom w:w="60" w:type="dxa"/>
              <w:right w:w="90" w:type="dxa"/>
            </w:tcMar>
          </w:tcPr>
          <w:p w:rsidR="0046729B" w:rsidRDefault="00767123" w14:paraId="22C67FAC" w14:textId="77777777">
            <w:pPr>
              <w:spacing w:after="0"/>
            </w:pPr>
            <w:r>
              <w:rPr>
                <w:sz w:val="17"/>
                <w:szCs w:val="17"/>
              </w:rPr>
              <w:t>Unauthorised User</w:t>
            </w:r>
          </w:p>
        </w:tc>
        <w:tc>
          <w:tcPr>
            <w:tcW w:w="1900" w:type="dxa"/>
            <w:tcMar>
              <w:top w:w="60" w:type="dxa"/>
              <w:left w:w="90" w:type="dxa"/>
              <w:bottom w:w="60" w:type="dxa"/>
              <w:right w:w="90" w:type="dxa"/>
            </w:tcMar>
          </w:tcPr>
          <w:p w:rsidR="0046729B" w:rsidRDefault="00767123" w14:paraId="341CAAAC" w14:textId="77777777">
            <w:pPr>
              <w:spacing w:after="0"/>
            </w:pPr>
            <w:r>
              <w:rPr>
                <w:sz w:val="17"/>
                <w:szCs w:val="17"/>
              </w:rPr>
              <w:t>No entitlement</w:t>
            </w:r>
          </w:p>
        </w:tc>
        <w:tc>
          <w:tcPr>
            <w:tcW w:w="4380" w:type="dxa"/>
            <w:tcMar>
              <w:top w:w="60" w:type="dxa"/>
              <w:left w:w="90" w:type="dxa"/>
              <w:bottom w:w="60" w:type="dxa"/>
              <w:right w:w="90" w:type="dxa"/>
            </w:tcMar>
          </w:tcPr>
          <w:p w:rsidR="0046729B" w:rsidRDefault="00767123" w14:paraId="4ACC635F" w14:textId="77777777">
            <w:pPr>
              <w:spacing w:after="0"/>
            </w:pPr>
            <w:r>
              <w:rPr>
                <w:sz w:val="17"/>
                <w:szCs w:val="17"/>
              </w:rPr>
              <w:t>No access to claims data</w:t>
            </w:r>
          </w:p>
        </w:tc>
      </w:tr>
    </w:tbl>
    <w:p w:rsidR="0046729B" w:rsidRDefault="00767123" w14:paraId="77ABD182" w14:textId="005CA88F">
      <w:pPr>
        <w:pStyle w:val="Heading3"/>
      </w:pPr>
      <w:bookmarkStart w:name="_Toc728375969" w:id="468"/>
      <w:r>
        <w:t>Architecture Decisions and Open Items for Providers</w:t>
      </w:r>
      <w:bookmarkEnd w:id="468"/>
    </w:p>
    <w:p w:rsidR="0046729B" w:rsidRDefault="00767123" w14:paraId="15916210" w14:textId="77777777">
      <w:r>
        <w:t>The following architecture decisions are already taken and are not open for re-litigation in proposals, although providers may comment on implementation approach:</w:t>
      </w:r>
    </w:p>
    <w:p w:rsidR="0046729B" w:rsidRDefault="00767123" w14:paraId="056BC0C7" w14:textId="77777777">
      <w:pPr>
        <w:pStyle w:val="ListParagraph"/>
        <w:numPr>
          <w:ilvl w:val="0"/>
          <w:numId w:val="2"/>
        </w:numPr>
        <w:spacing w:after="60"/>
      </w:pPr>
      <w:r>
        <w:t>ADR-001 — S-DMS acts as an access-controlled proxy over ECM; document files remain in ECM and S-DMS holds references.</w:t>
      </w:r>
    </w:p>
    <w:p w:rsidR="0046729B" w:rsidRDefault="00767123" w14:paraId="11CF5847" w14:textId="77777777">
      <w:pPr>
        <w:pStyle w:val="ListParagraph"/>
        <w:numPr>
          <w:ilvl w:val="0"/>
          <w:numId w:val="2"/>
        </w:numPr>
        <w:spacing w:after="60"/>
      </w:pPr>
      <w:r>
        <w:t>ADR-003 — Claims Copilot is delivered as a Micro-Frontend injected into the Meridian shell; a dedicated Claims Copilot portal was assessed and rejected, and a Meridian-owned Claims UX was assessed as a viable secondary only.</w:t>
      </w:r>
    </w:p>
    <w:p w:rsidR="0046729B" w:rsidRDefault="00767123" w14:paraId="5A7A684B" w14:textId="77777777">
      <w:pPr>
        <w:pStyle w:val="ListParagraph"/>
        <w:numPr>
          <w:ilvl w:val="0"/>
          <w:numId w:val="2"/>
        </w:numPr>
        <w:spacing w:after="60"/>
      </w:pPr>
      <w:r>
        <w:t>Okta is the identity provider, using the PKCE flow for the Meridian SPA, with Claims Copilot operating as a Resource Server.</w:t>
      </w:r>
    </w:p>
    <w:p w:rsidR="0046729B" w:rsidP="78BE6B19" w:rsidRDefault="00767123" w14:paraId="24FFF08C" w14:textId="14CA7E0F">
      <w:pPr>
        <w:pStyle w:val="ListParagraph"/>
        <w:spacing w:after="60"/>
        <w:ind w:left="360"/>
        <w:rPr/>
      </w:pPr>
    </w:p>
    <w:p w:rsidR="2929F22F" w:rsidP="61FE9653" w:rsidRDefault="2929F22F" w14:paraId="7000C1DC" w14:textId="3BC09581">
      <w:pPr>
        <w:pStyle w:val="ListParagraph"/>
        <w:numPr>
          <w:ilvl w:val="0"/>
          <w:numId w:val="2"/>
        </w:numPr>
        <w:spacing w:after="60"/>
        <w:rPr>
          <w:rPrChange w:author="Chetan Arora" w:date="2026-08-07T22:21:00Z" w:id="2026942154">
            <w:rPr>
              <w:rFonts w:ascii="Segoe UI" w:hAnsi="Segoe UI" w:eastAsia="Segoe UI" w:cs="Segoe UI"/>
              <w:sz w:val="21"/>
              <w:szCs w:val="21"/>
            </w:rPr>
          </w:rPrChange>
        </w:rPr>
      </w:pPr>
      <w:r w:rsidRPr="78BE6B19" w:rsidR="499D91C3">
        <w:rPr>
          <w:rPrChange w:author="Chetan Arora" w:date="2026-08-07T22:21:00Z" w16du:dateUtc="2026-08-07T22:21:20Z" w:id="1234047994">
            <w:rPr>
              <w:rFonts w:ascii="Segoe UI" w:hAnsi="Segoe UI" w:eastAsia="Segoe UI" w:cs="Segoe UI"/>
              <w:sz w:val="21"/>
              <w:szCs w:val="21"/>
            </w:rPr>
          </w:rPrChange>
        </w:rPr>
        <w:t xml:space="preserve">The solution shall </w:t>
      </w:r>
      <w:r w:rsidRPr="78BE6B19" w:rsidR="499D91C3">
        <w:rPr>
          <w:rPrChange w:author="Chetan Arora" w:date="2026-08-07T22:21:00Z" w16du:dateUtc="2026-08-07T22:21:18Z" w:id="915928891">
            <w:rPr>
              <w:rFonts w:ascii="Segoe UI" w:hAnsi="Segoe UI" w:eastAsia="Segoe UI" w:cs="Segoe UI"/>
              <w:sz w:val="21"/>
              <w:szCs w:val="21"/>
            </w:rPr>
          </w:rPrChange>
        </w:rPr>
        <w:t>leverage MDM as the foundational source for client organizational hierarchies used in scope and access-control decisions, while providing</w:t>
      </w:r>
      <w:r w:rsidRPr="78BE6B19" w:rsidR="499D91C3">
        <w:rPr>
          <w:rPrChange w:author="Chetan Arora" w:date="2026-08-07T22:21:00Z" w16du:dateUtc="2026-08-07T22:21:18Z" w:id="1976438672">
            <w:rPr>
              <w:rFonts w:ascii="Segoe UI" w:hAnsi="Segoe UI" w:eastAsia="Segoe UI" w:cs="Segoe UI"/>
              <w:sz w:val="21"/>
              <w:szCs w:val="21"/>
            </w:rPr>
          </w:rPrChange>
        </w:rPr>
        <w:t xml:space="preserve"> the capability to manage, override, and </w:t>
      </w:r>
      <w:r w:rsidRPr="78BE6B19" w:rsidR="499D91C3">
        <w:rPr>
          <w:rPrChange w:author="Chetan Arora" w:date="2026-08-07T22:21:00Z" w16du:dateUtc="2026-08-07T22:21:18Z" w:id="1051115492">
            <w:rPr>
              <w:rFonts w:ascii="Segoe UI" w:hAnsi="Segoe UI" w:eastAsia="Segoe UI" w:cs="Segoe UI"/>
              <w:sz w:val="21"/>
              <w:szCs w:val="21"/>
            </w:rPr>
          </w:rPrChange>
        </w:rPr>
        <w:t xml:space="preserve">maintain hierarchy structures within the application where </w:t>
      </w:r>
      <w:r w:rsidRPr="78BE6B19" w:rsidR="499D91C3">
        <w:rPr>
          <w:rPrChange w:author="Chetan Arora" w:date="2026-08-07T22:21:00Z" w16du:dateUtc="2026-08-07T22:21:18Z" w:id="1739566641">
            <w:rPr>
              <w:rFonts w:ascii="Segoe UI" w:hAnsi="Segoe UI" w:eastAsia="Segoe UI" w:cs="Segoe UI"/>
              <w:sz w:val="21"/>
              <w:szCs w:val="21"/>
            </w:rPr>
          </w:rPrChange>
        </w:rPr>
        <w:t>required</w:t>
      </w:r>
      <w:r w:rsidRPr="78BE6B19" w:rsidR="499D91C3">
        <w:rPr>
          <w:rPrChange w:author="Chetan Arora" w:date="2026-08-07T22:21:00Z" w16du:dateUtc="2026-08-07T22:21:18Z" w:id="241255787">
            <w:rPr>
              <w:rFonts w:ascii="Segoe UI" w:hAnsi="Segoe UI" w:eastAsia="Segoe UI" w:cs="Segoe UI"/>
              <w:sz w:val="21"/>
              <w:szCs w:val="21"/>
            </w:rPr>
          </w:rPrChange>
        </w:rPr>
        <w:t xml:space="preserve"> to support business operations.</w:t>
      </w:r>
    </w:p>
    <w:p w:rsidR="0046729B" w:rsidRDefault="00767123" w14:paraId="09BBE289" w14:textId="77777777">
      <w:pPr>
        <w:spacing w:before="140"/>
      </w:pPr>
      <w:r>
        <w:t>The following items remain open and must be addressed in the design phase. Providers should state their recommended position on each and reflect the associated uncertainty in their assumptions and pricing:</w:t>
      </w:r>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900"/>
        <w:gridCol w:w="5600"/>
        <w:gridCol w:w="3580"/>
      </w:tblGrid>
      <w:tr w:rsidR="0046729B" w:rsidTr="19EEAAC3" w14:paraId="22188993" w14:textId="77777777">
        <w:trPr>
          <w:tblHeader/>
        </w:trPr>
        <w:tc>
          <w:tcPr>
            <w:tcW w:w="900" w:type="dxa"/>
            <w:shd w:val="clear" w:color="auto" w:fill="1B2A47"/>
            <w:tcMar>
              <w:top w:w="60" w:type="dxa"/>
              <w:left w:w="90" w:type="dxa"/>
              <w:bottom w:w="60" w:type="dxa"/>
              <w:right w:w="90" w:type="dxa"/>
            </w:tcMar>
          </w:tcPr>
          <w:p w:rsidR="0046729B" w:rsidRDefault="00767123" w14:paraId="07EE53AD" w14:textId="77777777">
            <w:pPr>
              <w:spacing w:after="0"/>
            </w:pPr>
            <w:r>
              <w:rPr>
                <w:b/>
                <w:bCs/>
                <w:color w:val="FFFFFF"/>
                <w:sz w:val="18"/>
                <w:szCs w:val="18"/>
              </w:rPr>
              <w:t>Ref</w:t>
            </w:r>
          </w:p>
        </w:tc>
        <w:tc>
          <w:tcPr>
            <w:tcW w:w="5600" w:type="dxa"/>
            <w:shd w:val="clear" w:color="auto" w:fill="1B2A47"/>
            <w:tcMar>
              <w:top w:w="60" w:type="dxa"/>
              <w:left w:w="90" w:type="dxa"/>
              <w:bottom w:w="60" w:type="dxa"/>
              <w:right w:w="90" w:type="dxa"/>
            </w:tcMar>
          </w:tcPr>
          <w:p w:rsidR="0046729B" w:rsidRDefault="00767123" w14:paraId="5D0CC646" w14:textId="77777777">
            <w:pPr>
              <w:spacing w:after="0"/>
            </w:pPr>
            <w:r>
              <w:rPr>
                <w:b/>
                <w:bCs/>
                <w:color w:val="FFFFFF"/>
                <w:sz w:val="18"/>
                <w:szCs w:val="18"/>
              </w:rPr>
              <w:t>Open Item</w:t>
            </w:r>
          </w:p>
        </w:tc>
        <w:tc>
          <w:tcPr>
            <w:tcW w:w="3580" w:type="dxa"/>
            <w:shd w:val="clear" w:color="auto" w:fill="1B2A47"/>
            <w:tcMar>
              <w:top w:w="60" w:type="dxa"/>
              <w:left w:w="90" w:type="dxa"/>
              <w:bottom w:w="60" w:type="dxa"/>
              <w:right w:w="90" w:type="dxa"/>
            </w:tcMar>
          </w:tcPr>
          <w:p w:rsidR="0046729B" w:rsidRDefault="00767123" w14:paraId="4E1F4EA2" w14:textId="77777777">
            <w:pPr>
              <w:spacing w:after="0"/>
            </w:pPr>
            <w:r>
              <w:rPr>
                <w:b/>
                <w:bCs/>
                <w:color w:val="FFFFFF"/>
                <w:sz w:val="18"/>
                <w:szCs w:val="18"/>
              </w:rPr>
              <w:t>Impact</w:t>
            </w:r>
          </w:p>
        </w:tc>
      </w:tr>
      <w:tr w:rsidR="0046729B" w:rsidTr="19EEAAC3" w14:paraId="1B026D31" w14:textId="77777777">
        <w:trPr>
          <w:cantSplit/>
        </w:trPr>
        <w:tc>
          <w:tcPr>
            <w:tcW w:w="900" w:type="dxa"/>
            <w:tcMar>
              <w:top w:w="60" w:type="dxa"/>
              <w:left w:w="90" w:type="dxa"/>
              <w:bottom w:w="60" w:type="dxa"/>
              <w:right w:w="90" w:type="dxa"/>
            </w:tcMar>
          </w:tcPr>
          <w:p w:rsidR="0046729B" w:rsidRDefault="00767123" w14:paraId="22629562" w14:textId="77777777">
            <w:pPr>
              <w:spacing w:after="0"/>
            </w:pPr>
            <w:r>
              <w:rPr>
                <w:sz w:val="17"/>
                <w:szCs w:val="17"/>
              </w:rPr>
              <w:t>R-14</w:t>
            </w:r>
          </w:p>
        </w:tc>
        <w:tc>
          <w:tcPr>
            <w:tcW w:w="5600" w:type="dxa"/>
            <w:tcMar>
              <w:top w:w="60" w:type="dxa"/>
              <w:left w:w="90" w:type="dxa"/>
              <w:bottom w:w="60" w:type="dxa"/>
              <w:right w:w="90" w:type="dxa"/>
            </w:tcMar>
          </w:tcPr>
          <w:p w:rsidR="0046729B" w:rsidRDefault="00767123" w14:paraId="3B09A74B" w14:textId="77777777">
            <w:pPr>
              <w:spacing w:after="0"/>
            </w:pPr>
            <w:r>
              <w:rPr>
                <w:sz w:val="17"/>
                <w:szCs w:val="17"/>
              </w:rPr>
              <w:t>MDM → Okta organisational scope binding mechanism and refresh frequency (subject to confirmation).</w:t>
            </w:r>
          </w:p>
        </w:tc>
        <w:tc>
          <w:tcPr>
            <w:tcW w:w="3580" w:type="dxa"/>
            <w:tcMar>
              <w:top w:w="60" w:type="dxa"/>
              <w:left w:w="90" w:type="dxa"/>
              <w:bottom w:w="60" w:type="dxa"/>
              <w:right w:w="90" w:type="dxa"/>
            </w:tcMar>
          </w:tcPr>
          <w:p w:rsidR="0046729B" w:rsidRDefault="00767123" w14:paraId="7C63C827" w14:textId="77777777">
            <w:pPr>
              <w:spacing w:after="0"/>
            </w:pPr>
            <w:r>
              <w:rPr>
                <w:sz w:val="17"/>
                <w:szCs w:val="17"/>
              </w:rPr>
              <w:t>Determines entitlement latency and the joiner / mover / leaver revocation window.</w:t>
            </w:r>
          </w:p>
        </w:tc>
      </w:tr>
      <w:tr w:rsidR="0046729B" w:rsidTr="19EEAAC3" w14:paraId="34DA46FF" w14:textId="77777777">
        <w:trPr>
          <w:cantSplit/>
        </w:trPr>
        <w:tc>
          <w:tcPr>
            <w:tcW w:w="900" w:type="dxa"/>
            <w:shd w:val="clear" w:color="auto" w:fill="F2F4F6"/>
            <w:tcMar>
              <w:top w:w="60" w:type="dxa"/>
              <w:left w:w="90" w:type="dxa"/>
              <w:bottom w:w="60" w:type="dxa"/>
              <w:right w:w="90" w:type="dxa"/>
            </w:tcMar>
          </w:tcPr>
          <w:p w:rsidR="0046729B" w:rsidRDefault="00767123" w14:paraId="4723AF5E" w14:textId="77777777">
            <w:pPr>
              <w:spacing w:after="0"/>
            </w:pPr>
            <w:r>
              <w:rPr>
                <w:sz w:val="17"/>
                <w:szCs w:val="17"/>
              </w:rPr>
              <w:t>OI-26</w:t>
            </w:r>
          </w:p>
        </w:tc>
        <w:tc>
          <w:tcPr>
            <w:tcW w:w="5600" w:type="dxa"/>
            <w:shd w:val="clear" w:color="auto" w:fill="F2F4F6"/>
            <w:tcMar>
              <w:top w:w="60" w:type="dxa"/>
              <w:left w:w="90" w:type="dxa"/>
              <w:bottom w:w="60" w:type="dxa"/>
              <w:right w:w="90" w:type="dxa"/>
            </w:tcMar>
          </w:tcPr>
          <w:p w:rsidR="0046729B" w:rsidRDefault="00767123" w14:paraId="3F0B7653" w14:textId="77777777">
            <w:pPr>
              <w:spacing w:after="0"/>
            </w:pPr>
            <w:r>
              <w:rPr>
                <w:sz w:val="17"/>
                <w:szCs w:val="17"/>
              </w:rPr>
              <w:t>Okta platform configuration detail for Client User groups and custom claims, to be defined in a design session.</w:t>
            </w:r>
          </w:p>
        </w:tc>
        <w:tc>
          <w:tcPr>
            <w:tcW w:w="3580" w:type="dxa"/>
            <w:shd w:val="clear" w:color="auto" w:fill="F2F4F6"/>
            <w:tcMar>
              <w:top w:w="60" w:type="dxa"/>
              <w:left w:w="90" w:type="dxa"/>
              <w:bottom w:w="60" w:type="dxa"/>
              <w:right w:w="90" w:type="dxa"/>
            </w:tcMar>
          </w:tcPr>
          <w:p w:rsidR="0046729B" w:rsidRDefault="00767123" w14:paraId="35C72B70" w14:textId="77777777">
            <w:pPr>
              <w:spacing w:after="0"/>
            </w:pPr>
            <w:r>
              <w:rPr>
                <w:sz w:val="17"/>
                <w:szCs w:val="17"/>
              </w:rPr>
              <w:t>Determines RBAC build effort and the client onboarding process.</w:t>
            </w:r>
          </w:p>
        </w:tc>
      </w:tr>
      <w:tr w:rsidR="0046729B" w:rsidTr="19EEAAC3" w14:paraId="171E88ED" w14:textId="77777777">
        <w:trPr>
          <w:cantSplit/>
        </w:trPr>
        <w:tc>
          <w:tcPr>
            <w:tcW w:w="900" w:type="dxa"/>
            <w:tcMar>
              <w:top w:w="60" w:type="dxa"/>
              <w:left w:w="90" w:type="dxa"/>
              <w:bottom w:w="60" w:type="dxa"/>
              <w:right w:w="90" w:type="dxa"/>
            </w:tcMar>
          </w:tcPr>
          <w:p w:rsidR="0046729B" w:rsidRDefault="00767123" w14:paraId="34E28046" w14:textId="77777777">
            <w:pPr>
              <w:spacing w:after="0"/>
            </w:pPr>
            <w:r>
              <w:rPr>
                <w:sz w:val="17"/>
                <w:szCs w:val="17"/>
              </w:rPr>
              <w:t>DR-1.4 / DR-1.5</w:t>
            </w:r>
          </w:p>
        </w:tc>
        <w:tc>
          <w:tcPr>
            <w:tcW w:w="5600" w:type="dxa"/>
            <w:tcMar>
              <w:top w:w="60" w:type="dxa"/>
              <w:left w:w="90" w:type="dxa"/>
              <w:bottom w:w="60" w:type="dxa"/>
              <w:right w:w="90" w:type="dxa"/>
            </w:tcMar>
          </w:tcPr>
          <w:p w:rsidR="0046729B" w:rsidRDefault="00767123" w14:paraId="705FDCE3" w14:textId="77777777">
            <w:pPr>
              <w:spacing w:after="0"/>
            </w:pPr>
            <w:r>
              <w:rPr>
                <w:sz w:val="17"/>
                <w:szCs w:val="17"/>
              </w:rPr>
              <w:t>ECM API exposure for the S-DMS proxy and metadata model harmonisation between ECM and S-DMS.</w:t>
            </w:r>
          </w:p>
        </w:tc>
        <w:tc>
          <w:tcPr>
            <w:tcW w:w="3580" w:type="dxa"/>
            <w:tcMar>
              <w:top w:w="60" w:type="dxa"/>
              <w:left w:w="90" w:type="dxa"/>
              <w:bottom w:w="60" w:type="dxa"/>
              <w:right w:w="90" w:type="dxa"/>
            </w:tcMar>
          </w:tcPr>
          <w:p w:rsidR="0046729B" w:rsidRDefault="00767123" w14:paraId="28A9DA0A" w14:textId="77777777">
            <w:pPr>
              <w:spacing w:after="0"/>
            </w:pPr>
            <w:r>
              <w:rPr>
                <w:sz w:val="17"/>
                <w:szCs w:val="17"/>
              </w:rPr>
              <w:t>Determines document integration effort and whether metadata migration is required.</w:t>
            </w:r>
          </w:p>
        </w:tc>
      </w:tr>
      <w:tr w:rsidR="0046729B" w:rsidTr="19EEAAC3" w14:paraId="6CA540EF" w14:textId="77777777">
        <w:trPr>
          <w:cantSplit/>
        </w:trPr>
        <w:tc>
          <w:tcPr>
            <w:tcW w:w="900" w:type="dxa"/>
            <w:shd w:val="clear" w:color="auto" w:fill="F2F4F6"/>
            <w:tcMar>
              <w:top w:w="60" w:type="dxa"/>
              <w:left w:w="90" w:type="dxa"/>
              <w:bottom w:w="60" w:type="dxa"/>
              <w:right w:w="90" w:type="dxa"/>
            </w:tcMar>
          </w:tcPr>
          <w:p w:rsidR="0046729B" w:rsidRDefault="00767123" w14:paraId="0977B708" w14:textId="77777777">
            <w:pPr>
              <w:spacing w:after="0"/>
            </w:pPr>
            <w:r>
              <w:rPr>
                <w:sz w:val="17"/>
                <w:szCs w:val="17"/>
              </w:rPr>
              <w:t>—</w:t>
            </w:r>
          </w:p>
        </w:tc>
        <w:tc>
          <w:tcPr>
            <w:tcW w:w="5600" w:type="dxa"/>
            <w:shd w:val="clear" w:color="auto" w:fill="F2F4F6"/>
            <w:tcMar>
              <w:top w:w="60" w:type="dxa"/>
              <w:left w:w="90" w:type="dxa"/>
              <w:bottom w:w="60" w:type="dxa"/>
              <w:right w:w="90" w:type="dxa"/>
            </w:tcMar>
          </w:tcPr>
          <w:p w:rsidR="0046729B" w:rsidRDefault="00767123" w14:paraId="50B55398" w14:textId="77777777">
            <w:pPr>
              <w:spacing w:after="0"/>
            </w:pPr>
            <w:r>
              <w:rPr>
                <w:sz w:val="17"/>
                <w:szCs w:val="17"/>
              </w:rPr>
              <w:t>Final DocuSign / FileNet / CRS integration approach and the sequence for MDM enablement.</w:t>
            </w:r>
          </w:p>
        </w:tc>
        <w:tc>
          <w:tcPr>
            <w:tcW w:w="3580" w:type="dxa"/>
            <w:shd w:val="clear" w:color="auto" w:fill="F2F4F6"/>
            <w:tcMar>
              <w:top w:w="60" w:type="dxa"/>
              <w:left w:w="90" w:type="dxa"/>
              <w:bottom w:w="60" w:type="dxa"/>
              <w:right w:w="90" w:type="dxa"/>
            </w:tcMar>
          </w:tcPr>
          <w:p w:rsidR="0046729B" w:rsidRDefault="00767123" w14:paraId="5754D611" w14:textId="77777777">
            <w:pPr>
              <w:spacing w:after="0"/>
            </w:pPr>
            <w:r>
              <w:rPr>
                <w:sz w:val="17"/>
                <w:szCs w:val="17"/>
              </w:rPr>
              <w:t>Named by Aon as a key decision for the programme.</w:t>
            </w:r>
          </w:p>
        </w:tc>
      </w:tr>
      <w:tr w:rsidR="0046729B" w:rsidTr="19EEAAC3" w14:paraId="25A90E66" w14:textId="77777777">
        <w:trPr>
          <w:cantSplit/>
        </w:trPr>
        <w:tc>
          <w:tcPr>
            <w:tcW w:w="900" w:type="dxa"/>
            <w:tcMar>
              <w:top w:w="60" w:type="dxa"/>
              <w:left w:w="90" w:type="dxa"/>
              <w:bottom w:w="60" w:type="dxa"/>
              <w:right w:w="90" w:type="dxa"/>
            </w:tcMar>
          </w:tcPr>
          <w:p w:rsidR="0046729B" w:rsidRDefault="00767123" w14:paraId="1AB90D35" w14:textId="77777777">
            <w:pPr>
              <w:spacing w:after="0"/>
            </w:pPr>
            <w:r>
              <w:rPr>
                <w:sz w:val="17"/>
                <w:szCs w:val="17"/>
              </w:rPr>
              <w:t>—</w:t>
            </w:r>
          </w:p>
        </w:tc>
        <w:tc>
          <w:tcPr>
            <w:tcW w:w="5600" w:type="dxa"/>
            <w:tcMar>
              <w:top w:w="60" w:type="dxa"/>
              <w:left w:w="90" w:type="dxa"/>
              <w:bottom w:w="60" w:type="dxa"/>
              <w:right w:w="90" w:type="dxa"/>
            </w:tcMar>
          </w:tcPr>
          <w:p w:rsidR="0046729B" w:rsidRDefault="00767123" w14:paraId="483C71CF" w14:textId="77777777">
            <w:pPr>
              <w:spacing w:after="0"/>
            </w:pPr>
            <w:r>
              <w:rPr>
                <w:sz w:val="17"/>
                <w:szCs w:val="17"/>
              </w:rPr>
              <w:t>Global data residency and privacy model for claims data exposure, including cross-border transfer positions.</w:t>
            </w:r>
          </w:p>
        </w:tc>
        <w:tc>
          <w:tcPr>
            <w:tcW w:w="3580" w:type="dxa"/>
            <w:tcMar>
              <w:top w:w="60" w:type="dxa"/>
              <w:left w:w="90" w:type="dxa"/>
              <w:bottom w:w="60" w:type="dxa"/>
              <w:right w:w="90" w:type="dxa"/>
            </w:tcMar>
          </w:tcPr>
          <w:p w:rsidR="0046729B" w:rsidRDefault="00767123" w14:paraId="51E6FDF2" w14:textId="77777777">
            <w:pPr>
              <w:spacing w:after="0"/>
            </w:pPr>
            <w:r>
              <w:rPr>
                <w:sz w:val="17"/>
                <w:szCs w:val="17"/>
              </w:rPr>
              <w:t>Gates APAC and EMEA country activation.</w:t>
            </w:r>
          </w:p>
        </w:tc>
      </w:tr>
      <w:tr w:rsidR="0046729B" w:rsidTr="19EEAAC3" w14:paraId="55C0490D" w14:textId="77777777">
        <w:trPr>
          <w:cantSplit/>
        </w:trPr>
        <w:tc>
          <w:tcPr>
            <w:tcW w:w="900" w:type="dxa"/>
            <w:shd w:val="clear" w:color="auto" w:fill="F2F4F6"/>
            <w:tcMar>
              <w:top w:w="60" w:type="dxa"/>
              <w:left w:w="90" w:type="dxa"/>
              <w:bottom w:w="60" w:type="dxa"/>
              <w:right w:w="90" w:type="dxa"/>
            </w:tcMar>
          </w:tcPr>
          <w:p w:rsidR="0046729B" w:rsidRDefault="00767123" w14:paraId="619A1E98" w14:textId="77777777">
            <w:pPr>
              <w:spacing w:after="0"/>
            </w:pPr>
            <w:r>
              <w:rPr>
                <w:sz w:val="17"/>
                <w:szCs w:val="17"/>
              </w:rPr>
              <w:t>—</w:t>
            </w:r>
          </w:p>
        </w:tc>
        <w:tc>
          <w:tcPr>
            <w:tcW w:w="5600" w:type="dxa"/>
            <w:shd w:val="clear" w:color="auto" w:fill="F2F4F6"/>
            <w:tcMar>
              <w:top w:w="60" w:type="dxa"/>
              <w:left w:w="90" w:type="dxa"/>
              <w:bottom w:w="60" w:type="dxa"/>
              <w:right w:w="90" w:type="dxa"/>
            </w:tcMar>
          </w:tcPr>
          <w:p w:rsidR="0046729B" w:rsidRDefault="00767123" w14:paraId="70948841" w14:textId="77777777">
            <w:pPr>
              <w:spacing w:after="0"/>
            </w:pPr>
            <w:r>
              <w:rPr>
                <w:sz w:val="17"/>
                <w:szCs w:val="17"/>
              </w:rPr>
              <w:t>Final country and client list for the initial 2026 rollout.</w:t>
            </w:r>
          </w:p>
        </w:tc>
        <w:tc>
          <w:tcPr>
            <w:tcW w:w="3580" w:type="dxa"/>
            <w:shd w:val="clear" w:color="auto" w:fill="F2F4F6"/>
            <w:tcMar>
              <w:top w:w="60" w:type="dxa"/>
              <w:left w:w="90" w:type="dxa"/>
              <w:bottom w:w="60" w:type="dxa"/>
              <w:right w:w="90" w:type="dxa"/>
            </w:tcMar>
          </w:tcPr>
          <w:p w:rsidR="0046729B" w:rsidRDefault="00767123" w14:paraId="0D3C1A0E" w14:textId="77777777">
            <w:pPr>
              <w:spacing w:after="0"/>
            </w:pPr>
            <w:r>
              <w:rPr>
                <w:sz w:val="17"/>
                <w:szCs w:val="17"/>
              </w:rPr>
              <w:t>Determines localisation and configuration volume.</w:t>
            </w:r>
          </w:p>
        </w:tc>
      </w:tr>
      <w:tr w:rsidR="0046729B" w:rsidTr="19EEAAC3" w14:paraId="356919EC" w14:textId="77777777">
        <w:trPr>
          <w:cantSplit/>
        </w:trPr>
        <w:tc>
          <w:tcPr>
            <w:tcW w:w="900" w:type="dxa"/>
            <w:tcMar>
              <w:top w:w="60" w:type="dxa"/>
              <w:left w:w="90" w:type="dxa"/>
              <w:bottom w:w="60" w:type="dxa"/>
              <w:right w:w="90" w:type="dxa"/>
            </w:tcMar>
          </w:tcPr>
          <w:p w:rsidR="0046729B" w:rsidRDefault="00767123" w14:paraId="4CBF59E1" w14:textId="77777777">
            <w:pPr>
              <w:spacing w:after="0"/>
            </w:pPr>
            <w:del w:author="Chetan Arora" w:date="2026-08-14T22:23:41.257Z" w16du:dateUtc="2026-08-14T22:23:41.257Z" w:id="671792424">
              <w:r w:rsidRPr="19EEAAC3" w:rsidDel="0A20DB48">
                <w:rPr>
                  <w:sz w:val="17"/>
                  <w:szCs w:val="17"/>
                </w:rPr>
                <w:delText>—</w:delText>
              </w:r>
            </w:del>
          </w:p>
        </w:tc>
        <w:tc>
          <w:tcPr>
            <w:tcW w:w="5600" w:type="dxa"/>
            <w:tcMar>
              <w:top w:w="60" w:type="dxa"/>
              <w:left w:w="90" w:type="dxa"/>
              <w:bottom w:w="60" w:type="dxa"/>
              <w:right w:w="90" w:type="dxa"/>
            </w:tcMar>
          </w:tcPr>
          <w:p w:rsidR="0046729B" w:rsidP="78BE6B19" w:rsidRDefault="00767123" w14:paraId="63E7E4A1" w14:textId="203BF2FC">
            <w:pPr>
              <w:spacing w:after="0"/>
              <w:rPr>
                <w:sz w:val="17"/>
                <w:szCs w:val="17"/>
              </w:rPr>
            </w:pPr>
          </w:p>
        </w:tc>
        <w:tc>
          <w:tcPr>
            <w:tcW w:w="3580" w:type="dxa"/>
            <w:tcMar>
              <w:top w:w="60" w:type="dxa"/>
              <w:left w:w="90" w:type="dxa"/>
              <w:bottom w:w="60" w:type="dxa"/>
              <w:right w:w="90" w:type="dxa"/>
            </w:tcMar>
          </w:tcPr>
          <w:p w:rsidR="0046729B" w:rsidP="78BE6B19" w:rsidRDefault="00767123" w14:paraId="523AD0CD" w14:textId="50A62448">
            <w:pPr>
              <w:spacing w:after="0"/>
              <w:rPr>
                <w:sz w:val="17"/>
                <w:szCs w:val="17"/>
              </w:rPr>
            </w:pPr>
          </w:p>
        </w:tc>
      </w:tr>
      <w:tr w:rsidR="0046729B" w:rsidTr="19EEAAC3" w14:paraId="139948B0" w14:textId="77777777">
        <w:trPr>
          <w:cantSplit/>
        </w:trPr>
        <w:tc>
          <w:tcPr>
            <w:tcW w:w="900" w:type="dxa"/>
            <w:shd w:val="clear" w:color="auto" w:fill="F2F4F6"/>
            <w:tcMar>
              <w:top w:w="60" w:type="dxa"/>
              <w:left w:w="90" w:type="dxa"/>
              <w:bottom w:w="60" w:type="dxa"/>
              <w:right w:w="90" w:type="dxa"/>
            </w:tcMar>
          </w:tcPr>
          <w:p w:rsidR="0046729B" w:rsidRDefault="00767123" w14:paraId="1C143739" w14:textId="77777777">
            <w:pPr>
              <w:spacing w:after="0"/>
            </w:pPr>
            <w:r>
              <w:rPr>
                <w:sz w:val="17"/>
                <w:szCs w:val="17"/>
              </w:rPr>
              <w:t>—</w:t>
            </w:r>
          </w:p>
        </w:tc>
        <w:tc>
          <w:tcPr>
            <w:tcW w:w="5600" w:type="dxa"/>
            <w:shd w:val="clear" w:color="auto" w:fill="F2F4F6"/>
            <w:tcMar>
              <w:top w:w="60" w:type="dxa"/>
              <w:left w:w="90" w:type="dxa"/>
              <w:bottom w:w="60" w:type="dxa"/>
              <w:right w:w="90" w:type="dxa"/>
            </w:tcMar>
          </w:tcPr>
          <w:p w:rsidR="0046729B" w:rsidRDefault="00767123" w14:paraId="4E9739EE" w14:textId="77777777">
            <w:pPr>
              <w:spacing w:after="0"/>
            </w:pPr>
            <w:r>
              <w:rPr>
                <w:sz w:val="17"/>
                <w:szCs w:val="17"/>
              </w:rPr>
              <w:t>ODS readiness for each of the initial ten countries. ODS build is out of scope for this engagement, but the client-facing experience depends on ODS-sourced client and policy data being available and of sufficient quality per country.</w:t>
            </w:r>
          </w:p>
        </w:tc>
        <w:tc>
          <w:tcPr>
            <w:tcW w:w="3580" w:type="dxa"/>
            <w:shd w:val="clear" w:color="auto" w:fill="F2F4F6"/>
            <w:tcMar>
              <w:top w:w="60" w:type="dxa"/>
              <w:left w:w="90" w:type="dxa"/>
              <w:bottom w:w="60" w:type="dxa"/>
              <w:right w:w="90" w:type="dxa"/>
            </w:tcMar>
          </w:tcPr>
          <w:p w:rsidR="0046729B" w:rsidRDefault="00767123" w14:paraId="1A965075" w14:textId="77777777">
            <w:pPr>
              <w:spacing w:after="0"/>
            </w:pPr>
            <w:r>
              <w:rPr>
                <w:sz w:val="17"/>
                <w:szCs w:val="17"/>
              </w:rPr>
              <w:t>Aon dependency; affects country activation sequencing.</w:t>
            </w:r>
          </w:p>
        </w:tc>
      </w:tr>
    </w:tbl>
    <w:p w:rsidR="0046729B" w:rsidRDefault="00767123" w14:paraId="7A86338B" w14:textId="1222FE2C">
      <w:pPr>
        <w:pStyle w:val="Heading1"/>
        <w:pageBreakBefore/>
        <w:spacing w:before="0"/>
      </w:pPr>
      <w:bookmarkStart w:name="_Toc1349848203" w:id="488"/>
      <w:r>
        <w:t>Non-Functional Requirements</w:t>
      </w:r>
      <w:bookmarkEnd w:id="488"/>
    </w:p>
    <w:p w:rsidR="0046729B" w:rsidRDefault="00767123" w14:paraId="097450C3" w14:textId="77777777">
      <w:r>
        <w:t>This section defines the quality attributes, operational constraints and compliance expectations that the solution must meet. It describes how the system must perform rather than what it must do, and it serves as a reference throughout the project lifecycle to inform design decisions and validate outcomes.</w:t>
      </w:r>
    </w:p>
    <w:p w:rsidR="0046729B" w:rsidRDefault="00767123" w14:paraId="4E4B06A8" w14:textId="77777777">
      <w:r>
        <w:t>In scope: usability and accessibility; performance and scalability; availability and reliability; security and access control; interfaces and integration; disaster recovery and business continuity; data classification, encryption and compliance; maintainability and supportability; localization; and stability and consistency. Out of scope: business and functional requirements, detailed hardware and software specifications, and implementation details of the non-functional requirements themselves.</w:t>
      </w:r>
    </w:p>
    <w:p w:rsidR="0046729B" w:rsidRDefault="00767123" w14:paraId="2F4B2F41" w14:textId="77777777">
      <w:pPr>
        <w:pBdr>
          <w:left w:val="single" w:color="D2262E" w:sz="18" w:space="0"/>
        </w:pBdr>
        <w:shd w:val="clear" w:color="auto" w:fill="FDF1F1"/>
        <w:spacing w:before="100" w:after="160"/>
        <w:ind w:left="120" w:right="120"/>
      </w:pPr>
      <w:r>
        <w:rPr>
          <w:color w:val="4A1F22"/>
          <w:sz w:val="19"/>
          <w:szCs w:val="19"/>
        </w:rPr>
        <w:t>These non-functional requirements are treated as acceptance criteria. Providers must respond to each requirement individually in their proposal, stating Comply, Comply with Qualification, or Not Comply, with a supporting note and the proposed method of verification. Any proposed deviation must be identified in the proposal and will be handled as a PEP exception candidate through ServiceNow Security Issues with documented compensating controls (NFR-11).</w:t>
      </w:r>
    </w:p>
    <w:p w:rsidR="0046729B" w:rsidRDefault="00767123" w14:paraId="72608A61" w14:textId="2B4F9112">
      <w:pPr>
        <w:pStyle w:val="Heading2"/>
      </w:pPr>
      <w:bookmarkStart w:name="_Toc2058820311" w:id="489"/>
      <w:r>
        <w:t>Application Profile (Design Authority Metadata)</w:t>
      </w:r>
      <w:bookmarkEnd w:id="489"/>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3400"/>
        <w:gridCol w:w="6680"/>
      </w:tblGrid>
      <w:tr w:rsidR="0046729B" w:rsidTr="19EEAAC3" w14:paraId="0146D8E7" w14:textId="77777777">
        <w:trPr>
          <w:tblHeader/>
        </w:trPr>
        <w:tc>
          <w:tcPr>
            <w:tcW w:w="3400" w:type="dxa"/>
            <w:shd w:val="clear" w:color="auto" w:fill="1B2A47"/>
            <w:tcMar>
              <w:top w:w="60" w:type="dxa"/>
              <w:left w:w="90" w:type="dxa"/>
              <w:bottom w:w="60" w:type="dxa"/>
              <w:right w:w="90" w:type="dxa"/>
            </w:tcMar>
          </w:tcPr>
          <w:p w:rsidR="0046729B" w:rsidRDefault="00767123" w14:paraId="7CA9AD29" w14:textId="77777777">
            <w:pPr>
              <w:spacing w:after="0"/>
            </w:pPr>
            <w:r>
              <w:rPr>
                <w:b/>
                <w:bCs/>
                <w:color w:val="FFFFFF"/>
                <w:sz w:val="18"/>
                <w:szCs w:val="18"/>
              </w:rPr>
              <w:t>Field</w:t>
            </w:r>
          </w:p>
        </w:tc>
        <w:tc>
          <w:tcPr>
            <w:tcW w:w="6680" w:type="dxa"/>
            <w:shd w:val="clear" w:color="auto" w:fill="1B2A47"/>
            <w:tcMar>
              <w:top w:w="60" w:type="dxa"/>
              <w:left w:w="90" w:type="dxa"/>
              <w:bottom w:w="60" w:type="dxa"/>
              <w:right w:w="90" w:type="dxa"/>
            </w:tcMar>
          </w:tcPr>
          <w:p w:rsidR="0046729B" w:rsidRDefault="00767123" w14:paraId="1464FCE7" w14:textId="77777777">
            <w:pPr>
              <w:spacing w:after="0"/>
            </w:pPr>
            <w:r>
              <w:rPr>
                <w:b/>
                <w:bCs/>
                <w:color w:val="FFFFFF"/>
                <w:sz w:val="18"/>
                <w:szCs w:val="18"/>
              </w:rPr>
              <w:t>Value</w:t>
            </w:r>
          </w:p>
        </w:tc>
      </w:tr>
      <w:tr w:rsidR="0046729B" w:rsidTr="19EEAAC3" w14:paraId="29E2B5E9" w14:textId="77777777">
        <w:trPr>
          <w:cantSplit/>
        </w:trPr>
        <w:tc>
          <w:tcPr>
            <w:tcW w:w="3400" w:type="dxa"/>
            <w:tcMar>
              <w:top w:w="60" w:type="dxa"/>
              <w:left w:w="90" w:type="dxa"/>
              <w:bottom w:w="60" w:type="dxa"/>
              <w:right w:w="90" w:type="dxa"/>
            </w:tcMar>
          </w:tcPr>
          <w:p w:rsidR="0046729B" w:rsidRDefault="00767123" w14:paraId="15FBC520" w14:textId="77777777">
            <w:pPr>
              <w:spacing w:after="0"/>
            </w:pPr>
            <w:r>
              <w:rPr>
                <w:sz w:val="18"/>
                <w:szCs w:val="18"/>
              </w:rPr>
              <w:t>AppID – EnvID</w:t>
            </w:r>
          </w:p>
        </w:tc>
        <w:tc>
          <w:tcPr>
            <w:tcW w:w="6680" w:type="dxa"/>
            <w:tcMar>
              <w:top w:w="60" w:type="dxa"/>
              <w:left w:w="90" w:type="dxa"/>
              <w:bottom w:w="60" w:type="dxa"/>
              <w:right w:w="90" w:type="dxa"/>
            </w:tcMar>
          </w:tcPr>
          <w:p w:rsidR="0046729B" w:rsidRDefault="00767123" w14:paraId="76C620BC" w14:textId="77777777">
            <w:pPr>
              <w:spacing w:after="0"/>
            </w:pPr>
            <w:r>
              <w:rPr>
                <w:sz w:val="18"/>
                <w:szCs w:val="18"/>
              </w:rPr>
              <w:t>AR####-LCXXX (to be assigned)</w:t>
            </w:r>
          </w:p>
        </w:tc>
      </w:tr>
      <w:tr w:rsidR="0046729B" w:rsidTr="19EEAAC3" w14:paraId="79A1FA0F" w14:textId="77777777">
        <w:trPr>
          <w:cantSplit/>
        </w:trPr>
        <w:tc>
          <w:tcPr>
            <w:tcW w:w="3400" w:type="dxa"/>
            <w:shd w:val="clear" w:color="auto" w:fill="F2F4F6"/>
            <w:tcMar>
              <w:top w:w="60" w:type="dxa"/>
              <w:left w:w="90" w:type="dxa"/>
              <w:bottom w:w="60" w:type="dxa"/>
              <w:right w:w="90" w:type="dxa"/>
            </w:tcMar>
          </w:tcPr>
          <w:p w:rsidR="0046729B" w:rsidRDefault="00767123" w14:paraId="79697333" w14:textId="77777777">
            <w:pPr>
              <w:spacing w:after="0"/>
            </w:pPr>
            <w:r>
              <w:rPr>
                <w:sz w:val="18"/>
                <w:szCs w:val="18"/>
              </w:rPr>
              <w:t>Application Name</w:t>
            </w:r>
          </w:p>
        </w:tc>
        <w:tc>
          <w:tcPr>
            <w:tcW w:w="6680" w:type="dxa"/>
            <w:shd w:val="clear" w:color="auto" w:fill="F2F4F6"/>
            <w:tcMar>
              <w:top w:w="60" w:type="dxa"/>
              <w:left w:w="90" w:type="dxa"/>
              <w:bottom w:w="60" w:type="dxa"/>
              <w:right w:w="90" w:type="dxa"/>
            </w:tcMar>
          </w:tcPr>
          <w:p w:rsidR="0046729B" w:rsidRDefault="00767123" w14:paraId="5D755746" w14:textId="77777777">
            <w:pPr>
              <w:spacing w:after="0"/>
            </w:pPr>
            <w:r>
              <w:rPr>
                <w:sz w:val="18"/>
                <w:szCs w:val="18"/>
              </w:rPr>
              <w:t>Claims Client Experience (Meridian Claims Copilot)</w:t>
            </w:r>
          </w:p>
        </w:tc>
      </w:tr>
      <w:tr w:rsidR="0046729B" w:rsidTr="19EEAAC3" w14:paraId="7D8233C6" w14:textId="77777777">
        <w:trPr>
          <w:cantSplit/>
        </w:trPr>
        <w:tc>
          <w:tcPr>
            <w:tcW w:w="3400" w:type="dxa"/>
            <w:tcMar>
              <w:top w:w="60" w:type="dxa"/>
              <w:left w:w="90" w:type="dxa"/>
              <w:bottom w:w="60" w:type="dxa"/>
              <w:right w:w="90" w:type="dxa"/>
            </w:tcMar>
          </w:tcPr>
          <w:p w:rsidR="0046729B" w:rsidRDefault="00767123" w14:paraId="5603054A" w14:textId="77777777">
            <w:pPr>
              <w:spacing w:after="0"/>
            </w:pPr>
            <w:r>
              <w:rPr>
                <w:sz w:val="18"/>
                <w:szCs w:val="18"/>
              </w:rPr>
              <w:t>Application Owner</w:t>
            </w:r>
          </w:p>
        </w:tc>
        <w:tc>
          <w:tcPr>
            <w:tcW w:w="6680" w:type="dxa"/>
            <w:tcMar>
              <w:top w:w="60" w:type="dxa"/>
              <w:left w:w="90" w:type="dxa"/>
              <w:bottom w:w="60" w:type="dxa"/>
              <w:right w:w="90" w:type="dxa"/>
            </w:tcMar>
          </w:tcPr>
          <w:p w:rsidR="0046729B" w:rsidRDefault="00767123" w14:paraId="4CEEBAD4" w14:textId="6F81541D">
            <w:pPr>
              <w:spacing w:after="0"/>
            </w:pPr>
            <w:r>
              <w:rPr>
                <w:sz w:val="18"/>
                <w:szCs w:val="18"/>
              </w:rPr>
              <w:t>Adam Ellis / Saulius V</w:t>
            </w:r>
            <w:r w:rsidR="00572290">
              <w:rPr>
                <w:sz w:val="18"/>
                <w:szCs w:val="18"/>
              </w:rPr>
              <w:t>alentinavicius</w:t>
            </w:r>
          </w:p>
        </w:tc>
      </w:tr>
      <w:tr w:rsidR="0046729B" w:rsidTr="19EEAAC3" w14:paraId="09075FA9" w14:textId="77777777">
        <w:trPr>
          <w:cantSplit/>
        </w:trPr>
        <w:tc>
          <w:tcPr>
            <w:tcW w:w="3400" w:type="dxa"/>
            <w:shd w:val="clear" w:color="auto" w:fill="F2F4F6"/>
            <w:tcMar>
              <w:top w:w="60" w:type="dxa"/>
              <w:left w:w="90" w:type="dxa"/>
              <w:bottom w:w="60" w:type="dxa"/>
              <w:right w:w="90" w:type="dxa"/>
            </w:tcMar>
          </w:tcPr>
          <w:p w:rsidR="0046729B" w:rsidRDefault="00767123" w14:paraId="07092E31" w14:textId="77777777">
            <w:pPr>
              <w:spacing w:after="0"/>
            </w:pPr>
            <w:r>
              <w:rPr>
                <w:sz w:val="18"/>
                <w:szCs w:val="18"/>
              </w:rPr>
              <w:t>Business Unit / Subdivision</w:t>
            </w:r>
          </w:p>
        </w:tc>
        <w:tc>
          <w:tcPr>
            <w:tcW w:w="6680" w:type="dxa"/>
            <w:shd w:val="clear" w:color="auto" w:fill="F2F4F6"/>
            <w:tcMar>
              <w:top w:w="60" w:type="dxa"/>
              <w:left w:w="90" w:type="dxa"/>
              <w:bottom w:w="60" w:type="dxa"/>
              <w:right w:w="90" w:type="dxa"/>
            </w:tcMar>
          </w:tcPr>
          <w:p w:rsidR="0046729B" w:rsidRDefault="00767123" w14:paraId="063DB9A3" w14:textId="77777777">
            <w:pPr>
              <w:spacing w:after="0"/>
            </w:pPr>
            <w:r>
              <w:rPr>
                <w:sz w:val="18"/>
                <w:szCs w:val="18"/>
              </w:rPr>
              <w:t>Commercial Risk Solutions (CRS)</w:t>
            </w:r>
          </w:p>
        </w:tc>
      </w:tr>
      <w:tr w:rsidR="0046729B" w:rsidTr="19EEAAC3" w14:paraId="61CCDB2C" w14:textId="77777777">
        <w:trPr>
          <w:cantSplit/>
        </w:trPr>
        <w:tc>
          <w:tcPr>
            <w:tcW w:w="3400" w:type="dxa"/>
            <w:tcMar>
              <w:top w:w="60" w:type="dxa"/>
              <w:left w:w="90" w:type="dxa"/>
              <w:bottom w:w="60" w:type="dxa"/>
              <w:right w:w="90" w:type="dxa"/>
            </w:tcMar>
          </w:tcPr>
          <w:p w:rsidR="0046729B" w:rsidRDefault="00767123" w14:paraId="7AED87C5" w14:textId="77777777">
            <w:pPr>
              <w:spacing w:after="0"/>
            </w:pPr>
            <w:r>
              <w:rPr>
                <w:sz w:val="18"/>
                <w:szCs w:val="18"/>
              </w:rPr>
              <w:t>Internal / External Facing</w:t>
            </w:r>
          </w:p>
        </w:tc>
        <w:tc>
          <w:tcPr>
            <w:tcW w:w="6680" w:type="dxa"/>
            <w:tcMar>
              <w:top w:w="60" w:type="dxa"/>
              <w:left w:w="90" w:type="dxa"/>
              <w:bottom w:w="60" w:type="dxa"/>
              <w:right w:w="90" w:type="dxa"/>
            </w:tcMar>
          </w:tcPr>
          <w:p w:rsidR="0046729B" w:rsidRDefault="00767123" w14:paraId="057E854F" w14:textId="77777777">
            <w:pPr>
              <w:spacing w:after="0"/>
            </w:pPr>
            <w:r>
              <w:rPr>
                <w:sz w:val="18"/>
                <w:szCs w:val="18"/>
              </w:rPr>
              <w:t>External facing (external client users)</w:t>
            </w:r>
          </w:p>
        </w:tc>
      </w:tr>
      <w:tr w:rsidR="0046729B" w:rsidTr="19EEAAC3" w14:paraId="0C7FAB7C" w14:textId="77777777">
        <w:trPr>
          <w:cantSplit/>
        </w:trPr>
        <w:tc>
          <w:tcPr>
            <w:tcW w:w="3400" w:type="dxa"/>
            <w:shd w:val="clear" w:color="auto" w:fill="F2F4F6"/>
            <w:tcMar>
              <w:top w:w="60" w:type="dxa"/>
              <w:left w:w="90" w:type="dxa"/>
              <w:bottom w:w="60" w:type="dxa"/>
              <w:right w:w="90" w:type="dxa"/>
            </w:tcMar>
          </w:tcPr>
          <w:p w:rsidR="0046729B" w:rsidRDefault="00767123" w14:paraId="0B011F06" w14:textId="77777777">
            <w:pPr>
              <w:spacing w:after="0"/>
            </w:pPr>
            <w:r>
              <w:rPr>
                <w:sz w:val="18"/>
                <w:szCs w:val="18"/>
              </w:rPr>
              <w:t>Data Classification</w:t>
            </w:r>
          </w:p>
        </w:tc>
        <w:tc>
          <w:tcPr>
            <w:tcW w:w="6680" w:type="dxa"/>
            <w:shd w:val="clear" w:color="auto" w:fill="F2F4F6"/>
            <w:tcMar>
              <w:top w:w="60" w:type="dxa"/>
              <w:left w:w="90" w:type="dxa"/>
              <w:bottom w:w="60" w:type="dxa"/>
              <w:right w:w="90" w:type="dxa"/>
            </w:tcMar>
          </w:tcPr>
          <w:p w:rsidR="0046729B" w:rsidRDefault="00767123" w14:paraId="450FDC35" w14:textId="77777777">
            <w:pPr>
              <w:spacing w:after="0"/>
            </w:pPr>
            <w:r>
              <w:rPr>
                <w:sz w:val="18"/>
                <w:szCs w:val="18"/>
              </w:rPr>
              <w:t>Confidential</w:t>
            </w:r>
          </w:p>
        </w:tc>
      </w:tr>
      <w:tr w:rsidR="0046729B" w:rsidTr="19EEAAC3" w14:paraId="6549FFA3" w14:textId="77777777">
        <w:trPr>
          <w:cantSplit/>
        </w:trPr>
        <w:tc>
          <w:tcPr>
            <w:tcW w:w="3400" w:type="dxa"/>
            <w:tcMar>
              <w:top w:w="60" w:type="dxa"/>
              <w:left w:w="90" w:type="dxa"/>
              <w:bottom w:w="60" w:type="dxa"/>
              <w:right w:w="90" w:type="dxa"/>
            </w:tcMar>
          </w:tcPr>
          <w:p w:rsidR="0046729B" w:rsidRDefault="00767123" w14:paraId="18E25970" w14:textId="77777777">
            <w:pPr>
              <w:spacing w:after="0"/>
            </w:pPr>
            <w:r>
              <w:rPr>
                <w:sz w:val="18"/>
                <w:szCs w:val="18"/>
              </w:rPr>
              <w:t>Application Risk Rating</w:t>
            </w:r>
          </w:p>
        </w:tc>
        <w:tc>
          <w:tcPr>
            <w:tcW w:w="6680" w:type="dxa"/>
            <w:tcMar>
              <w:top w:w="60" w:type="dxa"/>
              <w:left w:w="90" w:type="dxa"/>
              <w:bottom w:w="60" w:type="dxa"/>
              <w:right w:w="90" w:type="dxa"/>
            </w:tcMar>
          </w:tcPr>
          <w:p w:rsidR="0046729B" w:rsidRDefault="00767123" w14:paraId="3E8DE9AA" w14:textId="77777777">
            <w:pPr>
              <w:spacing w:after="0"/>
            </w:pPr>
            <w:r>
              <w:rPr>
                <w:sz w:val="18"/>
                <w:szCs w:val="18"/>
              </w:rPr>
              <w:t>Significant</w:t>
            </w:r>
          </w:p>
        </w:tc>
      </w:tr>
      <w:tr w:rsidR="0046729B" w:rsidTr="19EEAAC3" w14:paraId="62F711A6" w14:textId="77777777">
        <w:trPr>
          <w:cantSplit/>
        </w:trPr>
        <w:tc>
          <w:tcPr>
            <w:tcW w:w="3400" w:type="dxa"/>
            <w:shd w:val="clear" w:color="auto" w:fill="F2F4F6"/>
            <w:tcMar>
              <w:top w:w="60" w:type="dxa"/>
              <w:left w:w="90" w:type="dxa"/>
              <w:bottom w:w="60" w:type="dxa"/>
              <w:right w:w="90" w:type="dxa"/>
            </w:tcMar>
          </w:tcPr>
          <w:p w:rsidR="0046729B" w:rsidRDefault="00767123" w14:paraId="62E10B18" w14:textId="77777777">
            <w:pPr>
              <w:spacing w:after="0"/>
            </w:pPr>
            <w:r>
              <w:rPr>
                <w:sz w:val="18"/>
                <w:szCs w:val="18"/>
              </w:rPr>
              <w:t>Encryption in Transit</w:t>
            </w:r>
          </w:p>
        </w:tc>
        <w:tc>
          <w:tcPr>
            <w:tcW w:w="6680" w:type="dxa"/>
            <w:shd w:val="clear" w:color="auto" w:fill="F2F4F6"/>
            <w:tcMar>
              <w:top w:w="60" w:type="dxa"/>
              <w:left w:w="90" w:type="dxa"/>
              <w:bottom w:w="60" w:type="dxa"/>
              <w:right w:w="90" w:type="dxa"/>
            </w:tcMar>
          </w:tcPr>
          <w:p w:rsidR="0046729B" w:rsidRDefault="00767123" w14:paraId="6E7393B9" w14:textId="77777777">
            <w:pPr>
              <w:spacing w:after="0"/>
            </w:pPr>
            <w:r>
              <w:rPr>
                <w:sz w:val="18"/>
                <w:szCs w:val="18"/>
              </w:rPr>
              <w:t>TLS 1.2 or higher</w:t>
            </w:r>
          </w:p>
        </w:tc>
      </w:tr>
      <w:tr w:rsidR="0046729B" w:rsidTr="19EEAAC3" w14:paraId="4BB1017D" w14:textId="77777777">
        <w:trPr>
          <w:cantSplit/>
        </w:trPr>
        <w:tc>
          <w:tcPr>
            <w:tcW w:w="3400" w:type="dxa"/>
            <w:tcMar>
              <w:top w:w="60" w:type="dxa"/>
              <w:left w:w="90" w:type="dxa"/>
              <w:bottom w:w="60" w:type="dxa"/>
              <w:right w:w="90" w:type="dxa"/>
            </w:tcMar>
          </w:tcPr>
          <w:p w:rsidR="0046729B" w:rsidRDefault="00767123" w14:paraId="3B6CE772" w14:textId="77777777">
            <w:pPr>
              <w:spacing w:after="0"/>
            </w:pPr>
            <w:r>
              <w:rPr>
                <w:sz w:val="18"/>
                <w:szCs w:val="18"/>
              </w:rPr>
              <w:t>Encryption at Rest</w:t>
            </w:r>
          </w:p>
        </w:tc>
        <w:tc>
          <w:tcPr>
            <w:tcW w:w="6680" w:type="dxa"/>
            <w:tcMar>
              <w:top w:w="60" w:type="dxa"/>
              <w:left w:w="90" w:type="dxa"/>
              <w:bottom w:w="60" w:type="dxa"/>
              <w:right w:w="90" w:type="dxa"/>
            </w:tcMar>
          </w:tcPr>
          <w:p w:rsidR="0046729B" w:rsidRDefault="00767123" w14:paraId="5BF7C798" w14:textId="77777777">
            <w:pPr>
              <w:spacing w:after="0"/>
            </w:pPr>
            <w:r>
              <w:rPr>
                <w:sz w:val="18"/>
                <w:szCs w:val="18"/>
              </w:rPr>
              <w:t>TDE / CipherTrust Encryption (CTE)</w:t>
            </w:r>
          </w:p>
        </w:tc>
      </w:tr>
      <w:tr w:rsidR="0046729B" w:rsidTr="19EEAAC3" w14:paraId="7CAC29E2" w14:textId="77777777">
        <w:trPr>
          <w:cantSplit/>
        </w:trPr>
        <w:tc>
          <w:tcPr>
            <w:tcW w:w="3400" w:type="dxa"/>
            <w:shd w:val="clear" w:color="auto" w:fill="F2F4F6"/>
            <w:tcMar>
              <w:top w:w="60" w:type="dxa"/>
              <w:left w:w="90" w:type="dxa"/>
              <w:bottom w:w="60" w:type="dxa"/>
              <w:right w:w="90" w:type="dxa"/>
            </w:tcMar>
          </w:tcPr>
          <w:p w:rsidR="0046729B" w:rsidRDefault="00767123" w14:paraId="6092E822" w14:textId="77777777">
            <w:pPr>
              <w:spacing w:after="0"/>
            </w:pPr>
            <w:r>
              <w:rPr>
                <w:sz w:val="18"/>
                <w:szCs w:val="18"/>
              </w:rPr>
              <w:t>Business Criticality Tier</w:t>
            </w:r>
          </w:p>
        </w:tc>
        <w:tc>
          <w:tcPr>
            <w:tcW w:w="6680" w:type="dxa"/>
            <w:shd w:val="clear" w:color="auto" w:fill="F2F4F6"/>
            <w:tcMar>
              <w:top w:w="60" w:type="dxa"/>
              <w:left w:w="90" w:type="dxa"/>
              <w:bottom w:w="60" w:type="dxa"/>
              <w:right w:w="90" w:type="dxa"/>
            </w:tcMar>
          </w:tcPr>
          <w:p w:rsidR="0046729B" w:rsidRDefault="00767123" w14:paraId="7EE04461" w14:textId="77777777">
            <w:pPr>
              <w:spacing w:after="0"/>
            </w:pPr>
            <w:r>
              <w:rPr>
                <w:sz w:val="18"/>
                <w:szCs w:val="18"/>
              </w:rPr>
              <w:t>Tier 2 (to be confirmed via Tiering Assessment)</w:t>
            </w:r>
          </w:p>
        </w:tc>
      </w:tr>
      <w:tr w:rsidR="0046729B" w:rsidTr="19EEAAC3" w14:paraId="456FA59D" w14:textId="77777777">
        <w:trPr>
          <w:cantSplit/>
        </w:trPr>
        <w:tc>
          <w:tcPr>
            <w:tcW w:w="3400" w:type="dxa"/>
            <w:tcMar>
              <w:top w:w="60" w:type="dxa"/>
              <w:left w:w="90" w:type="dxa"/>
              <w:bottom w:w="60" w:type="dxa"/>
              <w:right w:w="90" w:type="dxa"/>
            </w:tcMar>
          </w:tcPr>
          <w:p w:rsidR="0046729B" w:rsidRDefault="00767123" w14:paraId="73CFABA0" w14:textId="77777777">
            <w:pPr>
              <w:spacing w:after="0"/>
            </w:pPr>
            <w:r>
              <w:rPr>
                <w:sz w:val="18"/>
                <w:szCs w:val="18"/>
              </w:rPr>
              <w:t>RTO / RPO</w:t>
            </w:r>
          </w:p>
        </w:tc>
        <w:tc>
          <w:tcPr>
            <w:tcW w:w="6680" w:type="dxa"/>
            <w:tcMar>
              <w:top w:w="60" w:type="dxa"/>
              <w:left w:w="90" w:type="dxa"/>
              <w:bottom w:w="60" w:type="dxa"/>
              <w:right w:w="90" w:type="dxa"/>
            </w:tcMar>
          </w:tcPr>
          <w:p w:rsidR="0046729B" w:rsidRDefault="00767123" w14:paraId="00F801F4" w14:textId="77777777">
            <w:pPr>
              <w:spacing w:after="0"/>
            </w:pPr>
            <w:r>
              <w:rPr>
                <w:sz w:val="18"/>
                <w:szCs w:val="18"/>
              </w:rPr>
              <w:t>RTO ≤ 24 hours; RPO = last replicated / backed-up transaction</w:t>
            </w:r>
          </w:p>
        </w:tc>
      </w:tr>
      <w:tr w:rsidR="0046729B" w:rsidTr="19EEAAC3" w14:paraId="628F6990" w14:textId="77777777">
        <w:trPr>
          <w:cantSplit/>
        </w:trPr>
        <w:tc>
          <w:tcPr>
            <w:tcW w:w="3400" w:type="dxa"/>
            <w:shd w:val="clear" w:color="auto" w:fill="F2F4F6"/>
            <w:tcMar>
              <w:top w:w="60" w:type="dxa"/>
              <w:left w:w="90" w:type="dxa"/>
              <w:bottom w:w="60" w:type="dxa"/>
              <w:right w:w="90" w:type="dxa"/>
            </w:tcMar>
          </w:tcPr>
          <w:p w:rsidR="0046729B" w:rsidRDefault="00767123" w14:paraId="673145CF" w14:textId="77777777">
            <w:pPr>
              <w:spacing w:after="0"/>
            </w:pPr>
            <w:r>
              <w:rPr>
                <w:sz w:val="18"/>
                <w:szCs w:val="18"/>
              </w:rPr>
              <w:t>Application Platform</w:t>
            </w:r>
          </w:p>
        </w:tc>
        <w:tc>
          <w:tcPr>
            <w:tcW w:w="6680" w:type="dxa"/>
            <w:shd w:val="clear" w:color="auto" w:fill="F2F4F6"/>
            <w:tcMar>
              <w:top w:w="60" w:type="dxa"/>
              <w:left w:w="90" w:type="dxa"/>
              <w:bottom w:w="60" w:type="dxa"/>
              <w:right w:w="90" w:type="dxa"/>
            </w:tcMar>
          </w:tcPr>
          <w:p w:rsidR="0046729B" w:rsidP="78BE6B19" w:rsidRDefault="00767123" w14:paraId="68501055" w14:textId="4DC07BA6">
            <w:pPr>
              <w:pStyle w:val="Normal"/>
              <w:spacing w:after="0"/>
              <w:rPr>
                <w:sz w:val="18"/>
                <w:szCs w:val="18"/>
              </w:rPr>
            </w:pPr>
            <w:r w:rsidRPr="19EEAAC3" w:rsidR="1A663067">
              <w:rPr>
                <w:sz w:val="18"/>
                <w:szCs w:val="18"/>
              </w:rPr>
              <w:t xml:space="preserve"> </w:t>
            </w:r>
            <w:r w:rsidRPr="19EEAAC3" w:rsidR="30BFC721">
              <w:rPr>
                <w:sz w:val="18"/>
                <w:szCs w:val="18"/>
              </w:rPr>
              <w:t>The</w:t>
            </w:r>
            <w:r w:rsidRPr="19EEAAC3" w:rsidR="1A663067">
              <w:rPr>
                <w:sz w:val="18"/>
                <w:szCs w:val="18"/>
              </w:rPr>
              <w:t xml:space="preserve"> client portal </w:t>
            </w:r>
            <w:r w:rsidRPr="19EEAAC3" w:rsidR="034FFC6D">
              <w:rPr>
                <w:sz w:val="18"/>
                <w:szCs w:val="18"/>
              </w:rPr>
              <w:t>will be built in React/</w:t>
            </w:r>
            <w:r w:rsidRPr="19EEAAC3" w:rsidR="034FFC6D">
              <w:rPr>
                <w:sz w:val="18"/>
                <w:szCs w:val="18"/>
              </w:rPr>
              <w:t>ApI,Gemini</w:t>
            </w:r>
            <w:r w:rsidRPr="19EEAAC3" w:rsidR="0DED511D">
              <w:rPr>
                <w:sz w:val="18"/>
                <w:szCs w:val="18"/>
              </w:rPr>
              <w:t>/Swift/</w:t>
            </w:r>
            <w:r w:rsidRPr="19EEAAC3" w:rsidR="4305670C">
              <w:rPr>
                <w:sz w:val="18"/>
                <w:szCs w:val="18"/>
              </w:rPr>
              <w:t>Kotlin</w:t>
            </w:r>
            <w:r w:rsidRPr="19EEAAC3" w:rsidR="034FFC6D">
              <w:rPr>
                <w:sz w:val="18"/>
                <w:szCs w:val="18"/>
              </w:rPr>
              <w:t xml:space="preserve"> based solution over</w:t>
            </w:r>
            <w:del w:author="Chetan Arora" w:date="2026-08-14T22:25:06.518Z" w16du:dateUtc="2026-08-14T22:25:06.518Z" w:id="501807012">
              <w:r w:rsidRPr="19EEAAC3" w:rsidDel="0A20DB48">
                <w:rPr>
                  <w:sz w:val="18"/>
                  <w:szCs w:val="18"/>
                </w:rPr>
                <w:delText xml:space="preserve"> that</w:delText>
              </w:r>
            </w:del>
            <w:r w:rsidRPr="19EEAAC3" w:rsidR="034FFC6D">
              <w:rPr>
                <w:sz w:val="18"/>
                <w:szCs w:val="18"/>
              </w:rPr>
              <w:t xml:space="preserve">. </w:t>
            </w:r>
            <w:r w:rsidRPr="19EEAAC3" w:rsidR="0EA0045E">
              <w:rPr>
                <w:sz w:val="18"/>
                <w:szCs w:val="18"/>
              </w:rPr>
              <w:t xml:space="preserve"> </w:t>
            </w:r>
            <w:r w:rsidRPr="19EEAAC3" w:rsidR="0E5A1354">
              <w:rPr>
                <w:sz w:val="18"/>
                <w:szCs w:val="18"/>
              </w:rPr>
              <w:t xml:space="preserve">Appian (low-code) </w:t>
            </w:r>
            <w:r w:rsidRPr="19EEAAC3" w:rsidR="0E5A1354">
              <w:rPr>
                <w:sz w:val="18"/>
                <w:szCs w:val="18"/>
              </w:rPr>
              <w:t xml:space="preserve">— the platform over which the Claims Copilot </w:t>
            </w:r>
            <w:r w:rsidRPr="19EEAAC3" w:rsidR="5900EB1E">
              <w:rPr>
                <w:sz w:val="18"/>
                <w:szCs w:val="18"/>
              </w:rPr>
              <w:t>solution (</w:t>
            </w:r>
            <w:r w:rsidRPr="19EEAAC3" w:rsidR="0E5A1354">
              <w:rPr>
                <w:sz w:val="18"/>
                <w:szCs w:val="18"/>
              </w:rPr>
              <w:t>**)</w:t>
            </w:r>
          </w:p>
        </w:tc>
      </w:tr>
      <w:tr w:rsidR="0046729B" w:rsidTr="19EEAAC3" w14:paraId="1235E4E7" w14:textId="77777777">
        <w:trPr>
          <w:cantSplit/>
        </w:trPr>
        <w:tc>
          <w:tcPr>
            <w:tcW w:w="3400" w:type="dxa"/>
            <w:tcMar>
              <w:top w:w="60" w:type="dxa"/>
              <w:left w:w="90" w:type="dxa"/>
              <w:bottom w:w="60" w:type="dxa"/>
              <w:right w:w="90" w:type="dxa"/>
            </w:tcMar>
          </w:tcPr>
          <w:p w:rsidR="0046729B" w:rsidRDefault="00767123" w14:paraId="32D1AD9A" w14:textId="77777777">
            <w:pPr>
              <w:spacing w:after="0"/>
            </w:pPr>
            <w:r>
              <w:rPr>
                <w:sz w:val="18"/>
                <w:szCs w:val="18"/>
              </w:rPr>
              <w:t>Solution Technology Stack</w:t>
            </w:r>
          </w:p>
        </w:tc>
        <w:tc>
          <w:tcPr>
            <w:tcW w:w="6680" w:type="dxa"/>
            <w:tcMar>
              <w:top w:w="60" w:type="dxa"/>
              <w:left w:w="90" w:type="dxa"/>
              <w:bottom w:w="60" w:type="dxa"/>
              <w:right w:w="90" w:type="dxa"/>
            </w:tcMar>
          </w:tcPr>
          <w:p w:rsidR="0046729B" w:rsidRDefault="00767123" w14:paraId="30FDC330" w14:textId="77777777">
            <w:pPr>
              <w:spacing w:after="0"/>
            </w:pPr>
            <w:r>
              <w:rPr>
                <w:sz w:val="18"/>
                <w:szCs w:val="18"/>
              </w:rPr>
              <w:t>React (client-facing UI) · Python (application services and APIs) · MySQL (transactional data store)</w:t>
            </w:r>
          </w:p>
        </w:tc>
      </w:tr>
      <w:tr w:rsidR="0046729B" w:rsidTr="19EEAAC3" w14:paraId="11F61616" w14:textId="77777777">
        <w:trPr>
          <w:cantSplit/>
        </w:trPr>
        <w:tc>
          <w:tcPr>
            <w:tcW w:w="3400" w:type="dxa"/>
            <w:shd w:val="clear" w:color="auto" w:fill="F2F4F6"/>
            <w:tcMar>
              <w:top w:w="60" w:type="dxa"/>
              <w:left w:w="90" w:type="dxa"/>
              <w:bottom w:w="60" w:type="dxa"/>
              <w:right w:w="90" w:type="dxa"/>
            </w:tcMar>
          </w:tcPr>
          <w:p w:rsidR="0046729B" w:rsidRDefault="00767123" w14:paraId="389B2AF0" w14:textId="77777777">
            <w:pPr>
              <w:spacing w:after="0"/>
            </w:pPr>
            <w:r>
              <w:rPr>
                <w:sz w:val="18"/>
                <w:szCs w:val="18"/>
              </w:rPr>
              <w:t>Web / App HA Strategy</w:t>
            </w:r>
          </w:p>
        </w:tc>
        <w:tc>
          <w:tcPr>
            <w:tcW w:w="6680" w:type="dxa"/>
            <w:shd w:val="clear" w:color="auto" w:fill="F2F4F6"/>
            <w:tcMar>
              <w:top w:w="60" w:type="dxa"/>
              <w:left w:w="90" w:type="dxa"/>
              <w:bottom w:w="60" w:type="dxa"/>
              <w:right w:w="90" w:type="dxa"/>
            </w:tcMar>
          </w:tcPr>
          <w:p w:rsidR="0046729B" w:rsidRDefault="00767123" w14:paraId="33CB1BCB" w14:textId="77777777">
            <w:pPr>
              <w:spacing w:after="0"/>
            </w:pPr>
            <w:r>
              <w:rPr>
                <w:sz w:val="18"/>
                <w:szCs w:val="18"/>
              </w:rPr>
              <w:t>Load Balanced / VMHA</w:t>
            </w:r>
          </w:p>
        </w:tc>
      </w:tr>
      <w:tr w:rsidR="0046729B" w:rsidTr="19EEAAC3" w14:paraId="31A91696" w14:textId="77777777">
        <w:trPr>
          <w:cantSplit/>
        </w:trPr>
        <w:tc>
          <w:tcPr>
            <w:tcW w:w="3400" w:type="dxa"/>
            <w:tcMar>
              <w:top w:w="60" w:type="dxa"/>
              <w:left w:w="90" w:type="dxa"/>
              <w:bottom w:w="60" w:type="dxa"/>
              <w:right w:w="90" w:type="dxa"/>
            </w:tcMar>
          </w:tcPr>
          <w:p w:rsidR="0046729B" w:rsidRDefault="00767123" w14:paraId="28BA0D94" w14:textId="77777777">
            <w:pPr>
              <w:spacing w:after="0"/>
            </w:pPr>
            <w:r>
              <w:rPr>
                <w:sz w:val="18"/>
                <w:szCs w:val="18"/>
              </w:rPr>
              <w:t>Analytical Data Platform</w:t>
            </w:r>
          </w:p>
        </w:tc>
        <w:tc>
          <w:tcPr>
            <w:tcW w:w="6680" w:type="dxa"/>
            <w:tcMar>
              <w:top w:w="60" w:type="dxa"/>
              <w:left w:w="90" w:type="dxa"/>
              <w:bottom w:w="60" w:type="dxa"/>
              <w:right w:w="90" w:type="dxa"/>
            </w:tcMar>
          </w:tcPr>
          <w:p w:rsidR="0046729B" w:rsidRDefault="00767123" w14:paraId="04A7BA77" w14:textId="77777777">
            <w:pPr>
              <w:spacing w:after="0"/>
            </w:pPr>
            <w:r>
              <w:rPr>
                <w:sz w:val="18"/>
                <w:szCs w:val="18"/>
              </w:rPr>
              <w:t>Databricks Lakehouse with Unity Catalog governance (per Meridian Pattern Layer 6)</w:t>
            </w:r>
          </w:p>
        </w:tc>
      </w:tr>
      <w:tr w:rsidR="0046729B" w:rsidTr="19EEAAC3" w14:paraId="3521EDFC" w14:textId="77777777">
        <w:trPr>
          <w:cantSplit/>
        </w:trPr>
        <w:tc>
          <w:tcPr>
            <w:tcW w:w="3400" w:type="dxa"/>
            <w:shd w:val="clear" w:color="auto" w:fill="F2F4F6"/>
            <w:tcMar>
              <w:top w:w="60" w:type="dxa"/>
              <w:left w:w="90" w:type="dxa"/>
              <w:bottom w:w="60" w:type="dxa"/>
              <w:right w:w="90" w:type="dxa"/>
            </w:tcMar>
          </w:tcPr>
          <w:p w:rsidR="0046729B" w:rsidRDefault="00767123" w14:paraId="3ED44A8A" w14:textId="77777777">
            <w:pPr>
              <w:spacing w:after="0"/>
            </w:pPr>
            <w:r>
              <w:rPr>
                <w:sz w:val="18"/>
                <w:szCs w:val="18"/>
              </w:rPr>
              <w:t>Database HA Strategy</w:t>
            </w:r>
          </w:p>
        </w:tc>
        <w:tc>
          <w:tcPr>
            <w:tcW w:w="6680" w:type="dxa"/>
            <w:shd w:val="clear" w:color="auto" w:fill="F2F4F6"/>
            <w:tcMar>
              <w:top w:w="60" w:type="dxa"/>
              <w:left w:w="90" w:type="dxa"/>
              <w:bottom w:w="60" w:type="dxa"/>
              <w:right w:w="90" w:type="dxa"/>
            </w:tcMar>
          </w:tcPr>
          <w:p w:rsidR="0046729B" w:rsidRDefault="00767123" w14:paraId="713C65FF" w14:textId="77777777">
            <w:pPr>
              <w:spacing w:after="0"/>
            </w:pPr>
            <w:r>
              <w:rPr>
                <w:sz w:val="18"/>
                <w:szCs w:val="18"/>
              </w:rPr>
              <w:t>MySQL InnoDB Cluster with Group Replication (the MySQL high-availability equivalent of SQL Server AlwaysOn Availability Groups), fronted by MySQL Router</w:t>
            </w:r>
          </w:p>
        </w:tc>
      </w:tr>
      <w:tr w:rsidR="0046729B" w:rsidTr="19EEAAC3" w14:paraId="03E3D552" w14:textId="77777777">
        <w:trPr>
          <w:cantSplit/>
        </w:trPr>
        <w:tc>
          <w:tcPr>
            <w:tcW w:w="3400" w:type="dxa"/>
            <w:tcMar>
              <w:top w:w="60" w:type="dxa"/>
              <w:left w:w="90" w:type="dxa"/>
              <w:bottom w:w="60" w:type="dxa"/>
              <w:right w:w="90" w:type="dxa"/>
            </w:tcMar>
          </w:tcPr>
          <w:p w:rsidR="0046729B" w:rsidRDefault="00767123" w14:paraId="71B3AA3F" w14:textId="77777777">
            <w:pPr>
              <w:spacing w:after="0"/>
            </w:pPr>
            <w:r>
              <w:rPr>
                <w:sz w:val="18"/>
                <w:szCs w:val="18"/>
              </w:rPr>
              <w:t>DR Resiliency Strategy</w:t>
            </w:r>
          </w:p>
        </w:tc>
        <w:tc>
          <w:tcPr>
            <w:tcW w:w="6680" w:type="dxa"/>
            <w:tcMar>
              <w:top w:w="60" w:type="dxa"/>
              <w:left w:w="90" w:type="dxa"/>
              <w:bottom w:w="60" w:type="dxa"/>
              <w:right w:w="90" w:type="dxa"/>
            </w:tcMar>
          </w:tcPr>
          <w:p w:rsidR="0046729B" w:rsidRDefault="00767123" w14:paraId="14971A97" w14:textId="77777777">
            <w:pPr>
              <w:spacing w:after="0"/>
            </w:pPr>
            <w:r>
              <w:rPr>
                <w:sz w:val="18"/>
                <w:szCs w:val="18"/>
              </w:rPr>
              <w:t>Multi-AZ LRS (IaaS) / Backup Restore</w:t>
            </w:r>
          </w:p>
        </w:tc>
      </w:tr>
      <w:tr w:rsidR="0046729B" w:rsidTr="19EEAAC3" w14:paraId="64402BD0" w14:textId="77777777">
        <w:trPr>
          <w:cantSplit/>
        </w:trPr>
        <w:tc>
          <w:tcPr>
            <w:tcW w:w="3400" w:type="dxa"/>
            <w:shd w:val="clear" w:color="auto" w:fill="F2F4F6"/>
            <w:tcMar>
              <w:top w:w="60" w:type="dxa"/>
              <w:left w:w="90" w:type="dxa"/>
              <w:bottom w:w="60" w:type="dxa"/>
              <w:right w:w="90" w:type="dxa"/>
            </w:tcMar>
          </w:tcPr>
          <w:p w:rsidR="0046729B" w:rsidRDefault="00767123" w14:paraId="567B62AF" w14:textId="77777777">
            <w:pPr>
              <w:spacing w:after="0"/>
            </w:pPr>
            <w:r>
              <w:rPr>
                <w:sz w:val="18"/>
                <w:szCs w:val="18"/>
              </w:rPr>
              <w:t>User Authentication (internal / external)</w:t>
            </w:r>
          </w:p>
        </w:tc>
        <w:tc>
          <w:tcPr>
            <w:tcW w:w="6680" w:type="dxa"/>
            <w:shd w:val="clear" w:color="auto" w:fill="F2F4F6"/>
            <w:tcMar>
              <w:top w:w="60" w:type="dxa"/>
              <w:left w:w="90" w:type="dxa"/>
              <w:bottom w:w="60" w:type="dxa"/>
              <w:right w:w="90" w:type="dxa"/>
            </w:tcMar>
          </w:tcPr>
          <w:p w:rsidR="0046729B" w:rsidRDefault="00767123" w14:paraId="5685C0BE" w14:textId="77777777">
            <w:pPr>
              <w:spacing w:after="0"/>
            </w:pPr>
            <w:r>
              <w:rPr>
                <w:sz w:val="18"/>
                <w:szCs w:val="18"/>
              </w:rPr>
              <w:t>Aon AD (OAuth / Okta) / Okta (Meridian Architecture)</w:t>
            </w:r>
          </w:p>
        </w:tc>
      </w:tr>
      <w:tr w:rsidR="0046729B" w:rsidTr="19EEAAC3" w14:paraId="0C959571" w14:textId="77777777">
        <w:trPr>
          <w:cantSplit/>
        </w:trPr>
        <w:tc>
          <w:tcPr>
            <w:tcW w:w="3400" w:type="dxa"/>
            <w:tcMar>
              <w:top w:w="60" w:type="dxa"/>
              <w:left w:w="90" w:type="dxa"/>
              <w:bottom w:w="60" w:type="dxa"/>
              <w:right w:w="90" w:type="dxa"/>
            </w:tcMar>
          </w:tcPr>
          <w:p w:rsidR="0046729B" w:rsidRDefault="00767123" w14:paraId="0CDDAEE5" w14:textId="77777777">
            <w:pPr>
              <w:spacing w:after="0"/>
            </w:pPr>
            <w:r>
              <w:rPr>
                <w:sz w:val="18"/>
                <w:szCs w:val="18"/>
              </w:rPr>
              <w:t>API Authentication</w:t>
            </w:r>
          </w:p>
        </w:tc>
        <w:tc>
          <w:tcPr>
            <w:tcW w:w="6680" w:type="dxa"/>
            <w:tcMar>
              <w:top w:w="60" w:type="dxa"/>
              <w:left w:w="90" w:type="dxa"/>
              <w:bottom w:w="60" w:type="dxa"/>
              <w:right w:w="90" w:type="dxa"/>
            </w:tcMar>
          </w:tcPr>
          <w:p w:rsidR="0046729B" w:rsidRDefault="00767123" w14:paraId="2F8B42FC" w14:textId="77777777">
            <w:pPr>
              <w:spacing w:after="0"/>
            </w:pPr>
            <w:r>
              <w:rPr>
                <w:sz w:val="18"/>
                <w:szCs w:val="18"/>
              </w:rPr>
              <w:t>OAuth 2.0 / JWT</w:t>
            </w:r>
          </w:p>
        </w:tc>
      </w:tr>
      <w:tr w:rsidR="0046729B" w:rsidTr="19EEAAC3" w14:paraId="08376344" w14:textId="77777777">
        <w:trPr>
          <w:cantSplit/>
        </w:trPr>
        <w:tc>
          <w:tcPr>
            <w:tcW w:w="3400" w:type="dxa"/>
            <w:shd w:val="clear" w:color="auto" w:fill="F2F4F6"/>
            <w:tcMar>
              <w:top w:w="60" w:type="dxa"/>
              <w:left w:w="90" w:type="dxa"/>
              <w:bottom w:w="60" w:type="dxa"/>
              <w:right w:w="90" w:type="dxa"/>
            </w:tcMar>
          </w:tcPr>
          <w:p w:rsidR="0046729B" w:rsidRDefault="00767123" w14:paraId="6192C5FF" w14:textId="77777777">
            <w:pPr>
              <w:spacing w:after="0"/>
            </w:pPr>
            <w:r>
              <w:rPr>
                <w:sz w:val="18"/>
                <w:szCs w:val="18"/>
              </w:rPr>
              <w:t>Compliance / PEP Exceptions</w:t>
            </w:r>
          </w:p>
        </w:tc>
        <w:tc>
          <w:tcPr>
            <w:tcW w:w="6680" w:type="dxa"/>
            <w:shd w:val="clear" w:color="auto" w:fill="F2F4F6"/>
            <w:tcMar>
              <w:top w:w="60" w:type="dxa"/>
              <w:left w:w="90" w:type="dxa"/>
              <w:bottom w:w="60" w:type="dxa"/>
              <w:right w:w="90" w:type="dxa"/>
            </w:tcMar>
          </w:tcPr>
          <w:p w:rsidR="0046729B" w:rsidRDefault="00767123" w14:paraId="56C2BF72" w14:textId="77777777">
            <w:pPr>
              <w:spacing w:after="0"/>
            </w:pPr>
            <w:r>
              <w:rPr>
                <w:sz w:val="18"/>
                <w:szCs w:val="18"/>
              </w:rPr>
              <w:t>No PEP currently</w:t>
            </w:r>
          </w:p>
        </w:tc>
      </w:tr>
    </w:tbl>
    <w:p w:rsidR="2DEC4369" w:rsidP="0A5AF477" w:rsidRDefault="2DEC4369" w14:paraId="366DC5F6" w14:textId="40E41710">
      <w:pPr>
        <w:pStyle w:val="Heading2"/>
        <w:rPr>
          <w:ins w:author="Chetan Arora" w:date="2026-08-14T20:01:00Z" w16du:dateUtc="2026-08-14T20:01:10Z" w:id="502"/>
          <w:b w:val="0"/>
          <w:sz w:val="20"/>
          <w:szCs w:val="20"/>
        </w:rPr>
      </w:pPr>
      <w:ins w:author="Chetan Arora" w:date="2026-08-14T20:01:00Z" w16du:dateUtc="2026-08-14T20:01:25Z" w:id="503">
        <w:r w:rsidRPr="7F6E562A">
          <w:rPr>
            <w:sz w:val="20"/>
            <w:szCs w:val="20"/>
          </w:rPr>
          <w:t xml:space="preserve">** </w:t>
        </w:r>
        <w:r w:rsidRPr="7F6E562A">
          <w:rPr>
            <w:b w:val="0"/>
            <w:sz w:val="20"/>
            <w:szCs w:val="20"/>
          </w:rPr>
          <w:t>The exact tech stac</w:t>
        </w:r>
      </w:ins>
      <w:ins w:author="Chetan Arora" w:date="2026-08-14T20:02:00Z" w16du:dateUtc="2026-08-14T20:02:59Z" w:id="504">
        <w:r w:rsidRPr="7F6E562A" w:rsidR="64F7FE81">
          <w:rPr>
            <w:b w:val="0"/>
            <w:sz w:val="20"/>
            <w:szCs w:val="20"/>
          </w:rPr>
          <w:t xml:space="preserve">k will </w:t>
        </w:r>
      </w:ins>
      <w:ins w:author="Chetan Arora" w:date="2026-08-14T20:03:00Z" w16du:dateUtc="2026-08-14T20:03:13Z" w:id="505">
        <w:r w:rsidRPr="7F6E562A" w:rsidR="64F7FE81">
          <w:rPr>
            <w:b w:val="0"/>
            <w:sz w:val="20"/>
            <w:szCs w:val="20"/>
            <w:rPrChange w:author="Chetan Arora" w:date="2026-08-14T15:04:00Z" w16du:dateUtc="2026-08-14T20:04:00Z" w:id="506">
              <w:rPr>
                <w:b w:val="0"/>
                <w:bCs w:val="0"/>
              </w:rPr>
            </w:rPrChange>
          </w:rPr>
          <w:t>be confirmed after the Architecture phase</w:t>
        </w:r>
      </w:ins>
      <w:ins w:author="Chetan Arora" w:date="2026-08-14T20:03:00Z" w16du:dateUtc="2026-08-14T20:03:47Z" w:id="507">
        <w:r w:rsidRPr="7F6E562A" w:rsidR="64F7FE81">
          <w:rPr>
            <w:b w:val="0"/>
            <w:sz w:val="20"/>
            <w:szCs w:val="20"/>
            <w:rPrChange w:author="Chetan Arora" w:date="2026-08-14T15:04:00Z" w16du:dateUtc="2026-08-14T20:04:00Z" w:id="508">
              <w:rPr>
                <w:b w:val="0"/>
                <w:bCs w:val="0"/>
              </w:rPr>
            </w:rPrChange>
          </w:rPr>
          <w:t xml:space="preserve">, vendors to </w:t>
        </w:r>
      </w:ins>
      <w:ins w:author="Chetan Arora" w:date="2026-08-14T20:04:00Z" w16du:dateUtc="2026-08-14T20:04:06Z" w:id="509">
        <w:r w:rsidRPr="7F6E562A" w:rsidR="5E1F3C7E">
          <w:rPr>
            <w:b w:val="0"/>
            <w:bCs w:val="0"/>
            <w:sz w:val="20"/>
            <w:szCs w:val="20"/>
            <w:rPrChange w:author="Chetan Arora" w:date="2026-08-14T20:04:00Z" w16du:dateUtc="2026-08-14T20:04:24Z" w:id="510">
              <w:rPr>
                <w:b w:val="0"/>
                <w:bCs w:val="0"/>
              </w:rPr>
            </w:rPrChange>
          </w:rPr>
          <w:t>suggest</w:t>
        </w:r>
      </w:ins>
      <w:ins w:author="Chetan Arora" w:date="2026-08-14T20:03:00Z" w16du:dateUtc="2026-08-14T20:03:47Z" w:id="511">
        <w:r w:rsidRPr="7F6E562A" w:rsidR="64F7FE81">
          <w:rPr>
            <w:b w:val="0"/>
            <w:sz w:val="20"/>
            <w:szCs w:val="20"/>
            <w:rPrChange w:author="Chetan Arora" w:date="2026-08-14T15:04:00Z" w16du:dateUtc="2026-08-14T20:04:00Z" w:id="512">
              <w:rPr>
                <w:b w:val="0"/>
                <w:bCs w:val="0"/>
              </w:rPr>
            </w:rPrChange>
          </w:rPr>
          <w:t xml:space="preserve"> the recommendations based on the experience.</w:t>
        </w:r>
      </w:ins>
    </w:p>
    <w:p w:rsidR="0046729B" w:rsidRDefault="00767123" w14:paraId="4FE7DBED" w14:textId="713A8DB9">
      <w:pPr>
        <w:pStyle w:val="Heading2"/>
      </w:pPr>
      <w:bookmarkStart w:name="_Toc418185113" w:id="513"/>
      <w:r>
        <w:t>Consolidated Non-Functional Requirements</w:t>
      </w:r>
      <w:bookmarkEnd w:id="513"/>
    </w:p>
    <w:p w:rsidR="0046729B" w:rsidRDefault="00767123" w14:paraId="0CED0418" w14:textId="77777777">
      <w:r>
        <w:t>The table set below presents the unique, de-duplicated set of 51 non-functional requirements grouped by category. Priority uses MoSCoW (Must / Should / Could). In general, the portal must comply with the Meridian Pattern reference architecture described earlier in this section. Requirements NFR-01 to NFR-47 are taken from the Consolidated Non-Functional Requirements specification; NFR-48 to NFR-50 record Aon's accessibility standard for client-facing websites; and NFR-51 records the technical notification logging and observability requirement.</w:t>
      </w:r>
    </w:p>
    <w:p w:rsidR="0046729B" w:rsidRDefault="00767123" w14:paraId="7BC2BCE5" w14:textId="61FD92F0">
      <w:pPr>
        <w:pStyle w:val="Heading3"/>
      </w:pPr>
      <w:bookmarkStart w:name="_Toc1443839725" w:id="514"/>
      <w:r>
        <w:t>1. Security &amp; Access Control</w:t>
      </w:r>
      <w:bookmarkEnd w:id="514"/>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900"/>
        <w:gridCol w:w="8080"/>
        <w:gridCol w:w="1100"/>
      </w:tblGrid>
      <w:tr w:rsidR="0046729B" w:rsidTr="78BE6B19" w14:paraId="0DD204F0" w14:textId="77777777">
        <w:trPr>
          <w:tblHeader/>
        </w:trPr>
        <w:tc>
          <w:tcPr>
            <w:tcW w:w="900" w:type="dxa"/>
            <w:shd w:val="clear" w:color="auto" w:fill="1B2A47"/>
            <w:tcMar>
              <w:top w:w="60" w:type="dxa"/>
              <w:left w:w="90" w:type="dxa"/>
              <w:bottom w:w="60" w:type="dxa"/>
              <w:right w:w="90" w:type="dxa"/>
            </w:tcMar>
          </w:tcPr>
          <w:p w:rsidR="0046729B" w:rsidRDefault="00767123" w14:paraId="78D59586" w14:textId="77777777">
            <w:pPr>
              <w:spacing w:after="0"/>
            </w:pPr>
            <w:r>
              <w:rPr>
                <w:b/>
                <w:bCs/>
                <w:color w:val="FFFFFF"/>
                <w:sz w:val="18"/>
                <w:szCs w:val="18"/>
              </w:rPr>
              <w:t>ID</w:t>
            </w:r>
          </w:p>
        </w:tc>
        <w:tc>
          <w:tcPr>
            <w:tcW w:w="8080" w:type="dxa"/>
            <w:shd w:val="clear" w:color="auto" w:fill="1B2A47"/>
            <w:tcMar>
              <w:top w:w="60" w:type="dxa"/>
              <w:left w:w="90" w:type="dxa"/>
              <w:bottom w:w="60" w:type="dxa"/>
              <w:right w:w="90" w:type="dxa"/>
            </w:tcMar>
          </w:tcPr>
          <w:p w:rsidR="0046729B" w:rsidRDefault="00767123" w14:paraId="34D62B18" w14:textId="77777777">
            <w:pPr>
              <w:spacing w:after="0"/>
            </w:pPr>
            <w:r>
              <w:rPr>
                <w:b/>
                <w:bCs/>
                <w:color w:val="FFFFFF"/>
                <w:sz w:val="18"/>
                <w:szCs w:val="18"/>
              </w:rPr>
              <w:t>Requirement</w:t>
            </w:r>
          </w:p>
        </w:tc>
        <w:tc>
          <w:tcPr>
            <w:tcW w:w="1100" w:type="dxa"/>
            <w:shd w:val="clear" w:color="auto" w:fill="1B2A47"/>
            <w:tcMar>
              <w:top w:w="60" w:type="dxa"/>
              <w:left w:w="90" w:type="dxa"/>
              <w:bottom w:w="60" w:type="dxa"/>
              <w:right w:w="90" w:type="dxa"/>
            </w:tcMar>
          </w:tcPr>
          <w:p w:rsidR="0046729B" w:rsidRDefault="00767123" w14:paraId="17400379" w14:textId="77777777">
            <w:pPr>
              <w:spacing w:after="0"/>
            </w:pPr>
            <w:r>
              <w:rPr>
                <w:b/>
                <w:bCs/>
                <w:color w:val="FFFFFF"/>
                <w:sz w:val="18"/>
                <w:szCs w:val="18"/>
              </w:rPr>
              <w:t>Priority</w:t>
            </w:r>
          </w:p>
        </w:tc>
      </w:tr>
      <w:tr w:rsidR="0046729B" w:rsidTr="78BE6B19" w14:paraId="03AA17FC" w14:textId="77777777">
        <w:trPr>
          <w:cantSplit/>
        </w:trPr>
        <w:tc>
          <w:tcPr>
            <w:tcW w:w="900" w:type="dxa"/>
            <w:tcMar>
              <w:top w:w="60" w:type="dxa"/>
              <w:left w:w="90" w:type="dxa"/>
              <w:bottom w:w="60" w:type="dxa"/>
              <w:right w:w="90" w:type="dxa"/>
            </w:tcMar>
          </w:tcPr>
          <w:p w:rsidR="0046729B" w:rsidRDefault="00767123" w14:paraId="4D1425B5" w14:textId="77777777">
            <w:pPr>
              <w:spacing w:after="0"/>
            </w:pPr>
            <w:r>
              <w:rPr>
                <w:sz w:val="17"/>
                <w:szCs w:val="17"/>
              </w:rPr>
              <w:t>NFR-01</w:t>
            </w:r>
          </w:p>
        </w:tc>
        <w:tc>
          <w:tcPr>
            <w:tcW w:w="8080" w:type="dxa"/>
            <w:tcMar>
              <w:top w:w="60" w:type="dxa"/>
              <w:left w:w="90" w:type="dxa"/>
              <w:bottom w:w="60" w:type="dxa"/>
              <w:right w:w="90" w:type="dxa"/>
            </w:tcMar>
          </w:tcPr>
          <w:p w:rsidR="0046729B" w:rsidRDefault="00767123" w14:paraId="18F76547" w14:textId="77777777">
            <w:pPr>
              <w:spacing w:after="0"/>
            </w:pPr>
            <w:r>
              <w:rPr>
                <w:sz w:val="17"/>
                <w:szCs w:val="17"/>
              </w:rPr>
              <w:t>Internal and external users shall access the system from inside/outside the Aon network with proper credentials via Okta (Single Sign-On).</w:t>
            </w:r>
          </w:p>
        </w:tc>
        <w:tc>
          <w:tcPr>
            <w:tcW w:w="1100" w:type="dxa"/>
            <w:tcMar>
              <w:top w:w="60" w:type="dxa"/>
              <w:left w:w="90" w:type="dxa"/>
              <w:bottom w:w="60" w:type="dxa"/>
              <w:right w:w="90" w:type="dxa"/>
            </w:tcMar>
          </w:tcPr>
          <w:p w:rsidR="0046729B" w:rsidRDefault="00767123" w14:paraId="65F50412" w14:textId="77777777">
            <w:pPr>
              <w:spacing w:after="0"/>
            </w:pPr>
            <w:r>
              <w:rPr>
                <w:sz w:val="17"/>
                <w:szCs w:val="17"/>
              </w:rPr>
              <w:t>Must</w:t>
            </w:r>
          </w:p>
        </w:tc>
      </w:tr>
      <w:tr w:rsidR="0046729B" w:rsidTr="78BE6B19" w14:paraId="00CEA621" w14:textId="77777777">
        <w:trPr>
          <w:cantSplit/>
        </w:trPr>
        <w:tc>
          <w:tcPr>
            <w:tcW w:w="900" w:type="dxa"/>
            <w:shd w:val="clear" w:color="auto" w:fill="F2F4F6"/>
            <w:tcMar>
              <w:top w:w="60" w:type="dxa"/>
              <w:left w:w="90" w:type="dxa"/>
              <w:bottom w:w="60" w:type="dxa"/>
              <w:right w:w="90" w:type="dxa"/>
            </w:tcMar>
          </w:tcPr>
          <w:p w:rsidR="0046729B" w:rsidRDefault="00767123" w14:paraId="2F66D22C" w14:textId="77777777">
            <w:pPr>
              <w:spacing w:after="0"/>
            </w:pPr>
            <w:r>
              <w:rPr>
                <w:sz w:val="17"/>
                <w:szCs w:val="17"/>
              </w:rPr>
              <w:t>NFR-02</w:t>
            </w:r>
          </w:p>
        </w:tc>
        <w:tc>
          <w:tcPr>
            <w:tcW w:w="8080" w:type="dxa"/>
            <w:shd w:val="clear" w:color="auto" w:fill="F2F4F6"/>
            <w:tcMar>
              <w:top w:w="60" w:type="dxa"/>
              <w:left w:w="90" w:type="dxa"/>
              <w:bottom w:w="60" w:type="dxa"/>
              <w:right w:w="90" w:type="dxa"/>
            </w:tcMar>
          </w:tcPr>
          <w:p w:rsidR="0046729B" w:rsidRDefault="00767123" w14:paraId="1699C199" w14:textId="77777777">
            <w:pPr>
              <w:spacing w:after="0"/>
            </w:pPr>
            <w:r>
              <w:rPr>
                <w:sz w:val="17"/>
                <w:szCs w:val="17"/>
              </w:rPr>
              <w:t>Internal users' credentials shall be maintained in the AD AonNET domain; Windows/Aon AD authentication shall be enabled for internal users. Users will be onboarded in Meridian.</w:t>
            </w:r>
          </w:p>
        </w:tc>
        <w:tc>
          <w:tcPr>
            <w:tcW w:w="1100" w:type="dxa"/>
            <w:shd w:val="clear" w:color="auto" w:fill="F2F4F6"/>
            <w:tcMar>
              <w:top w:w="60" w:type="dxa"/>
              <w:left w:w="90" w:type="dxa"/>
              <w:bottom w:w="60" w:type="dxa"/>
              <w:right w:w="90" w:type="dxa"/>
            </w:tcMar>
          </w:tcPr>
          <w:p w:rsidR="0046729B" w:rsidRDefault="00767123" w14:paraId="23A4B55E" w14:textId="77777777">
            <w:pPr>
              <w:spacing w:after="0"/>
            </w:pPr>
            <w:r>
              <w:rPr>
                <w:sz w:val="17"/>
                <w:szCs w:val="17"/>
              </w:rPr>
              <w:t>Must</w:t>
            </w:r>
          </w:p>
        </w:tc>
      </w:tr>
      <w:tr w:rsidR="0046729B" w:rsidTr="78BE6B19" w14:paraId="0907D7E5" w14:textId="77777777">
        <w:trPr>
          <w:cantSplit/>
        </w:trPr>
        <w:tc>
          <w:tcPr>
            <w:tcW w:w="900" w:type="dxa"/>
            <w:tcMar>
              <w:top w:w="60" w:type="dxa"/>
              <w:left w:w="90" w:type="dxa"/>
              <w:bottom w:w="60" w:type="dxa"/>
              <w:right w:w="90" w:type="dxa"/>
            </w:tcMar>
          </w:tcPr>
          <w:p w:rsidR="0046729B" w:rsidRDefault="00767123" w14:paraId="12C7DE56" w14:textId="77777777">
            <w:pPr>
              <w:spacing w:after="0"/>
            </w:pPr>
            <w:r>
              <w:rPr>
                <w:sz w:val="17"/>
                <w:szCs w:val="17"/>
              </w:rPr>
              <w:t>NFR-03</w:t>
            </w:r>
          </w:p>
        </w:tc>
        <w:tc>
          <w:tcPr>
            <w:tcW w:w="8080" w:type="dxa"/>
            <w:tcMar>
              <w:top w:w="60" w:type="dxa"/>
              <w:left w:w="90" w:type="dxa"/>
              <w:bottom w:w="60" w:type="dxa"/>
              <w:right w:w="90" w:type="dxa"/>
            </w:tcMar>
          </w:tcPr>
          <w:p w:rsidR="0046729B" w:rsidRDefault="00767123" w14:paraId="18A95260" w14:textId="77777777">
            <w:pPr>
              <w:spacing w:after="0"/>
            </w:pPr>
            <w:r>
              <w:rPr>
                <w:sz w:val="17"/>
                <w:szCs w:val="17"/>
              </w:rPr>
              <w:t>External users shall be onboarded in Meridian, with a registration email issued to the user to set up MFA and Okta credentials for login. Internal users shall have the ability to provision external users.</w:t>
            </w:r>
          </w:p>
        </w:tc>
        <w:tc>
          <w:tcPr>
            <w:tcW w:w="1100" w:type="dxa"/>
            <w:tcMar>
              <w:top w:w="60" w:type="dxa"/>
              <w:left w:w="90" w:type="dxa"/>
              <w:bottom w:w="60" w:type="dxa"/>
              <w:right w:w="90" w:type="dxa"/>
            </w:tcMar>
          </w:tcPr>
          <w:p w:rsidR="0046729B" w:rsidRDefault="00767123" w14:paraId="32C9F6A5" w14:textId="77777777">
            <w:pPr>
              <w:spacing w:after="0"/>
            </w:pPr>
            <w:r>
              <w:rPr>
                <w:sz w:val="17"/>
                <w:szCs w:val="17"/>
              </w:rPr>
              <w:t>Must</w:t>
            </w:r>
          </w:p>
        </w:tc>
      </w:tr>
      <w:tr w:rsidR="0046729B" w:rsidTr="78BE6B19" w14:paraId="1D058108" w14:textId="77777777">
        <w:trPr>
          <w:cantSplit/>
        </w:trPr>
        <w:tc>
          <w:tcPr>
            <w:tcW w:w="900" w:type="dxa"/>
            <w:shd w:val="clear" w:color="auto" w:fill="F2F4F6"/>
            <w:tcMar>
              <w:top w:w="60" w:type="dxa"/>
              <w:left w:w="90" w:type="dxa"/>
              <w:bottom w:w="60" w:type="dxa"/>
              <w:right w:w="90" w:type="dxa"/>
            </w:tcMar>
          </w:tcPr>
          <w:p w:rsidR="0046729B" w:rsidRDefault="00767123" w14:paraId="0CF23403" w14:textId="77777777">
            <w:pPr>
              <w:spacing w:after="0"/>
              <w:rPr>
                <w:sz w:val="17"/>
                <w:szCs w:val="17"/>
                <w:rPrChange w:author="Chetan Arora" w:date="2026-08-07T17:30:00Z" w16du:dateUtc="2026-08-07T22:30:00Z" w:id="515">
                  <w:rPr/>
                </w:rPrChange>
              </w:rPr>
            </w:pPr>
            <w:r>
              <w:rPr>
                <w:sz w:val="17"/>
                <w:szCs w:val="17"/>
              </w:rPr>
              <w:t>NFR-04</w:t>
            </w:r>
          </w:p>
        </w:tc>
        <w:tc>
          <w:tcPr>
            <w:tcW w:w="8080" w:type="dxa"/>
            <w:shd w:val="clear" w:color="auto" w:fill="F2F4F6"/>
            <w:tcMar>
              <w:top w:w="60" w:type="dxa"/>
              <w:left w:w="90" w:type="dxa"/>
              <w:bottom w:w="60" w:type="dxa"/>
              <w:right w:w="90" w:type="dxa"/>
            </w:tcMar>
          </w:tcPr>
          <w:p w:rsidR="0046729B" w:rsidP="2F9825B4" w:rsidRDefault="00767123" w14:paraId="7FB7C76C" w14:textId="5E1D13DA">
            <w:pPr>
              <w:spacing w:after="0"/>
              <w:rPr>
                <w:ins w:author="Chetan Arora" w:date="2026-08-07T22:29:00Z" w16du:dateUtc="2026-08-07T22:29:51Z" w:id="615818105"/>
                <w:sz w:val="17"/>
                <w:szCs w:val="17"/>
              </w:rPr>
            </w:pPr>
          </w:p>
          <w:p w:rsidR="0046729B" w:rsidP="78BE6B19" w:rsidRDefault="1CB065FD" w14:paraId="061AD9E8" w14:textId="73BE3C03">
            <w:pPr>
              <w:spacing w:after="0" w:line="300" w:lineRule="auto"/>
              <w:rPr>
                <w:sz w:val="16"/>
                <w:szCs w:val="16"/>
                <w:rPrChange w:author="Chetan Arora" w:date="2026-08-07T22:30:00Z" w:id="689856084">
                  <w:rPr>
                    <w:rFonts w:ascii="Segoe UI" w:hAnsi="Segoe UI" w:eastAsia="Segoe UI" w:cs="Segoe UI"/>
                    <w:sz w:val="21"/>
                    <w:szCs w:val="21"/>
                  </w:rPr>
                </w:rPrChange>
              </w:rPr>
              <w:pPrChange w:author="Chetan Arora" w:date="2026-08-07T22:29:00Z" w:id="523">
                <w:pPr/>
              </w:pPrChange>
            </w:pPr>
            <w:r w:rsidRPr="78BE6B19" w:rsidR="17DA9008">
              <w:rPr>
                <w:sz w:val="21"/>
                <w:szCs w:val="21"/>
                <w:rPrChange w:author="Chetan Arora" w:date="2026-08-07T22:30:00Z" w16du:dateUtc="2026-08-07T22:30:04Z" w:id="1162696067">
                  <w:rPr>
                    <w:rFonts w:ascii="Segoe UI" w:hAnsi="Segoe UI" w:eastAsia="Segoe UI" w:cs="Segoe UI"/>
                    <w:sz w:val="21"/>
                    <w:szCs w:val="21"/>
                  </w:rPr>
                </w:rPrChange>
              </w:rPr>
              <w:t>R</w:t>
            </w:r>
            <w:r w:rsidRPr="78BE6B19" w:rsidR="17DA9008">
              <w:rPr>
                <w:sz w:val="16"/>
                <w:szCs w:val="16"/>
                <w:rPrChange w:author="Chetan Arora" w:date="2026-08-07T22:30:00Z" w16du:dateUtc="2026-08-07T22:30:04Z" w:id="1446125066">
                  <w:rPr>
                    <w:rFonts w:ascii="Segoe UI" w:hAnsi="Segoe UI" w:eastAsia="Segoe UI" w:cs="Segoe UI"/>
                    <w:sz w:val="21"/>
                    <w:szCs w:val="21"/>
                  </w:rPr>
                </w:rPrChange>
              </w:rPr>
              <w:t>ole-based authorizations shall restrict access to application functionality, data, documents, reports, and administrative capabilities for both internal and external users, based on role type, assigned permissions, and client-defined hierarchy/grouping structures. The solution shall support delegated client administration, enabling authorized client users to manage their organization's user base, including user provisioning, role assignment, permission management, and access updates within their authorized scope.</w:t>
            </w:r>
          </w:p>
          <w:p w:rsidR="0046729B" w:rsidRDefault="0046729B" w14:paraId="42C221AE" w14:textId="37E81F5D">
            <w:pPr>
              <w:spacing w:after="0"/>
              <w:rPr>
                <w:sz w:val="17"/>
                <w:szCs w:val="17"/>
              </w:rPr>
            </w:pPr>
          </w:p>
        </w:tc>
        <w:tc>
          <w:tcPr>
            <w:tcW w:w="1100" w:type="dxa"/>
            <w:shd w:val="clear" w:color="auto" w:fill="F2F4F6"/>
            <w:tcMar>
              <w:top w:w="60" w:type="dxa"/>
              <w:left w:w="90" w:type="dxa"/>
              <w:bottom w:w="60" w:type="dxa"/>
              <w:right w:w="90" w:type="dxa"/>
            </w:tcMar>
          </w:tcPr>
          <w:p w:rsidR="0046729B" w:rsidRDefault="00767123" w14:paraId="2C92F674" w14:textId="77777777">
            <w:pPr>
              <w:spacing w:after="0"/>
            </w:pPr>
            <w:r>
              <w:rPr>
                <w:sz w:val="17"/>
                <w:szCs w:val="17"/>
              </w:rPr>
              <w:t>Must</w:t>
            </w:r>
          </w:p>
        </w:tc>
      </w:tr>
      <w:tr w:rsidR="0046729B" w:rsidTr="78BE6B19" w14:paraId="3882DBBE" w14:textId="77777777">
        <w:trPr>
          <w:cantSplit/>
        </w:trPr>
        <w:tc>
          <w:tcPr>
            <w:tcW w:w="900" w:type="dxa"/>
            <w:tcMar>
              <w:top w:w="60" w:type="dxa"/>
              <w:left w:w="90" w:type="dxa"/>
              <w:bottom w:w="60" w:type="dxa"/>
              <w:right w:w="90" w:type="dxa"/>
            </w:tcMar>
          </w:tcPr>
          <w:p w:rsidR="0046729B" w:rsidRDefault="00767123" w14:paraId="7733CEEB" w14:textId="77777777">
            <w:pPr>
              <w:spacing w:after="0"/>
            </w:pPr>
            <w:r>
              <w:rPr>
                <w:sz w:val="17"/>
                <w:szCs w:val="17"/>
              </w:rPr>
              <w:t>NFR-05</w:t>
            </w:r>
          </w:p>
        </w:tc>
        <w:tc>
          <w:tcPr>
            <w:tcW w:w="8080" w:type="dxa"/>
            <w:tcMar>
              <w:top w:w="60" w:type="dxa"/>
              <w:left w:w="90" w:type="dxa"/>
              <w:bottom w:w="60" w:type="dxa"/>
              <w:right w:w="90" w:type="dxa"/>
            </w:tcMar>
          </w:tcPr>
          <w:p w:rsidR="0046729B" w:rsidRDefault="00767123" w14:paraId="1996045C" w14:textId="77777777">
            <w:pPr>
              <w:spacing w:after="0"/>
            </w:pPr>
            <w:r>
              <w:rPr>
                <w:sz w:val="17"/>
                <w:szCs w:val="17"/>
              </w:rPr>
              <w:t>Two levels of document security (node level and document level) shall be enforced, with document attributes such as Default, Internal, View on Web, Modify on Web and Access Controlled.</w:t>
            </w:r>
          </w:p>
        </w:tc>
        <w:tc>
          <w:tcPr>
            <w:tcW w:w="1100" w:type="dxa"/>
            <w:tcMar>
              <w:top w:w="60" w:type="dxa"/>
              <w:left w:w="90" w:type="dxa"/>
              <w:bottom w:w="60" w:type="dxa"/>
              <w:right w:w="90" w:type="dxa"/>
            </w:tcMar>
          </w:tcPr>
          <w:p w:rsidR="0046729B" w:rsidRDefault="00767123" w14:paraId="2B3201FC" w14:textId="77777777">
            <w:pPr>
              <w:spacing w:after="0"/>
            </w:pPr>
            <w:r>
              <w:rPr>
                <w:sz w:val="17"/>
                <w:szCs w:val="17"/>
              </w:rPr>
              <w:t>Should</w:t>
            </w:r>
          </w:p>
        </w:tc>
      </w:tr>
      <w:tr w:rsidR="0046729B" w:rsidTr="78BE6B19" w14:paraId="24E878AE" w14:textId="77777777">
        <w:trPr>
          <w:cantSplit/>
        </w:trPr>
        <w:tc>
          <w:tcPr>
            <w:tcW w:w="900" w:type="dxa"/>
            <w:shd w:val="clear" w:color="auto" w:fill="F2F4F6"/>
            <w:tcMar>
              <w:top w:w="60" w:type="dxa"/>
              <w:left w:w="90" w:type="dxa"/>
              <w:bottom w:w="60" w:type="dxa"/>
              <w:right w:w="90" w:type="dxa"/>
            </w:tcMar>
          </w:tcPr>
          <w:p w:rsidR="0046729B" w:rsidRDefault="00767123" w14:paraId="0F34CE89" w14:textId="77777777">
            <w:pPr>
              <w:spacing w:after="0"/>
            </w:pPr>
            <w:r>
              <w:rPr>
                <w:sz w:val="17"/>
                <w:szCs w:val="17"/>
              </w:rPr>
              <w:t>NFR-06</w:t>
            </w:r>
          </w:p>
        </w:tc>
        <w:tc>
          <w:tcPr>
            <w:tcW w:w="8080" w:type="dxa"/>
            <w:shd w:val="clear" w:color="auto" w:fill="F2F4F6"/>
            <w:tcMar>
              <w:top w:w="60" w:type="dxa"/>
              <w:left w:w="90" w:type="dxa"/>
              <w:bottom w:w="60" w:type="dxa"/>
              <w:right w:w="90" w:type="dxa"/>
            </w:tcMar>
          </w:tcPr>
          <w:p w:rsidR="0046729B" w:rsidRDefault="00767123" w14:paraId="77E40E52" w14:textId="77777777">
            <w:pPr>
              <w:spacing w:after="0"/>
            </w:pPr>
            <w:r>
              <w:rPr>
                <w:sz w:val="17"/>
                <w:szCs w:val="17"/>
              </w:rPr>
              <w:t>Service (non-user) accounts / gMSA shall hold only the privileges required to run batch jobs, DMS and web services.</w:t>
            </w:r>
          </w:p>
        </w:tc>
        <w:tc>
          <w:tcPr>
            <w:tcW w:w="1100" w:type="dxa"/>
            <w:shd w:val="clear" w:color="auto" w:fill="F2F4F6"/>
            <w:tcMar>
              <w:top w:w="60" w:type="dxa"/>
              <w:left w:w="90" w:type="dxa"/>
              <w:bottom w:w="60" w:type="dxa"/>
              <w:right w:w="90" w:type="dxa"/>
            </w:tcMar>
          </w:tcPr>
          <w:p w:rsidR="0046729B" w:rsidRDefault="00767123" w14:paraId="0306549B" w14:textId="77777777">
            <w:pPr>
              <w:spacing w:after="0"/>
            </w:pPr>
            <w:r>
              <w:rPr>
                <w:sz w:val="17"/>
                <w:szCs w:val="17"/>
              </w:rPr>
              <w:t>Must</w:t>
            </w:r>
          </w:p>
        </w:tc>
      </w:tr>
    </w:tbl>
    <w:p w:rsidR="0046729B" w:rsidRDefault="00767123" w14:paraId="056A71CD" w14:textId="4F9FB7B8">
      <w:pPr>
        <w:pStyle w:val="Heading3"/>
      </w:pPr>
      <w:bookmarkStart w:name="_Toc1363155999" w:id="527"/>
      <w:r>
        <w:t>2. Data Classification, Encryption &amp; Compliance</w:t>
      </w:r>
      <w:bookmarkEnd w:id="527"/>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900"/>
        <w:gridCol w:w="8080"/>
        <w:gridCol w:w="1100"/>
      </w:tblGrid>
      <w:tr w:rsidR="0046729B" w14:paraId="14FF21BB" w14:textId="77777777">
        <w:trPr>
          <w:tblHeader/>
        </w:trPr>
        <w:tc>
          <w:tcPr>
            <w:tcW w:w="900" w:type="dxa"/>
            <w:shd w:val="clear" w:color="auto" w:fill="1B2A47"/>
            <w:tcMar>
              <w:top w:w="60" w:type="dxa"/>
              <w:left w:w="90" w:type="dxa"/>
              <w:bottom w:w="60" w:type="dxa"/>
              <w:right w:w="90" w:type="dxa"/>
            </w:tcMar>
          </w:tcPr>
          <w:p w:rsidR="0046729B" w:rsidRDefault="00767123" w14:paraId="5F9C6DA2" w14:textId="77777777">
            <w:pPr>
              <w:spacing w:after="0"/>
            </w:pPr>
            <w:r>
              <w:rPr>
                <w:b/>
                <w:bCs/>
                <w:color w:val="FFFFFF"/>
                <w:sz w:val="18"/>
                <w:szCs w:val="18"/>
              </w:rPr>
              <w:t>ID</w:t>
            </w:r>
          </w:p>
        </w:tc>
        <w:tc>
          <w:tcPr>
            <w:tcW w:w="8080" w:type="dxa"/>
            <w:shd w:val="clear" w:color="auto" w:fill="1B2A47"/>
            <w:tcMar>
              <w:top w:w="60" w:type="dxa"/>
              <w:left w:w="90" w:type="dxa"/>
              <w:bottom w:w="60" w:type="dxa"/>
              <w:right w:w="90" w:type="dxa"/>
            </w:tcMar>
          </w:tcPr>
          <w:p w:rsidR="0046729B" w:rsidRDefault="00767123" w14:paraId="0F26C77B" w14:textId="77777777">
            <w:pPr>
              <w:spacing w:after="0"/>
            </w:pPr>
            <w:r>
              <w:rPr>
                <w:b/>
                <w:bCs/>
                <w:color w:val="FFFFFF"/>
                <w:sz w:val="18"/>
                <w:szCs w:val="18"/>
              </w:rPr>
              <w:t>Requirement</w:t>
            </w:r>
          </w:p>
        </w:tc>
        <w:tc>
          <w:tcPr>
            <w:tcW w:w="1100" w:type="dxa"/>
            <w:shd w:val="clear" w:color="auto" w:fill="1B2A47"/>
            <w:tcMar>
              <w:top w:w="60" w:type="dxa"/>
              <w:left w:w="90" w:type="dxa"/>
              <w:bottom w:w="60" w:type="dxa"/>
              <w:right w:w="90" w:type="dxa"/>
            </w:tcMar>
          </w:tcPr>
          <w:p w:rsidR="0046729B" w:rsidRDefault="00767123" w14:paraId="5DBF752D" w14:textId="77777777">
            <w:pPr>
              <w:spacing w:after="0"/>
            </w:pPr>
            <w:r>
              <w:rPr>
                <w:b/>
                <w:bCs/>
                <w:color w:val="FFFFFF"/>
                <w:sz w:val="18"/>
                <w:szCs w:val="18"/>
              </w:rPr>
              <w:t>Priority</w:t>
            </w:r>
          </w:p>
        </w:tc>
      </w:tr>
      <w:tr w:rsidR="0046729B" w14:paraId="195A171A" w14:textId="77777777">
        <w:trPr>
          <w:cantSplit/>
        </w:trPr>
        <w:tc>
          <w:tcPr>
            <w:tcW w:w="900" w:type="dxa"/>
            <w:tcMar>
              <w:top w:w="60" w:type="dxa"/>
              <w:left w:w="90" w:type="dxa"/>
              <w:bottom w:w="60" w:type="dxa"/>
              <w:right w:w="90" w:type="dxa"/>
            </w:tcMar>
          </w:tcPr>
          <w:p w:rsidR="0046729B" w:rsidRDefault="00767123" w14:paraId="1ABDC95E" w14:textId="77777777">
            <w:pPr>
              <w:spacing w:after="0"/>
            </w:pPr>
            <w:r>
              <w:rPr>
                <w:sz w:val="17"/>
                <w:szCs w:val="17"/>
              </w:rPr>
              <w:t>NFR-07</w:t>
            </w:r>
          </w:p>
        </w:tc>
        <w:tc>
          <w:tcPr>
            <w:tcW w:w="8080" w:type="dxa"/>
            <w:tcMar>
              <w:top w:w="60" w:type="dxa"/>
              <w:left w:w="90" w:type="dxa"/>
              <w:bottom w:w="60" w:type="dxa"/>
              <w:right w:w="90" w:type="dxa"/>
            </w:tcMar>
          </w:tcPr>
          <w:p w:rsidR="0046729B" w:rsidRDefault="00767123" w14:paraId="7DE2EB18" w14:textId="77777777">
            <w:pPr>
              <w:spacing w:after="0"/>
            </w:pPr>
            <w:r>
              <w:rPr>
                <w:sz w:val="17"/>
                <w:szCs w:val="17"/>
              </w:rPr>
              <w:t>The application's Data Classification shall be recorded per the Aon Data Security: Data Classification Standard (e.g. Highly Confidential, Confidential, Internal, Public).</w:t>
            </w:r>
          </w:p>
        </w:tc>
        <w:tc>
          <w:tcPr>
            <w:tcW w:w="1100" w:type="dxa"/>
            <w:tcMar>
              <w:top w:w="60" w:type="dxa"/>
              <w:left w:w="90" w:type="dxa"/>
              <w:bottom w:w="60" w:type="dxa"/>
              <w:right w:w="90" w:type="dxa"/>
            </w:tcMar>
          </w:tcPr>
          <w:p w:rsidR="0046729B" w:rsidRDefault="00767123" w14:paraId="0561F0A8" w14:textId="77777777">
            <w:pPr>
              <w:spacing w:after="0"/>
            </w:pPr>
            <w:r>
              <w:rPr>
                <w:sz w:val="17"/>
                <w:szCs w:val="17"/>
              </w:rPr>
              <w:t>Must</w:t>
            </w:r>
          </w:p>
        </w:tc>
      </w:tr>
      <w:tr w:rsidR="0046729B" w14:paraId="580A1F4D" w14:textId="77777777">
        <w:trPr>
          <w:cantSplit/>
        </w:trPr>
        <w:tc>
          <w:tcPr>
            <w:tcW w:w="900" w:type="dxa"/>
            <w:shd w:val="clear" w:color="auto" w:fill="F2F4F6"/>
            <w:tcMar>
              <w:top w:w="60" w:type="dxa"/>
              <w:left w:w="90" w:type="dxa"/>
              <w:bottom w:w="60" w:type="dxa"/>
              <w:right w:w="90" w:type="dxa"/>
            </w:tcMar>
          </w:tcPr>
          <w:p w:rsidR="0046729B" w:rsidRDefault="00767123" w14:paraId="30351185" w14:textId="77777777">
            <w:pPr>
              <w:spacing w:after="0"/>
            </w:pPr>
            <w:r>
              <w:rPr>
                <w:sz w:val="17"/>
                <w:szCs w:val="17"/>
              </w:rPr>
              <w:t>NFR-08</w:t>
            </w:r>
          </w:p>
        </w:tc>
        <w:tc>
          <w:tcPr>
            <w:tcW w:w="8080" w:type="dxa"/>
            <w:shd w:val="clear" w:color="auto" w:fill="F2F4F6"/>
            <w:tcMar>
              <w:top w:w="60" w:type="dxa"/>
              <w:left w:w="90" w:type="dxa"/>
              <w:bottom w:w="60" w:type="dxa"/>
              <w:right w:w="90" w:type="dxa"/>
            </w:tcMar>
          </w:tcPr>
          <w:p w:rsidR="0046729B" w:rsidRDefault="00767123" w14:paraId="7EEDE352" w14:textId="77777777">
            <w:pPr>
              <w:spacing w:after="0"/>
            </w:pPr>
            <w:r>
              <w:rPr>
                <w:sz w:val="17"/>
                <w:szCs w:val="17"/>
              </w:rPr>
              <w:t>Encryption in transit shall use TLS 1.2 or higher per the Aon Encryption Standard.</w:t>
            </w:r>
          </w:p>
        </w:tc>
        <w:tc>
          <w:tcPr>
            <w:tcW w:w="1100" w:type="dxa"/>
            <w:shd w:val="clear" w:color="auto" w:fill="F2F4F6"/>
            <w:tcMar>
              <w:top w:w="60" w:type="dxa"/>
              <w:left w:w="90" w:type="dxa"/>
              <w:bottom w:w="60" w:type="dxa"/>
              <w:right w:w="90" w:type="dxa"/>
            </w:tcMar>
          </w:tcPr>
          <w:p w:rsidR="0046729B" w:rsidRDefault="00767123" w14:paraId="0736AFFD" w14:textId="77777777">
            <w:pPr>
              <w:spacing w:after="0"/>
            </w:pPr>
            <w:r>
              <w:rPr>
                <w:sz w:val="17"/>
                <w:szCs w:val="17"/>
              </w:rPr>
              <w:t>Must</w:t>
            </w:r>
          </w:p>
        </w:tc>
      </w:tr>
      <w:tr w:rsidR="0046729B" w14:paraId="38BDD464" w14:textId="77777777">
        <w:trPr>
          <w:cantSplit/>
        </w:trPr>
        <w:tc>
          <w:tcPr>
            <w:tcW w:w="900" w:type="dxa"/>
            <w:tcMar>
              <w:top w:w="60" w:type="dxa"/>
              <w:left w:w="90" w:type="dxa"/>
              <w:bottom w:w="60" w:type="dxa"/>
              <w:right w:w="90" w:type="dxa"/>
            </w:tcMar>
          </w:tcPr>
          <w:p w:rsidR="0046729B" w:rsidRDefault="00767123" w14:paraId="175FB520" w14:textId="77777777">
            <w:pPr>
              <w:spacing w:after="0"/>
            </w:pPr>
            <w:r>
              <w:rPr>
                <w:sz w:val="17"/>
                <w:szCs w:val="17"/>
              </w:rPr>
              <w:t>NFR-09</w:t>
            </w:r>
          </w:p>
        </w:tc>
        <w:tc>
          <w:tcPr>
            <w:tcW w:w="8080" w:type="dxa"/>
            <w:tcMar>
              <w:top w:w="60" w:type="dxa"/>
              <w:left w:w="90" w:type="dxa"/>
              <w:bottom w:w="60" w:type="dxa"/>
              <w:right w:w="90" w:type="dxa"/>
            </w:tcMar>
          </w:tcPr>
          <w:p w:rsidR="0046729B" w:rsidRDefault="00767123" w14:paraId="4DB45288" w14:textId="77777777">
            <w:pPr>
              <w:spacing w:after="0"/>
            </w:pPr>
            <w:r>
              <w:rPr>
                <w:sz w:val="17"/>
                <w:szCs w:val="17"/>
              </w:rPr>
              <w:t>Encryption at rest shall be enforced using an approved method (e.g. TDE, CipherTrust Encryption (CTE), BitLocker, CMK) per the Aon Encryption Standard.</w:t>
            </w:r>
          </w:p>
        </w:tc>
        <w:tc>
          <w:tcPr>
            <w:tcW w:w="1100" w:type="dxa"/>
            <w:tcMar>
              <w:top w:w="60" w:type="dxa"/>
              <w:left w:w="90" w:type="dxa"/>
              <w:bottom w:w="60" w:type="dxa"/>
              <w:right w:w="90" w:type="dxa"/>
            </w:tcMar>
          </w:tcPr>
          <w:p w:rsidR="0046729B" w:rsidRDefault="00767123" w14:paraId="19CF174E" w14:textId="77777777">
            <w:pPr>
              <w:spacing w:after="0"/>
            </w:pPr>
            <w:r>
              <w:rPr>
                <w:sz w:val="17"/>
                <w:szCs w:val="17"/>
              </w:rPr>
              <w:t>Must</w:t>
            </w:r>
          </w:p>
        </w:tc>
      </w:tr>
      <w:tr w:rsidR="0046729B" w14:paraId="01F510C9" w14:textId="77777777">
        <w:trPr>
          <w:cantSplit/>
        </w:trPr>
        <w:tc>
          <w:tcPr>
            <w:tcW w:w="900" w:type="dxa"/>
            <w:shd w:val="clear" w:color="auto" w:fill="F2F4F6"/>
            <w:tcMar>
              <w:top w:w="60" w:type="dxa"/>
              <w:left w:w="90" w:type="dxa"/>
              <w:bottom w:w="60" w:type="dxa"/>
              <w:right w:w="90" w:type="dxa"/>
            </w:tcMar>
          </w:tcPr>
          <w:p w:rsidR="0046729B" w:rsidRDefault="00767123" w14:paraId="6589DDFD" w14:textId="77777777">
            <w:pPr>
              <w:spacing w:after="0"/>
            </w:pPr>
            <w:r>
              <w:rPr>
                <w:sz w:val="17"/>
                <w:szCs w:val="17"/>
              </w:rPr>
              <w:t>NFR-10</w:t>
            </w:r>
          </w:p>
        </w:tc>
        <w:tc>
          <w:tcPr>
            <w:tcW w:w="8080" w:type="dxa"/>
            <w:shd w:val="clear" w:color="auto" w:fill="F2F4F6"/>
            <w:tcMar>
              <w:top w:w="60" w:type="dxa"/>
              <w:left w:w="90" w:type="dxa"/>
              <w:bottom w:w="60" w:type="dxa"/>
              <w:right w:w="90" w:type="dxa"/>
            </w:tcMar>
          </w:tcPr>
          <w:p w:rsidR="0046729B" w:rsidRDefault="00767123" w14:paraId="75160EB2" w14:textId="77777777">
            <w:pPr>
              <w:spacing w:after="0"/>
            </w:pPr>
            <w:r>
              <w:rPr>
                <w:sz w:val="17"/>
                <w:szCs w:val="17"/>
              </w:rPr>
              <w:t>The Application Risk Rating (Critical / Significant / Important / Moderate / Minor) shall be assessed and documented.</w:t>
            </w:r>
          </w:p>
        </w:tc>
        <w:tc>
          <w:tcPr>
            <w:tcW w:w="1100" w:type="dxa"/>
            <w:shd w:val="clear" w:color="auto" w:fill="F2F4F6"/>
            <w:tcMar>
              <w:top w:w="60" w:type="dxa"/>
              <w:left w:w="90" w:type="dxa"/>
              <w:bottom w:w="60" w:type="dxa"/>
              <w:right w:w="90" w:type="dxa"/>
            </w:tcMar>
          </w:tcPr>
          <w:p w:rsidR="0046729B" w:rsidRDefault="00767123" w14:paraId="6A3EB00F" w14:textId="77777777">
            <w:pPr>
              <w:spacing w:after="0"/>
            </w:pPr>
            <w:r>
              <w:rPr>
                <w:sz w:val="17"/>
                <w:szCs w:val="17"/>
              </w:rPr>
              <w:t>Must</w:t>
            </w:r>
          </w:p>
        </w:tc>
      </w:tr>
      <w:tr w:rsidR="0046729B" w14:paraId="28A4434F" w14:textId="77777777">
        <w:trPr>
          <w:cantSplit/>
        </w:trPr>
        <w:tc>
          <w:tcPr>
            <w:tcW w:w="900" w:type="dxa"/>
            <w:tcMar>
              <w:top w:w="60" w:type="dxa"/>
              <w:left w:w="90" w:type="dxa"/>
              <w:bottom w:w="60" w:type="dxa"/>
              <w:right w:w="90" w:type="dxa"/>
            </w:tcMar>
          </w:tcPr>
          <w:p w:rsidR="0046729B" w:rsidRDefault="00767123" w14:paraId="3191A0A0" w14:textId="77777777">
            <w:pPr>
              <w:spacing w:after="0"/>
            </w:pPr>
            <w:r>
              <w:rPr>
                <w:sz w:val="17"/>
                <w:szCs w:val="17"/>
              </w:rPr>
              <w:t>NFR-11</w:t>
            </w:r>
          </w:p>
        </w:tc>
        <w:tc>
          <w:tcPr>
            <w:tcW w:w="8080" w:type="dxa"/>
            <w:tcMar>
              <w:top w:w="60" w:type="dxa"/>
              <w:left w:w="90" w:type="dxa"/>
              <w:bottom w:w="60" w:type="dxa"/>
              <w:right w:w="90" w:type="dxa"/>
            </w:tcMar>
          </w:tcPr>
          <w:p w:rsidR="0046729B" w:rsidRDefault="00767123" w14:paraId="3ACBD70B" w14:textId="77777777">
            <w:pPr>
              <w:spacing w:after="0"/>
            </w:pPr>
            <w:r>
              <w:rPr>
                <w:sz w:val="17"/>
                <w:szCs w:val="17"/>
              </w:rPr>
              <w:t>Any deviation from standards shall be recorded as a PEP exception via ServiceNow Security Issues, including documented compensating controls.</w:t>
            </w:r>
          </w:p>
        </w:tc>
        <w:tc>
          <w:tcPr>
            <w:tcW w:w="1100" w:type="dxa"/>
            <w:tcMar>
              <w:top w:w="60" w:type="dxa"/>
              <w:left w:w="90" w:type="dxa"/>
              <w:bottom w:w="60" w:type="dxa"/>
              <w:right w:w="90" w:type="dxa"/>
            </w:tcMar>
          </w:tcPr>
          <w:p w:rsidR="0046729B" w:rsidRDefault="00767123" w14:paraId="3905A553" w14:textId="77777777">
            <w:pPr>
              <w:spacing w:after="0"/>
            </w:pPr>
            <w:r>
              <w:rPr>
                <w:sz w:val="17"/>
                <w:szCs w:val="17"/>
              </w:rPr>
              <w:t>Must</w:t>
            </w:r>
          </w:p>
        </w:tc>
      </w:tr>
      <w:tr w:rsidR="0046729B" w14:paraId="70A20C05" w14:textId="77777777">
        <w:trPr>
          <w:cantSplit/>
        </w:trPr>
        <w:tc>
          <w:tcPr>
            <w:tcW w:w="900" w:type="dxa"/>
            <w:shd w:val="clear" w:color="auto" w:fill="F2F4F6"/>
            <w:tcMar>
              <w:top w:w="60" w:type="dxa"/>
              <w:left w:w="90" w:type="dxa"/>
              <w:bottom w:w="60" w:type="dxa"/>
              <w:right w:w="90" w:type="dxa"/>
            </w:tcMar>
          </w:tcPr>
          <w:p w:rsidR="0046729B" w:rsidRDefault="00767123" w14:paraId="40B70597" w14:textId="77777777">
            <w:pPr>
              <w:spacing w:after="0"/>
            </w:pPr>
            <w:r>
              <w:rPr>
                <w:sz w:val="17"/>
                <w:szCs w:val="17"/>
              </w:rPr>
              <w:t>NFR-12</w:t>
            </w:r>
          </w:p>
        </w:tc>
        <w:tc>
          <w:tcPr>
            <w:tcW w:w="8080" w:type="dxa"/>
            <w:shd w:val="clear" w:color="auto" w:fill="F2F4F6"/>
            <w:tcMar>
              <w:top w:w="60" w:type="dxa"/>
              <w:left w:w="90" w:type="dxa"/>
              <w:bottom w:w="60" w:type="dxa"/>
              <w:right w:w="90" w:type="dxa"/>
            </w:tcMar>
          </w:tcPr>
          <w:p w:rsidR="0046729B" w:rsidRDefault="00767123" w14:paraId="485E4E2B" w14:textId="77777777">
            <w:pPr>
              <w:spacing w:after="0"/>
            </w:pPr>
            <w:r>
              <w:rPr>
                <w:sz w:val="17"/>
                <w:szCs w:val="17"/>
              </w:rPr>
              <w:t>Hosting location and regulatory / data-residency compliance requirements shall be documented where mandated.</w:t>
            </w:r>
          </w:p>
        </w:tc>
        <w:tc>
          <w:tcPr>
            <w:tcW w:w="1100" w:type="dxa"/>
            <w:shd w:val="clear" w:color="auto" w:fill="F2F4F6"/>
            <w:tcMar>
              <w:top w:w="60" w:type="dxa"/>
              <w:left w:w="90" w:type="dxa"/>
              <w:bottom w:w="60" w:type="dxa"/>
              <w:right w:w="90" w:type="dxa"/>
            </w:tcMar>
          </w:tcPr>
          <w:p w:rsidR="0046729B" w:rsidRDefault="00767123" w14:paraId="64E99911" w14:textId="77777777">
            <w:pPr>
              <w:spacing w:after="0"/>
            </w:pPr>
            <w:r>
              <w:rPr>
                <w:sz w:val="17"/>
                <w:szCs w:val="17"/>
              </w:rPr>
              <w:t>Must</w:t>
            </w:r>
          </w:p>
        </w:tc>
      </w:tr>
    </w:tbl>
    <w:p w:rsidR="0046729B" w:rsidRDefault="00767123" w14:paraId="13B41CC5" w14:textId="3B08DD05">
      <w:pPr>
        <w:pStyle w:val="Heading3"/>
      </w:pPr>
      <w:bookmarkStart w:name="_Toc110333048" w:id="528"/>
      <w:r>
        <w:t>3. Availability &amp; Reliability</w:t>
      </w:r>
      <w:bookmarkEnd w:id="528"/>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900"/>
        <w:gridCol w:w="8080"/>
        <w:gridCol w:w="1100"/>
      </w:tblGrid>
      <w:tr w:rsidR="0046729B" w14:paraId="6E59EBAC" w14:textId="77777777">
        <w:trPr>
          <w:tblHeader/>
        </w:trPr>
        <w:tc>
          <w:tcPr>
            <w:tcW w:w="900" w:type="dxa"/>
            <w:shd w:val="clear" w:color="auto" w:fill="1B2A47"/>
            <w:tcMar>
              <w:top w:w="60" w:type="dxa"/>
              <w:left w:w="90" w:type="dxa"/>
              <w:bottom w:w="60" w:type="dxa"/>
              <w:right w:w="90" w:type="dxa"/>
            </w:tcMar>
          </w:tcPr>
          <w:p w:rsidR="0046729B" w:rsidRDefault="00767123" w14:paraId="7FC07C44" w14:textId="77777777">
            <w:pPr>
              <w:spacing w:after="0"/>
            </w:pPr>
            <w:r>
              <w:rPr>
                <w:b/>
                <w:bCs/>
                <w:color w:val="FFFFFF"/>
                <w:sz w:val="18"/>
                <w:szCs w:val="18"/>
              </w:rPr>
              <w:t>ID</w:t>
            </w:r>
          </w:p>
        </w:tc>
        <w:tc>
          <w:tcPr>
            <w:tcW w:w="8080" w:type="dxa"/>
            <w:shd w:val="clear" w:color="auto" w:fill="1B2A47"/>
            <w:tcMar>
              <w:top w:w="60" w:type="dxa"/>
              <w:left w:w="90" w:type="dxa"/>
              <w:bottom w:w="60" w:type="dxa"/>
              <w:right w:w="90" w:type="dxa"/>
            </w:tcMar>
          </w:tcPr>
          <w:p w:rsidR="0046729B" w:rsidRDefault="00767123" w14:paraId="166C4094" w14:textId="77777777">
            <w:pPr>
              <w:spacing w:after="0"/>
            </w:pPr>
            <w:r>
              <w:rPr>
                <w:b/>
                <w:bCs/>
                <w:color w:val="FFFFFF"/>
                <w:sz w:val="18"/>
                <w:szCs w:val="18"/>
              </w:rPr>
              <w:t>Requirement</w:t>
            </w:r>
          </w:p>
        </w:tc>
        <w:tc>
          <w:tcPr>
            <w:tcW w:w="1100" w:type="dxa"/>
            <w:shd w:val="clear" w:color="auto" w:fill="1B2A47"/>
            <w:tcMar>
              <w:top w:w="60" w:type="dxa"/>
              <w:left w:w="90" w:type="dxa"/>
              <w:bottom w:w="60" w:type="dxa"/>
              <w:right w:w="90" w:type="dxa"/>
            </w:tcMar>
          </w:tcPr>
          <w:p w:rsidR="0046729B" w:rsidRDefault="00767123" w14:paraId="51F63B9E" w14:textId="77777777">
            <w:pPr>
              <w:spacing w:after="0"/>
            </w:pPr>
            <w:r>
              <w:rPr>
                <w:b/>
                <w:bCs/>
                <w:color w:val="FFFFFF"/>
                <w:sz w:val="18"/>
                <w:szCs w:val="18"/>
              </w:rPr>
              <w:t>Priority</w:t>
            </w:r>
          </w:p>
        </w:tc>
      </w:tr>
      <w:tr w:rsidR="0046729B" w14:paraId="4FA8AC5C" w14:textId="77777777">
        <w:trPr>
          <w:cantSplit/>
        </w:trPr>
        <w:tc>
          <w:tcPr>
            <w:tcW w:w="900" w:type="dxa"/>
            <w:tcMar>
              <w:top w:w="60" w:type="dxa"/>
              <w:left w:w="90" w:type="dxa"/>
              <w:bottom w:w="60" w:type="dxa"/>
              <w:right w:w="90" w:type="dxa"/>
            </w:tcMar>
          </w:tcPr>
          <w:p w:rsidR="0046729B" w:rsidRDefault="00767123" w14:paraId="0AB30612" w14:textId="77777777">
            <w:pPr>
              <w:spacing w:after="0"/>
            </w:pPr>
            <w:r>
              <w:rPr>
                <w:sz w:val="17"/>
                <w:szCs w:val="17"/>
              </w:rPr>
              <w:t>NFR-13</w:t>
            </w:r>
          </w:p>
        </w:tc>
        <w:tc>
          <w:tcPr>
            <w:tcW w:w="8080" w:type="dxa"/>
            <w:tcMar>
              <w:top w:w="60" w:type="dxa"/>
              <w:left w:w="90" w:type="dxa"/>
              <w:bottom w:w="60" w:type="dxa"/>
              <w:right w:w="90" w:type="dxa"/>
            </w:tcMar>
          </w:tcPr>
          <w:p w:rsidR="0046729B" w:rsidRDefault="00767123" w14:paraId="10FC9943" w14:textId="77777777">
            <w:pPr>
              <w:spacing w:after="0"/>
            </w:pPr>
            <w:r>
              <w:rPr>
                <w:sz w:val="17"/>
                <w:szCs w:val="17"/>
              </w:rPr>
              <w:t>Excluding agreed scheduled outages, the system shall be available to users 24 hours a day, 365 days a year.</w:t>
            </w:r>
          </w:p>
        </w:tc>
        <w:tc>
          <w:tcPr>
            <w:tcW w:w="1100" w:type="dxa"/>
            <w:tcMar>
              <w:top w:w="60" w:type="dxa"/>
              <w:left w:w="90" w:type="dxa"/>
              <w:bottom w:w="60" w:type="dxa"/>
              <w:right w:w="90" w:type="dxa"/>
            </w:tcMar>
          </w:tcPr>
          <w:p w:rsidR="0046729B" w:rsidRDefault="00767123" w14:paraId="45906612" w14:textId="77777777">
            <w:pPr>
              <w:spacing w:after="0"/>
            </w:pPr>
            <w:r>
              <w:rPr>
                <w:sz w:val="17"/>
                <w:szCs w:val="17"/>
              </w:rPr>
              <w:t>Must</w:t>
            </w:r>
          </w:p>
        </w:tc>
      </w:tr>
      <w:tr w:rsidR="0046729B" w14:paraId="4A814773" w14:textId="77777777">
        <w:trPr>
          <w:cantSplit/>
        </w:trPr>
        <w:tc>
          <w:tcPr>
            <w:tcW w:w="900" w:type="dxa"/>
            <w:shd w:val="clear" w:color="auto" w:fill="F2F4F6"/>
            <w:tcMar>
              <w:top w:w="60" w:type="dxa"/>
              <w:left w:w="90" w:type="dxa"/>
              <w:bottom w:w="60" w:type="dxa"/>
              <w:right w:w="90" w:type="dxa"/>
            </w:tcMar>
          </w:tcPr>
          <w:p w:rsidR="0046729B" w:rsidRDefault="00767123" w14:paraId="14E92DE0" w14:textId="77777777">
            <w:pPr>
              <w:spacing w:after="0"/>
            </w:pPr>
            <w:r>
              <w:rPr>
                <w:sz w:val="17"/>
                <w:szCs w:val="17"/>
              </w:rPr>
              <w:t>NFR-14</w:t>
            </w:r>
          </w:p>
        </w:tc>
        <w:tc>
          <w:tcPr>
            <w:tcW w:w="8080" w:type="dxa"/>
            <w:shd w:val="clear" w:color="auto" w:fill="F2F4F6"/>
            <w:tcMar>
              <w:top w:w="60" w:type="dxa"/>
              <w:left w:w="90" w:type="dxa"/>
              <w:bottom w:w="60" w:type="dxa"/>
              <w:right w:w="90" w:type="dxa"/>
            </w:tcMar>
          </w:tcPr>
          <w:p w:rsidR="0046729B" w:rsidRDefault="00767123" w14:paraId="5091A5CB" w14:textId="77777777">
            <w:pPr>
              <w:spacing w:after="0"/>
            </w:pPr>
            <w:r>
              <w:rPr>
                <w:sz w:val="17"/>
                <w:szCs w:val="17"/>
              </w:rPr>
              <w:t>The system shall be supported Monday–Sunday, 24 hours, to cover all time zones for in-scope countries.</w:t>
            </w:r>
          </w:p>
        </w:tc>
        <w:tc>
          <w:tcPr>
            <w:tcW w:w="1100" w:type="dxa"/>
            <w:shd w:val="clear" w:color="auto" w:fill="F2F4F6"/>
            <w:tcMar>
              <w:top w:w="60" w:type="dxa"/>
              <w:left w:w="90" w:type="dxa"/>
              <w:bottom w:w="60" w:type="dxa"/>
              <w:right w:w="90" w:type="dxa"/>
            </w:tcMar>
          </w:tcPr>
          <w:p w:rsidR="0046729B" w:rsidRDefault="00767123" w14:paraId="7E923828" w14:textId="77777777">
            <w:pPr>
              <w:spacing w:after="0"/>
            </w:pPr>
            <w:r>
              <w:rPr>
                <w:sz w:val="17"/>
                <w:szCs w:val="17"/>
              </w:rPr>
              <w:t>Must</w:t>
            </w:r>
          </w:p>
        </w:tc>
      </w:tr>
      <w:tr w:rsidR="0046729B" w14:paraId="0E72731D" w14:textId="77777777">
        <w:trPr>
          <w:cantSplit/>
        </w:trPr>
        <w:tc>
          <w:tcPr>
            <w:tcW w:w="900" w:type="dxa"/>
            <w:tcMar>
              <w:top w:w="60" w:type="dxa"/>
              <w:left w:w="90" w:type="dxa"/>
              <w:bottom w:w="60" w:type="dxa"/>
              <w:right w:w="90" w:type="dxa"/>
            </w:tcMar>
          </w:tcPr>
          <w:p w:rsidR="0046729B" w:rsidRDefault="00767123" w14:paraId="5C9ED66D" w14:textId="77777777">
            <w:pPr>
              <w:spacing w:after="0"/>
            </w:pPr>
            <w:r>
              <w:rPr>
                <w:sz w:val="17"/>
                <w:szCs w:val="17"/>
              </w:rPr>
              <w:t>NFR-15</w:t>
            </w:r>
          </w:p>
        </w:tc>
        <w:tc>
          <w:tcPr>
            <w:tcW w:w="8080" w:type="dxa"/>
            <w:tcMar>
              <w:top w:w="60" w:type="dxa"/>
              <w:left w:w="90" w:type="dxa"/>
              <w:bottom w:w="60" w:type="dxa"/>
              <w:right w:w="90" w:type="dxa"/>
            </w:tcMar>
          </w:tcPr>
          <w:p w:rsidR="0046729B" w:rsidRDefault="00767123" w14:paraId="5494F0A8" w14:textId="77777777">
            <w:pPr>
              <w:spacing w:after="0"/>
            </w:pPr>
            <w:r>
              <w:rPr>
                <w:sz w:val="17"/>
                <w:szCs w:val="17"/>
              </w:rPr>
              <w:t>Application availability shall be at least 99% of business hours across all in-scope time zones.</w:t>
            </w:r>
          </w:p>
        </w:tc>
        <w:tc>
          <w:tcPr>
            <w:tcW w:w="1100" w:type="dxa"/>
            <w:tcMar>
              <w:top w:w="60" w:type="dxa"/>
              <w:left w:w="90" w:type="dxa"/>
              <w:bottom w:w="60" w:type="dxa"/>
              <w:right w:w="90" w:type="dxa"/>
            </w:tcMar>
          </w:tcPr>
          <w:p w:rsidR="0046729B" w:rsidRDefault="00767123" w14:paraId="70E14DCC" w14:textId="77777777">
            <w:pPr>
              <w:spacing w:after="0"/>
            </w:pPr>
            <w:r>
              <w:rPr>
                <w:sz w:val="17"/>
                <w:szCs w:val="17"/>
              </w:rPr>
              <w:t>Must</w:t>
            </w:r>
          </w:p>
        </w:tc>
      </w:tr>
      <w:tr w:rsidR="0046729B" w14:paraId="36F57ED3" w14:textId="77777777">
        <w:trPr>
          <w:cantSplit/>
        </w:trPr>
        <w:tc>
          <w:tcPr>
            <w:tcW w:w="900" w:type="dxa"/>
            <w:shd w:val="clear" w:color="auto" w:fill="F2F4F6"/>
            <w:tcMar>
              <w:top w:w="60" w:type="dxa"/>
              <w:left w:w="90" w:type="dxa"/>
              <w:bottom w:w="60" w:type="dxa"/>
              <w:right w:w="90" w:type="dxa"/>
            </w:tcMar>
          </w:tcPr>
          <w:p w:rsidR="0046729B" w:rsidRDefault="00767123" w14:paraId="57B6D781" w14:textId="77777777">
            <w:pPr>
              <w:spacing w:after="0"/>
            </w:pPr>
            <w:r>
              <w:rPr>
                <w:sz w:val="17"/>
                <w:szCs w:val="17"/>
              </w:rPr>
              <w:t>NFR-16</w:t>
            </w:r>
          </w:p>
        </w:tc>
        <w:tc>
          <w:tcPr>
            <w:tcW w:w="8080" w:type="dxa"/>
            <w:shd w:val="clear" w:color="auto" w:fill="F2F4F6"/>
            <w:tcMar>
              <w:top w:w="60" w:type="dxa"/>
              <w:left w:w="90" w:type="dxa"/>
              <w:bottom w:w="60" w:type="dxa"/>
              <w:right w:w="90" w:type="dxa"/>
            </w:tcMar>
          </w:tcPr>
          <w:p w:rsidR="0046729B" w:rsidRDefault="00767123" w14:paraId="1C766401" w14:textId="77777777">
            <w:pPr>
              <w:spacing w:after="0"/>
            </w:pPr>
            <w:r>
              <w:rPr>
                <w:sz w:val="17"/>
                <w:szCs w:val="17"/>
              </w:rPr>
              <w:t>Business Criticality Tier and RTO/RPO shall be defined via the Application Tiering Assessment and drive the resiliency strategy.</w:t>
            </w:r>
          </w:p>
        </w:tc>
        <w:tc>
          <w:tcPr>
            <w:tcW w:w="1100" w:type="dxa"/>
            <w:shd w:val="clear" w:color="auto" w:fill="F2F4F6"/>
            <w:tcMar>
              <w:top w:w="60" w:type="dxa"/>
              <w:left w:w="90" w:type="dxa"/>
              <w:bottom w:w="60" w:type="dxa"/>
              <w:right w:w="90" w:type="dxa"/>
            </w:tcMar>
          </w:tcPr>
          <w:p w:rsidR="0046729B" w:rsidRDefault="00767123" w14:paraId="04E742AC" w14:textId="77777777">
            <w:pPr>
              <w:spacing w:after="0"/>
            </w:pPr>
            <w:r>
              <w:rPr>
                <w:sz w:val="17"/>
                <w:szCs w:val="17"/>
              </w:rPr>
              <w:t>Must</w:t>
            </w:r>
          </w:p>
        </w:tc>
      </w:tr>
      <w:tr w:rsidR="0046729B" w14:paraId="0B3A080B" w14:textId="77777777">
        <w:trPr>
          <w:cantSplit/>
        </w:trPr>
        <w:tc>
          <w:tcPr>
            <w:tcW w:w="900" w:type="dxa"/>
            <w:tcMar>
              <w:top w:w="60" w:type="dxa"/>
              <w:left w:w="90" w:type="dxa"/>
              <w:bottom w:w="60" w:type="dxa"/>
              <w:right w:w="90" w:type="dxa"/>
            </w:tcMar>
          </w:tcPr>
          <w:p w:rsidR="0046729B" w:rsidRDefault="00767123" w14:paraId="030F434A" w14:textId="77777777">
            <w:pPr>
              <w:spacing w:after="0"/>
            </w:pPr>
            <w:r>
              <w:rPr>
                <w:sz w:val="17"/>
                <w:szCs w:val="17"/>
              </w:rPr>
              <w:t>NFR-17</w:t>
            </w:r>
          </w:p>
        </w:tc>
        <w:tc>
          <w:tcPr>
            <w:tcW w:w="8080" w:type="dxa"/>
            <w:tcMar>
              <w:top w:w="60" w:type="dxa"/>
              <w:left w:w="90" w:type="dxa"/>
              <w:bottom w:w="60" w:type="dxa"/>
              <w:right w:w="90" w:type="dxa"/>
            </w:tcMar>
          </w:tcPr>
          <w:p w:rsidR="0046729B" w:rsidRDefault="00767123" w14:paraId="7B95312A" w14:textId="77777777">
            <w:pPr>
              <w:spacing w:after="0"/>
            </w:pPr>
            <w:r>
              <w:rPr>
                <w:sz w:val="17"/>
                <w:szCs w:val="17"/>
              </w:rPr>
              <w:t>Web/App and Database high-availability (HA) strategies shall follow the Aon Resiliency Reference Architectures (e.g. VMHA, Load Balanced, MySQL InnoDB Cluster with Group Replication, Clustering).</w:t>
            </w:r>
          </w:p>
        </w:tc>
        <w:tc>
          <w:tcPr>
            <w:tcW w:w="1100" w:type="dxa"/>
            <w:tcMar>
              <w:top w:w="60" w:type="dxa"/>
              <w:left w:w="90" w:type="dxa"/>
              <w:bottom w:w="60" w:type="dxa"/>
              <w:right w:w="90" w:type="dxa"/>
            </w:tcMar>
          </w:tcPr>
          <w:p w:rsidR="0046729B" w:rsidRDefault="00767123" w14:paraId="258C1CCF" w14:textId="77777777">
            <w:pPr>
              <w:spacing w:after="0"/>
            </w:pPr>
            <w:r>
              <w:rPr>
                <w:sz w:val="17"/>
                <w:szCs w:val="17"/>
              </w:rPr>
              <w:t>Must</w:t>
            </w:r>
          </w:p>
        </w:tc>
      </w:tr>
      <w:tr w:rsidR="0046729B" w14:paraId="7246B119" w14:textId="77777777">
        <w:trPr>
          <w:cantSplit/>
        </w:trPr>
        <w:tc>
          <w:tcPr>
            <w:tcW w:w="900" w:type="dxa"/>
            <w:shd w:val="clear" w:color="auto" w:fill="F2F4F6"/>
            <w:tcMar>
              <w:top w:w="60" w:type="dxa"/>
              <w:left w:w="90" w:type="dxa"/>
              <w:bottom w:w="60" w:type="dxa"/>
              <w:right w:w="90" w:type="dxa"/>
            </w:tcMar>
          </w:tcPr>
          <w:p w:rsidR="0046729B" w:rsidRDefault="00767123" w14:paraId="4C53557A" w14:textId="77777777">
            <w:pPr>
              <w:spacing w:after="0"/>
            </w:pPr>
            <w:r>
              <w:rPr>
                <w:sz w:val="17"/>
                <w:szCs w:val="17"/>
              </w:rPr>
              <w:t>NFR-18</w:t>
            </w:r>
          </w:p>
        </w:tc>
        <w:tc>
          <w:tcPr>
            <w:tcW w:w="8080" w:type="dxa"/>
            <w:shd w:val="clear" w:color="auto" w:fill="F2F4F6"/>
            <w:tcMar>
              <w:top w:w="60" w:type="dxa"/>
              <w:left w:w="90" w:type="dxa"/>
              <w:bottom w:w="60" w:type="dxa"/>
              <w:right w:w="90" w:type="dxa"/>
            </w:tcMar>
          </w:tcPr>
          <w:p w:rsidR="0046729B" w:rsidRDefault="00767123" w14:paraId="34030E1A" w14:textId="77777777">
            <w:pPr>
              <w:spacing w:after="0"/>
            </w:pPr>
            <w:r>
              <w:rPr>
                <w:sz w:val="17"/>
                <w:szCs w:val="17"/>
              </w:rPr>
              <w:t>The system shall be reliable and continue to perform under invalid inputs and stressful operating conditions.</w:t>
            </w:r>
          </w:p>
        </w:tc>
        <w:tc>
          <w:tcPr>
            <w:tcW w:w="1100" w:type="dxa"/>
            <w:shd w:val="clear" w:color="auto" w:fill="F2F4F6"/>
            <w:tcMar>
              <w:top w:w="60" w:type="dxa"/>
              <w:left w:w="90" w:type="dxa"/>
              <w:bottom w:w="60" w:type="dxa"/>
              <w:right w:w="90" w:type="dxa"/>
            </w:tcMar>
          </w:tcPr>
          <w:p w:rsidR="0046729B" w:rsidRDefault="00767123" w14:paraId="7440BAAF" w14:textId="77777777">
            <w:pPr>
              <w:spacing w:after="0"/>
            </w:pPr>
            <w:r>
              <w:rPr>
                <w:sz w:val="17"/>
                <w:szCs w:val="17"/>
              </w:rPr>
              <w:t>Must</w:t>
            </w:r>
          </w:p>
        </w:tc>
      </w:tr>
    </w:tbl>
    <w:p w:rsidR="0046729B" w:rsidRDefault="00767123" w14:paraId="1D051115" w14:textId="412AD170">
      <w:pPr>
        <w:pStyle w:val="Heading3"/>
      </w:pPr>
      <w:bookmarkStart w:name="_Toc932815739" w:id="529"/>
      <w:r>
        <w:t>4. Disaster Recovery &amp; Business Continuity</w:t>
      </w:r>
      <w:bookmarkEnd w:id="529"/>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900"/>
        <w:gridCol w:w="8080"/>
        <w:gridCol w:w="1100"/>
      </w:tblGrid>
      <w:tr w:rsidR="0046729B" w14:paraId="0A86DD1F" w14:textId="77777777">
        <w:trPr>
          <w:tblHeader/>
        </w:trPr>
        <w:tc>
          <w:tcPr>
            <w:tcW w:w="900" w:type="dxa"/>
            <w:shd w:val="clear" w:color="auto" w:fill="1B2A47"/>
            <w:tcMar>
              <w:top w:w="60" w:type="dxa"/>
              <w:left w:w="90" w:type="dxa"/>
              <w:bottom w:w="60" w:type="dxa"/>
              <w:right w:w="90" w:type="dxa"/>
            </w:tcMar>
          </w:tcPr>
          <w:p w:rsidR="0046729B" w:rsidRDefault="00767123" w14:paraId="666D15FD" w14:textId="77777777">
            <w:pPr>
              <w:spacing w:after="0"/>
            </w:pPr>
            <w:r>
              <w:rPr>
                <w:b/>
                <w:bCs/>
                <w:color w:val="FFFFFF"/>
                <w:sz w:val="18"/>
                <w:szCs w:val="18"/>
              </w:rPr>
              <w:t>ID</w:t>
            </w:r>
          </w:p>
        </w:tc>
        <w:tc>
          <w:tcPr>
            <w:tcW w:w="8080" w:type="dxa"/>
            <w:shd w:val="clear" w:color="auto" w:fill="1B2A47"/>
            <w:tcMar>
              <w:top w:w="60" w:type="dxa"/>
              <w:left w:w="90" w:type="dxa"/>
              <w:bottom w:w="60" w:type="dxa"/>
              <w:right w:w="90" w:type="dxa"/>
            </w:tcMar>
          </w:tcPr>
          <w:p w:rsidR="0046729B" w:rsidRDefault="00767123" w14:paraId="01F17011" w14:textId="77777777">
            <w:pPr>
              <w:spacing w:after="0"/>
            </w:pPr>
            <w:r>
              <w:rPr>
                <w:b/>
                <w:bCs/>
                <w:color w:val="FFFFFF"/>
                <w:sz w:val="18"/>
                <w:szCs w:val="18"/>
              </w:rPr>
              <w:t>Requirement</w:t>
            </w:r>
          </w:p>
        </w:tc>
        <w:tc>
          <w:tcPr>
            <w:tcW w:w="1100" w:type="dxa"/>
            <w:shd w:val="clear" w:color="auto" w:fill="1B2A47"/>
            <w:tcMar>
              <w:top w:w="60" w:type="dxa"/>
              <w:left w:w="90" w:type="dxa"/>
              <w:bottom w:w="60" w:type="dxa"/>
              <w:right w:w="90" w:type="dxa"/>
            </w:tcMar>
          </w:tcPr>
          <w:p w:rsidR="0046729B" w:rsidRDefault="00767123" w14:paraId="2664F7E5" w14:textId="77777777">
            <w:pPr>
              <w:spacing w:after="0"/>
            </w:pPr>
            <w:r>
              <w:rPr>
                <w:b/>
                <w:bCs/>
                <w:color w:val="FFFFFF"/>
                <w:sz w:val="18"/>
                <w:szCs w:val="18"/>
              </w:rPr>
              <w:t>Priority</w:t>
            </w:r>
          </w:p>
        </w:tc>
      </w:tr>
      <w:tr w:rsidR="0046729B" w14:paraId="63C64470" w14:textId="77777777">
        <w:trPr>
          <w:cantSplit/>
        </w:trPr>
        <w:tc>
          <w:tcPr>
            <w:tcW w:w="900" w:type="dxa"/>
            <w:tcMar>
              <w:top w:w="60" w:type="dxa"/>
              <w:left w:w="90" w:type="dxa"/>
              <w:bottom w:w="60" w:type="dxa"/>
              <w:right w:w="90" w:type="dxa"/>
            </w:tcMar>
          </w:tcPr>
          <w:p w:rsidR="0046729B" w:rsidRDefault="00767123" w14:paraId="72DD98F8" w14:textId="77777777">
            <w:pPr>
              <w:spacing w:after="0"/>
            </w:pPr>
            <w:r>
              <w:rPr>
                <w:sz w:val="17"/>
                <w:szCs w:val="17"/>
              </w:rPr>
              <w:t>NFR-19</w:t>
            </w:r>
          </w:p>
        </w:tc>
        <w:tc>
          <w:tcPr>
            <w:tcW w:w="8080" w:type="dxa"/>
            <w:tcMar>
              <w:top w:w="60" w:type="dxa"/>
              <w:left w:w="90" w:type="dxa"/>
              <w:bottom w:w="60" w:type="dxa"/>
              <w:right w:w="90" w:type="dxa"/>
            </w:tcMar>
          </w:tcPr>
          <w:p w:rsidR="0046729B" w:rsidRDefault="00767123" w14:paraId="3A425077" w14:textId="77777777">
            <w:pPr>
              <w:spacing w:after="0"/>
            </w:pPr>
            <w:r>
              <w:rPr>
                <w:sz w:val="17"/>
                <w:szCs w:val="17"/>
              </w:rPr>
              <w:t>In the event of a service interruption / disaster, the system shall be fully recovered within 24 hours of the incident being reported to the helpdesk.</w:t>
            </w:r>
          </w:p>
        </w:tc>
        <w:tc>
          <w:tcPr>
            <w:tcW w:w="1100" w:type="dxa"/>
            <w:tcMar>
              <w:top w:w="60" w:type="dxa"/>
              <w:left w:w="90" w:type="dxa"/>
              <w:bottom w:w="60" w:type="dxa"/>
              <w:right w:w="90" w:type="dxa"/>
            </w:tcMar>
          </w:tcPr>
          <w:p w:rsidR="0046729B" w:rsidRDefault="00767123" w14:paraId="1D15AE23" w14:textId="77777777">
            <w:pPr>
              <w:spacing w:after="0"/>
            </w:pPr>
            <w:r>
              <w:rPr>
                <w:sz w:val="17"/>
                <w:szCs w:val="17"/>
              </w:rPr>
              <w:t>Must</w:t>
            </w:r>
          </w:p>
        </w:tc>
      </w:tr>
      <w:tr w:rsidR="0046729B" w14:paraId="48C3FFD0" w14:textId="77777777">
        <w:trPr>
          <w:cantSplit/>
        </w:trPr>
        <w:tc>
          <w:tcPr>
            <w:tcW w:w="900" w:type="dxa"/>
            <w:shd w:val="clear" w:color="auto" w:fill="F2F4F6"/>
            <w:tcMar>
              <w:top w:w="60" w:type="dxa"/>
              <w:left w:w="90" w:type="dxa"/>
              <w:bottom w:w="60" w:type="dxa"/>
              <w:right w:w="90" w:type="dxa"/>
            </w:tcMar>
          </w:tcPr>
          <w:p w:rsidR="0046729B" w:rsidRDefault="00767123" w14:paraId="483C60B7" w14:textId="77777777">
            <w:pPr>
              <w:spacing w:after="0"/>
            </w:pPr>
            <w:r>
              <w:rPr>
                <w:sz w:val="17"/>
                <w:szCs w:val="17"/>
              </w:rPr>
              <w:t>NFR-20</w:t>
            </w:r>
          </w:p>
        </w:tc>
        <w:tc>
          <w:tcPr>
            <w:tcW w:w="8080" w:type="dxa"/>
            <w:shd w:val="clear" w:color="auto" w:fill="F2F4F6"/>
            <w:tcMar>
              <w:top w:w="60" w:type="dxa"/>
              <w:left w:w="90" w:type="dxa"/>
              <w:bottom w:w="60" w:type="dxa"/>
              <w:right w:w="90" w:type="dxa"/>
            </w:tcMar>
          </w:tcPr>
          <w:p w:rsidR="0046729B" w:rsidRDefault="00767123" w14:paraId="4F573920" w14:textId="77777777">
            <w:pPr>
              <w:spacing w:after="0"/>
            </w:pPr>
            <w:r>
              <w:rPr>
                <w:sz w:val="17"/>
                <w:szCs w:val="17"/>
              </w:rPr>
              <w:t>On recovery, the system shall restore all data from the last replicated or backed-up transaction.</w:t>
            </w:r>
          </w:p>
        </w:tc>
        <w:tc>
          <w:tcPr>
            <w:tcW w:w="1100" w:type="dxa"/>
            <w:shd w:val="clear" w:color="auto" w:fill="F2F4F6"/>
            <w:tcMar>
              <w:top w:w="60" w:type="dxa"/>
              <w:left w:w="90" w:type="dxa"/>
              <w:bottom w:w="60" w:type="dxa"/>
              <w:right w:w="90" w:type="dxa"/>
            </w:tcMar>
          </w:tcPr>
          <w:p w:rsidR="0046729B" w:rsidRDefault="00767123" w14:paraId="60376900" w14:textId="77777777">
            <w:pPr>
              <w:spacing w:after="0"/>
            </w:pPr>
            <w:r>
              <w:rPr>
                <w:sz w:val="17"/>
                <w:szCs w:val="17"/>
              </w:rPr>
              <w:t>Must</w:t>
            </w:r>
          </w:p>
        </w:tc>
      </w:tr>
      <w:tr w:rsidR="0046729B" w14:paraId="286ACD06" w14:textId="77777777">
        <w:trPr>
          <w:cantSplit/>
        </w:trPr>
        <w:tc>
          <w:tcPr>
            <w:tcW w:w="900" w:type="dxa"/>
            <w:tcMar>
              <w:top w:w="60" w:type="dxa"/>
              <w:left w:w="90" w:type="dxa"/>
              <w:bottom w:w="60" w:type="dxa"/>
              <w:right w:w="90" w:type="dxa"/>
            </w:tcMar>
          </w:tcPr>
          <w:p w:rsidR="0046729B" w:rsidRDefault="00767123" w14:paraId="2239AE19" w14:textId="77777777">
            <w:pPr>
              <w:spacing w:after="0"/>
            </w:pPr>
            <w:r>
              <w:rPr>
                <w:sz w:val="17"/>
                <w:szCs w:val="17"/>
              </w:rPr>
              <w:t>NFR-21</w:t>
            </w:r>
          </w:p>
        </w:tc>
        <w:tc>
          <w:tcPr>
            <w:tcW w:w="8080" w:type="dxa"/>
            <w:tcMar>
              <w:top w:w="60" w:type="dxa"/>
              <w:left w:w="90" w:type="dxa"/>
              <w:bottom w:w="60" w:type="dxa"/>
              <w:right w:w="90" w:type="dxa"/>
            </w:tcMar>
          </w:tcPr>
          <w:p w:rsidR="0046729B" w:rsidRDefault="00767123" w14:paraId="19D8BF44" w14:textId="77777777">
            <w:pPr>
              <w:spacing w:after="0"/>
            </w:pPr>
            <w:r>
              <w:rPr>
                <w:sz w:val="17"/>
                <w:szCs w:val="17"/>
              </w:rPr>
              <w:t>The application shall support release rollback to its previous code version if required.</w:t>
            </w:r>
          </w:p>
        </w:tc>
        <w:tc>
          <w:tcPr>
            <w:tcW w:w="1100" w:type="dxa"/>
            <w:tcMar>
              <w:top w:w="60" w:type="dxa"/>
              <w:left w:w="90" w:type="dxa"/>
              <w:bottom w:w="60" w:type="dxa"/>
              <w:right w:w="90" w:type="dxa"/>
            </w:tcMar>
          </w:tcPr>
          <w:p w:rsidR="0046729B" w:rsidRDefault="00767123" w14:paraId="2B2E4070" w14:textId="77777777">
            <w:pPr>
              <w:spacing w:after="0"/>
            </w:pPr>
            <w:r>
              <w:rPr>
                <w:sz w:val="17"/>
                <w:szCs w:val="17"/>
              </w:rPr>
              <w:t>Must</w:t>
            </w:r>
          </w:p>
        </w:tc>
      </w:tr>
      <w:tr w:rsidR="0046729B" w14:paraId="6ECA1D15" w14:textId="77777777">
        <w:trPr>
          <w:cantSplit/>
        </w:trPr>
        <w:tc>
          <w:tcPr>
            <w:tcW w:w="900" w:type="dxa"/>
            <w:shd w:val="clear" w:color="auto" w:fill="F2F4F6"/>
            <w:tcMar>
              <w:top w:w="60" w:type="dxa"/>
              <w:left w:w="90" w:type="dxa"/>
              <w:bottom w:w="60" w:type="dxa"/>
              <w:right w:w="90" w:type="dxa"/>
            </w:tcMar>
          </w:tcPr>
          <w:p w:rsidR="0046729B" w:rsidRDefault="00767123" w14:paraId="24482BD5" w14:textId="77777777">
            <w:pPr>
              <w:spacing w:after="0"/>
            </w:pPr>
            <w:r>
              <w:rPr>
                <w:sz w:val="17"/>
                <w:szCs w:val="17"/>
              </w:rPr>
              <w:t>NFR-22</w:t>
            </w:r>
          </w:p>
        </w:tc>
        <w:tc>
          <w:tcPr>
            <w:tcW w:w="8080" w:type="dxa"/>
            <w:shd w:val="clear" w:color="auto" w:fill="F2F4F6"/>
            <w:tcMar>
              <w:top w:w="60" w:type="dxa"/>
              <w:left w:w="90" w:type="dxa"/>
              <w:bottom w:w="60" w:type="dxa"/>
              <w:right w:w="90" w:type="dxa"/>
            </w:tcMar>
          </w:tcPr>
          <w:p w:rsidR="0046729B" w:rsidRDefault="00767123" w14:paraId="7FC65D3F" w14:textId="77777777">
            <w:pPr>
              <w:spacing w:after="0"/>
            </w:pPr>
            <w:r>
              <w:rPr>
                <w:sz w:val="17"/>
                <w:szCs w:val="17"/>
              </w:rPr>
              <w:t>Deployment pipelines shall follow Aon policies / standards for all deployments.</w:t>
            </w:r>
          </w:p>
        </w:tc>
        <w:tc>
          <w:tcPr>
            <w:tcW w:w="1100" w:type="dxa"/>
            <w:shd w:val="clear" w:color="auto" w:fill="F2F4F6"/>
            <w:tcMar>
              <w:top w:w="60" w:type="dxa"/>
              <w:left w:w="90" w:type="dxa"/>
              <w:bottom w:w="60" w:type="dxa"/>
              <w:right w:w="90" w:type="dxa"/>
            </w:tcMar>
          </w:tcPr>
          <w:p w:rsidR="0046729B" w:rsidRDefault="00767123" w14:paraId="77F4360A" w14:textId="77777777">
            <w:pPr>
              <w:spacing w:after="0"/>
            </w:pPr>
            <w:r>
              <w:rPr>
                <w:sz w:val="17"/>
                <w:szCs w:val="17"/>
              </w:rPr>
              <w:t>Must</w:t>
            </w:r>
          </w:p>
        </w:tc>
      </w:tr>
      <w:tr w:rsidR="0046729B" w14:paraId="4A6214D0" w14:textId="77777777">
        <w:trPr>
          <w:cantSplit/>
        </w:trPr>
        <w:tc>
          <w:tcPr>
            <w:tcW w:w="900" w:type="dxa"/>
            <w:tcMar>
              <w:top w:w="60" w:type="dxa"/>
              <w:left w:w="90" w:type="dxa"/>
              <w:bottom w:w="60" w:type="dxa"/>
              <w:right w:w="90" w:type="dxa"/>
            </w:tcMar>
          </w:tcPr>
          <w:p w:rsidR="0046729B" w:rsidRDefault="00767123" w14:paraId="5ACAADC8" w14:textId="77777777">
            <w:pPr>
              <w:spacing w:after="0"/>
            </w:pPr>
            <w:r>
              <w:rPr>
                <w:sz w:val="17"/>
                <w:szCs w:val="17"/>
              </w:rPr>
              <w:t>NFR-23</w:t>
            </w:r>
          </w:p>
        </w:tc>
        <w:tc>
          <w:tcPr>
            <w:tcW w:w="8080" w:type="dxa"/>
            <w:tcMar>
              <w:top w:w="60" w:type="dxa"/>
              <w:left w:w="90" w:type="dxa"/>
              <w:bottom w:w="60" w:type="dxa"/>
              <w:right w:w="90" w:type="dxa"/>
            </w:tcMar>
          </w:tcPr>
          <w:p w:rsidR="0046729B" w:rsidRDefault="00767123" w14:paraId="2C79B4F0" w14:textId="77777777">
            <w:pPr>
              <w:spacing w:after="0"/>
            </w:pPr>
            <w:r>
              <w:rPr>
                <w:sz w:val="17"/>
                <w:szCs w:val="17"/>
              </w:rPr>
              <w:t>The DR resiliency strategy shall be selected per the Aon Infrastructure Resiliency Taxonomy (e.g. Multi-AZ LRS/ZRS, 1AZ-LRS+BackupRestore, BackupRestore).</w:t>
            </w:r>
          </w:p>
        </w:tc>
        <w:tc>
          <w:tcPr>
            <w:tcW w:w="1100" w:type="dxa"/>
            <w:tcMar>
              <w:top w:w="60" w:type="dxa"/>
              <w:left w:w="90" w:type="dxa"/>
              <w:bottom w:w="60" w:type="dxa"/>
              <w:right w:w="90" w:type="dxa"/>
            </w:tcMar>
          </w:tcPr>
          <w:p w:rsidR="0046729B" w:rsidRDefault="00767123" w14:paraId="541F2883" w14:textId="77777777">
            <w:pPr>
              <w:spacing w:after="0"/>
            </w:pPr>
            <w:r>
              <w:rPr>
                <w:sz w:val="17"/>
                <w:szCs w:val="17"/>
              </w:rPr>
              <w:t>Should</w:t>
            </w:r>
          </w:p>
        </w:tc>
      </w:tr>
    </w:tbl>
    <w:p w:rsidR="0046729B" w:rsidRDefault="00767123" w14:paraId="2FC546A1" w14:textId="3382A7CC">
      <w:pPr>
        <w:pStyle w:val="Heading3"/>
      </w:pPr>
      <w:bookmarkStart w:name="_Toc1715433352" w:id="530"/>
      <w:r>
        <w:t>5. Performance &amp; Scalability</w:t>
      </w:r>
      <w:bookmarkEnd w:id="530"/>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900"/>
        <w:gridCol w:w="8080"/>
        <w:gridCol w:w="1100"/>
      </w:tblGrid>
      <w:tr w:rsidR="0046729B" w14:paraId="140E8C23" w14:textId="77777777">
        <w:trPr>
          <w:tblHeader/>
        </w:trPr>
        <w:tc>
          <w:tcPr>
            <w:tcW w:w="900" w:type="dxa"/>
            <w:shd w:val="clear" w:color="auto" w:fill="1B2A47"/>
            <w:tcMar>
              <w:top w:w="60" w:type="dxa"/>
              <w:left w:w="90" w:type="dxa"/>
              <w:bottom w:w="60" w:type="dxa"/>
              <w:right w:w="90" w:type="dxa"/>
            </w:tcMar>
          </w:tcPr>
          <w:p w:rsidR="0046729B" w:rsidRDefault="00767123" w14:paraId="3E336AE0" w14:textId="77777777">
            <w:pPr>
              <w:spacing w:after="0"/>
            </w:pPr>
            <w:r>
              <w:rPr>
                <w:b/>
                <w:bCs/>
                <w:color w:val="FFFFFF"/>
                <w:sz w:val="18"/>
                <w:szCs w:val="18"/>
              </w:rPr>
              <w:t>ID</w:t>
            </w:r>
          </w:p>
        </w:tc>
        <w:tc>
          <w:tcPr>
            <w:tcW w:w="8080" w:type="dxa"/>
            <w:shd w:val="clear" w:color="auto" w:fill="1B2A47"/>
            <w:tcMar>
              <w:top w:w="60" w:type="dxa"/>
              <w:left w:w="90" w:type="dxa"/>
              <w:bottom w:w="60" w:type="dxa"/>
              <w:right w:w="90" w:type="dxa"/>
            </w:tcMar>
          </w:tcPr>
          <w:p w:rsidR="0046729B" w:rsidRDefault="00767123" w14:paraId="5597EBCA" w14:textId="77777777">
            <w:pPr>
              <w:spacing w:after="0"/>
            </w:pPr>
            <w:r>
              <w:rPr>
                <w:b/>
                <w:bCs/>
                <w:color w:val="FFFFFF"/>
                <w:sz w:val="18"/>
                <w:szCs w:val="18"/>
              </w:rPr>
              <w:t>Requirement</w:t>
            </w:r>
          </w:p>
        </w:tc>
        <w:tc>
          <w:tcPr>
            <w:tcW w:w="1100" w:type="dxa"/>
            <w:shd w:val="clear" w:color="auto" w:fill="1B2A47"/>
            <w:tcMar>
              <w:top w:w="60" w:type="dxa"/>
              <w:left w:w="90" w:type="dxa"/>
              <w:bottom w:w="60" w:type="dxa"/>
              <w:right w:w="90" w:type="dxa"/>
            </w:tcMar>
          </w:tcPr>
          <w:p w:rsidR="0046729B" w:rsidRDefault="00767123" w14:paraId="403D8B1C" w14:textId="77777777">
            <w:pPr>
              <w:spacing w:after="0"/>
            </w:pPr>
            <w:r>
              <w:rPr>
                <w:b/>
                <w:bCs/>
                <w:color w:val="FFFFFF"/>
                <w:sz w:val="18"/>
                <w:szCs w:val="18"/>
              </w:rPr>
              <w:t>Priority</w:t>
            </w:r>
          </w:p>
        </w:tc>
      </w:tr>
      <w:tr w:rsidR="0046729B" w14:paraId="676E9FAE" w14:textId="77777777">
        <w:trPr>
          <w:cantSplit/>
        </w:trPr>
        <w:tc>
          <w:tcPr>
            <w:tcW w:w="900" w:type="dxa"/>
            <w:tcMar>
              <w:top w:w="60" w:type="dxa"/>
              <w:left w:w="90" w:type="dxa"/>
              <w:bottom w:w="60" w:type="dxa"/>
              <w:right w:w="90" w:type="dxa"/>
            </w:tcMar>
          </w:tcPr>
          <w:p w:rsidR="0046729B" w:rsidRDefault="00767123" w14:paraId="0D22E1D3" w14:textId="77777777">
            <w:pPr>
              <w:spacing w:after="0"/>
            </w:pPr>
            <w:r>
              <w:rPr>
                <w:sz w:val="17"/>
                <w:szCs w:val="17"/>
              </w:rPr>
              <w:t>NFR-24</w:t>
            </w:r>
          </w:p>
        </w:tc>
        <w:tc>
          <w:tcPr>
            <w:tcW w:w="8080" w:type="dxa"/>
            <w:tcMar>
              <w:top w:w="60" w:type="dxa"/>
              <w:left w:w="90" w:type="dxa"/>
              <w:bottom w:w="60" w:type="dxa"/>
              <w:right w:w="90" w:type="dxa"/>
            </w:tcMar>
          </w:tcPr>
          <w:p w:rsidR="0046729B" w:rsidRDefault="00767123" w14:paraId="0E3E1D98" w14:textId="77777777">
            <w:pPr>
              <w:spacing w:after="0"/>
            </w:pPr>
            <w:r>
              <w:rPr>
                <w:sz w:val="17"/>
                <w:szCs w:val="17"/>
              </w:rPr>
              <w:t>The system shall return a page for any database action (save, edit, delete) within 3 seconds of the user executing the action.</w:t>
            </w:r>
          </w:p>
        </w:tc>
        <w:tc>
          <w:tcPr>
            <w:tcW w:w="1100" w:type="dxa"/>
            <w:tcMar>
              <w:top w:w="60" w:type="dxa"/>
              <w:left w:w="90" w:type="dxa"/>
              <w:bottom w:w="60" w:type="dxa"/>
              <w:right w:w="90" w:type="dxa"/>
            </w:tcMar>
          </w:tcPr>
          <w:p w:rsidR="0046729B" w:rsidRDefault="00767123" w14:paraId="0001FDB4" w14:textId="77777777">
            <w:pPr>
              <w:spacing w:after="0"/>
            </w:pPr>
            <w:r>
              <w:rPr>
                <w:sz w:val="17"/>
                <w:szCs w:val="17"/>
              </w:rPr>
              <w:t>Must</w:t>
            </w:r>
          </w:p>
        </w:tc>
      </w:tr>
      <w:tr w:rsidR="0046729B" w14:paraId="1FD9B60E" w14:textId="77777777">
        <w:trPr>
          <w:cantSplit/>
        </w:trPr>
        <w:tc>
          <w:tcPr>
            <w:tcW w:w="900" w:type="dxa"/>
            <w:shd w:val="clear" w:color="auto" w:fill="F2F4F6"/>
            <w:tcMar>
              <w:top w:w="60" w:type="dxa"/>
              <w:left w:w="90" w:type="dxa"/>
              <w:bottom w:w="60" w:type="dxa"/>
              <w:right w:w="90" w:type="dxa"/>
            </w:tcMar>
          </w:tcPr>
          <w:p w:rsidR="0046729B" w:rsidRDefault="00767123" w14:paraId="19F0C662" w14:textId="77777777">
            <w:pPr>
              <w:spacing w:after="0"/>
            </w:pPr>
            <w:r>
              <w:rPr>
                <w:sz w:val="17"/>
                <w:szCs w:val="17"/>
              </w:rPr>
              <w:t>NFR-25</w:t>
            </w:r>
          </w:p>
        </w:tc>
        <w:tc>
          <w:tcPr>
            <w:tcW w:w="8080" w:type="dxa"/>
            <w:shd w:val="clear" w:color="auto" w:fill="F2F4F6"/>
            <w:tcMar>
              <w:top w:w="60" w:type="dxa"/>
              <w:left w:w="90" w:type="dxa"/>
              <w:bottom w:w="60" w:type="dxa"/>
              <w:right w:w="90" w:type="dxa"/>
            </w:tcMar>
          </w:tcPr>
          <w:p w:rsidR="0046729B" w:rsidRDefault="00767123" w14:paraId="44F75BB8" w14:textId="77777777">
            <w:pPr>
              <w:spacing w:after="0"/>
            </w:pPr>
            <w:r>
              <w:rPr>
                <w:sz w:val="17"/>
                <w:szCs w:val="17"/>
              </w:rPr>
              <w:t>The system shall connect with any interface using the defined protocol within 3 seconds of the user executing the action. All pages are in this category; any exceptions must be approved by the Product Owner.</w:t>
            </w:r>
          </w:p>
        </w:tc>
        <w:tc>
          <w:tcPr>
            <w:tcW w:w="1100" w:type="dxa"/>
            <w:shd w:val="clear" w:color="auto" w:fill="F2F4F6"/>
            <w:tcMar>
              <w:top w:w="60" w:type="dxa"/>
              <w:left w:w="90" w:type="dxa"/>
              <w:bottom w:w="60" w:type="dxa"/>
              <w:right w:w="90" w:type="dxa"/>
            </w:tcMar>
          </w:tcPr>
          <w:p w:rsidR="0046729B" w:rsidRDefault="00767123" w14:paraId="60866B92" w14:textId="77777777">
            <w:pPr>
              <w:spacing w:after="0"/>
            </w:pPr>
            <w:r>
              <w:rPr>
                <w:sz w:val="17"/>
                <w:szCs w:val="17"/>
              </w:rPr>
              <w:t>Must</w:t>
            </w:r>
          </w:p>
        </w:tc>
      </w:tr>
      <w:tr w:rsidR="0046729B" w14:paraId="2EC3A901" w14:textId="77777777">
        <w:trPr>
          <w:cantSplit/>
        </w:trPr>
        <w:tc>
          <w:tcPr>
            <w:tcW w:w="900" w:type="dxa"/>
            <w:tcMar>
              <w:top w:w="60" w:type="dxa"/>
              <w:left w:w="90" w:type="dxa"/>
              <w:bottom w:w="60" w:type="dxa"/>
              <w:right w:w="90" w:type="dxa"/>
            </w:tcMar>
          </w:tcPr>
          <w:p w:rsidR="0046729B" w:rsidRDefault="00767123" w14:paraId="7E29EDC8" w14:textId="77777777">
            <w:pPr>
              <w:spacing w:after="0"/>
            </w:pPr>
            <w:r>
              <w:rPr>
                <w:sz w:val="17"/>
                <w:szCs w:val="17"/>
              </w:rPr>
              <w:t>NFR-26</w:t>
            </w:r>
          </w:p>
        </w:tc>
        <w:tc>
          <w:tcPr>
            <w:tcW w:w="8080" w:type="dxa"/>
            <w:tcMar>
              <w:top w:w="60" w:type="dxa"/>
              <w:left w:w="90" w:type="dxa"/>
              <w:bottom w:w="60" w:type="dxa"/>
              <w:right w:w="90" w:type="dxa"/>
            </w:tcMar>
          </w:tcPr>
          <w:p w:rsidR="0046729B" w:rsidRDefault="00767123" w14:paraId="2994026D" w14:textId="77777777">
            <w:pPr>
              <w:spacing w:after="0"/>
            </w:pPr>
            <w:r>
              <w:rPr>
                <w:sz w:val="17"/>
                <w:szCs w:val="17"/>
              </w:rPr>
              <w:t>For standard user interactions (navigation, viewing records, simple searches), 99% of responses shall be returned within 3 seconds under normal conditions.</w:t>
            </w:r>
          </w:p>
        </w:tc>
        <w:tc>
          <w:tcPr>
            <w:tcW w:w="1100" w:type="dxa"/>
            <w:tcMar>
              <w:top w:w="60" w:type="dxa"/>
              <w:left w:w="90" w:type="dxa"/>
              <w:bottom w:w="60" w:type="dxa"/>
              <w:right w:w="90" w:type="dxa"/>
            </w:tcMar>
          </w:tcPr>
          <w:p w:rsidR="0046729B" w:rsidRDefault="00767123" w14:paraId="2E2DD150" w14:textId="77777777">
            <w:pPr>
              <w:spacing w:after="0"/>
            </w:pPr>
            <w:r>
              <w:rPr>
                <w:sz w:val="17"/>
                <w:szCs w:val="17"/>
              </w:rPr>
              <w:t>Must</w:t>
            </w:r>
          </w:p>
        </w:tc>
      </w:tr>
      <w:tr w:rsidR="0046729B" w14:paraId="5ECB29D1" w14:textId="77777777">
        <w:trPr>
          <w:cantSplit/>
        </w:trPr>
        <w:tc>
          <w:tcPr>
            <w:tcW w:w="900" w:type="dxa"/>
            <w:shd w:val="clear" w:color="auto" w:fill="F2F4F6"/>
            <w:tcMar>
              <w:top w:w="60" w:type="dxa"/>
              <w:left w:w="90" w:type="dxa"/>
              <w:bottom w:w="60" w:type="dxa"/>
              <w:right w:w="90" w:type="dxa"/>
            </w:tcMar>
          </w:tcPr>
          <w:p w:rsidR="0046729B" w:rsidRDefault="00767123" w14:paraId="23375505" w14:textId="77777777">
            <w:pPr>
              <w:spacing w:after="0"/>
            </w:pPr>
            <w:r>
              <w:rPr>
                <w:sz w:val="17"/>
                <w:szCs w:val="17"/>
              </w:rPr>
              <w:t>NFR-27</w:t>
            </w:r>
          </w:p>
        </w:tc>
        <w:tc>
          <w:tcPr>
            <w:tcW w:w="8080" w:type="dxa"/>
            <w:shd w:val="clear" w:color="auto" w:fill="F2F4F6"/>
            <w:tcMar>
              <w:top w:w="60" w:type="dxa"/>
              <w:left w:w="90" w:type="dxa"/>
              <w:bottom w:w="60" w:type="dxa"/>
              <w:right w:w="90" w:type="dxa"/>
            </w:tcMar>
          </w:tcPr>
          <w:p w:rsidR="0046729B" w:rsidRDefault="00767123" w14:paraId="1CC56980" w14:textId="77777777">
            <w:pPr>
              <w:spacing w:after="0"/>
            </w:pPr>
            <w:r>
              <w:rPr>
                <w:sz w:val="17"/>
                <w:szCs w:val="17"/>
              </w:rPr>
              <w:t>UI response times shall meet complexity-based targets under peak / average load: Simple 2–4s / 3s; Medium 5–7s / 5s; Complex 8–10s / 9s; Very Complex 10–15s / 12s; Extremely Complex 30–40s / 35s.</w:t>
            </w:r>
          </w:p>
        </w:tc>
        <w:tc>
          <w:tcPr>
            <w:tcW w:w="1100" w:type="dxa"/>
            <w:shd w:val="clear" w:color="auto" w:fill="F2F4F6"/>
            <w:tcMar>
              <w:top w:w="60" w:type="dxa"/>
              <w:left w:w="90" w:type="dxa"/>
              <w:bottom w:w="60" w:type="dxa"/>
              <w:right w:w="90" w:type="dxa"/>
            </w:tcMar>
          </w:tcPr>
          <w:p w:rsidR="0046729B" w:rsidRDefault="00767123" w14:paraId="5C6D0E51" w14:textId="77777777">
            <w:pPr>
              <w:spacing w:after="0"/>
            </w:pPr>
            <w:r>
              <w:rPr>
                <w:sz w:val="17"/>
                <w:szCs w:val="17"/>
              </w:rPr>
              <w:t>Must</w:t>
            </w:r>
          </w:p>
        </w:tc>
      </w:tr>
      <w:tr w:rsidR="0046729B" w14:paraId="6E7C9F47" w14:textId="77777777">
        <w:trPr>
          <w:cantSplit/>
        </w:trPr>
        <w:tc>
          <w:tcPr>
            <w:tcW w:w="900" w:type="dxa"/>
            <w:tcMar>
              <w:top w:w="60" w:type="dxa"/>
              <w:left w:w="90" w:type="dxa"/>
              <w:bottom w:w="60" w:type="dxa"/>
              <w:right w:w="90" w:type="dxa"/>
            </w:tcMar>
          </w:tcPr>
          <w:p w:rsidR="0046729B" w:rsidRDefault="00767123" w14:paraId="33102273" w14:textId="77777777">
            <w:pPr>
              <w:spacing w:after="0"/>
            </w:pPr>
            <w:r>
              <w:rPr>
                <w:sz w:val="17"/>
                <w:szCs w:val="17"/>
              </w:rPr>
              <w:t>NFR-28</w:t>
            </w:r>
          </w:p>
        </w:tc>
        <w:tc>
          <w:tcPr>
            <w:tcW w:w="8080" w:type="dxa"/>
            <w:tcMar>
              <w:top w:w="60" w:type="dxa"/>
              <w:left w:w="90" w:type="dxa"/>
              <w:bottom w:w="60" w:type="dxa"/>
              <w:right w:w="90" w:type="dxa"/>
            </w:tcMar>
          </w:tcPr>
          <w:p w:rsidR="0046729B" w:rsidRDefault="00767123" w14:paraId="0D06625C" w14:textId="77777777">
            <w:pPr>
              <w:spacing w:after="0"/>
            </w:pPr>
            <w:r>
              <w:rPr>
                <w:sz w:val="17"/>
                <w:szCs w:val="17"/>
              </w:rPr>
              <w:t>The system shall support a total of 1,000 users in phase 1 and the target number of concurrent logged-in users with no detrimental effect on service.</w:t>
            </w:r>
          </w:p>
        </w:tc>
        <w:tc>
          <w:tcPr>
            <w:tcW w:w="1100" w:type="dxa"/>
            <w:tcMar>
              <w:top w:w="60" w:type="dxa"/>
              <w:left w:w="90" w:type="dxa"/>
              <w:bottom w:w="60" w:type="dxa"/>
              <w:right w:w="90" w:type="dxa"/>
            </w:tcMar>
          </w:tcPr>
          <w:p w:rsidR="0046729B" w:rsidRDefault="00767123" w14:paraId="48F808F6" w14:textId="77777777">
            <w:pPr>
              <w:spacing w:after="0"/>
            </w:pPr>
            <w:r>
              <w:rPr>
                <w:sz w:val="17"/>
                <w:szCs w:val="17"/>
              </w:rPr>
              <w:t>Must</w:t>
            </w:r>
          </w:p>
        </w:tc>
      </w:tr>
      <w:tr w:rsidR="0046729B" w14:paraId="6627DD3A" w14:textId="77777777">
        <w:trPr>
          <w:cantSplit/>
        </w:trPr>
        <w:tc>
          <w:tcPr>
            <w:tcW w:w="900" w:type="dxa"/>
            <w:shd w:val="clear" w:color="auto" w:fill="F2F4F6"/>
            <w:tcMar>
              <w:top w:w="60" w:type="dxa"/>
              <w:left w:w="90" w:type="dxa"/>
              <w:bottom w:w="60" w:type="dxa"/>
              <w:right w:w="90" w:type="dxa"/>
            </w:tcMar>
          </w:tcPr>
          <w:p w:rsidR="0046729B" w:rsidRDefault="00767123" w14:paraId="3DF765CC" w14:textId="77777777">
            <w:pPr>
              <w:spacing w:after="0"/>
            </w:pPr>
            <w:r>
              <w:rPr>
                <w:sz w:val="17"/>
                <w:szCs w:val="17"/>
              </w:rPr>
              <w:t>NFR-29</w:t>
            </w:r>
          </w:p>
        </w:tc>
        <w:tc>
          <w:tcPr>
            <w:tcW w:w="8080" w:type="dxa"/>
            <w:shd w:val="clear" w:color="auto" w:fill="F2F4F6"/>
            <w:tcMar>
              <w:top w:w="60" w:type="dxa"/>
              <w:left w:w="90" w:type="dxa"/>
              <w:bottom w:w="60" w:type="dxa"/>
              <w:right w:w="90" w:type="dxa"/>
            </w:tcMar>
          </w:tcPr>
          <w:p w:rsidR="0046729B" w:rsidRDefault="00767123" w14:paraId="57091874" w14:textId="77777777">
            <w:pPr>
              <w:spacing w:after="0"/>
            </w:pPr>
            <w:r>
              <w:rPr>
                <w:sz w:val="17"/>
                <w:szCs w:val="17"/>
              </w:rPr>
              <w:t>The solution shall support upload, download and processing of individual files up to at least 100 MB without data loss, corruption or instability.</w:t>
            </w:r>
          </w:p>
        </w:tc>
        <w:tc>
          <w:tcPr>
            <w:tcW w:w="1100" w:type="dxa"/>
            <w:shd w:val="clear" w:color="auto" w:fill="F2F4F6"/>
            <w:tcMar>
              <w:top w:w="60" w:type="dxa"/>
              <w:left w:w="90" w:type="dxa"/>
              <w:bottom w:w="60" w:type="dxa"/>
              <w:right w:w="90" w:type="dxa"/>
            </w:tcMar>
          </w:tcPr>
          <w:p w:rsidR="0046729B" w:rsidRDefault="00767123" w14:paraId="12FBEFB6" w14:textId="77777777">
            <w:pPr>
              <w:spacing w:after="0"/>
            </w:pPr>
            <w:r>
              <w:rPr>
                <w:sz w:val="17"/>
                <w:szCs w:val="17"/>
              </w:rPr>
              <w:t>Must</w:t>
            </w:r>
          </w:p>
        </w:tc>
      </w:tr>
      <w:tr w:rsidR="0046729B" w14:paraId="689E42B5" w14:textId="77777777">
        <w:trPr>
          <w:cantSplit/>
        </w:trPr>
        <w:tc>
          <w:tcPr>
            <w:tcW w:w="900" w:type="dxa"/>
            <w:tcMar>
              <w:top w:w="60" w:type="dxa"/>
              <w:left w:w="90" w:type="dxa"/>
              <w:bottom w:w="60" w:type="dxa"/>
              <w:right w:w="90" w:type="dxa"/>
            </w:tcMar>
          </w:tcPr>
          <w:p w:rsidR="0046729B" w:rsidRDefault="00767123" w14:paraId="225ED82F" w14:textId="77777777">
            <w:pPr>
              <w:spacing w:after="0"/>
            </w:pPr>
            <w:r>
              <w:rPr>
                <w:sz w:val="17"/>
                <w:szCs w:val="17"/>
              </w:rPr>
              <w:t>NFR-30</w:t>
            </w:r>
          </w:p>
        </w:tc>
        <w:tc>
          <w:tcPr>
            <w:tcW w:w="8080" w:type="dxa"/>
            <w:tcMar>
              <w:top w:w="60" w:type="dxa"/>
              <w:left w:w="90" w:type="dxa"/>
              <w:bottom w:w="60" w:type="dxa"/>
              <w:right w:w="90" w:type="dxa"/>
            </w:tcMar>
          </w:tcPr>
          <w:p w:rsidR="0046729B" w:rsidRDefault="00767123" w14:paraId="2B983BF2" w14:textId="77777777">
            <w:pPr>
              <w:spacing w:after="0"/>
            </w:pPr>
            <w:r>
              <w:rPr>
                <w:sz w:val="17"/>
                <w:szCs w:val="17"/>
              </w:rPr>
              <w:t>The tool shall handle at least the capacity-planned number of concurrent large-file (100 MB) operations without materially degrading responsiveness for standard interactions.</w:t>
            </w:r>
          </w:p>
        </w:tc>
        <w:tc>
          <w:tcPr>
            <w:tcW w:w="1100" w:type="dxa"/>
            <w:tcMar>
              <w:top w:w="60" w:type="dxa"/>
              <w:left w:w="90" w:type="dxa"/>
              <w:bottom w:w="60" w:type="dxa"/>
              <w:right w:w="90" w:type="dxa"/>
            </w:tcMar>
          </w:tcPr>
          <w:p w:rsidR="0046729B" w:rsidRDefault="00767123" w14:paraId="0A408796" w14:textId="77777777">
            <w:pPr>
              <w:spacing w:after="0"/>
            </w:pPr>
            <w:r>
              <w:rPr>
                <w:sz w:val="17"/>
                <w:szCs w:val="17"/>
              </w:rPr>
              <w:t>Should</w:t>
            </w:r>
          </w:p>
        </w:tc>
      </w:tr>
      <w:tr w:rsidR="0046729B" w14:paraId="6B19F722" w14:textId="77777777">
        <w:trPr>
          <w:cantSplit/>
        </w:trPr>
        <w:tc>
          <w:tcPr>
            <w:tcW w:w="900" w:type="dxa"/>
            <w:shd w:val="clear" w:color="auto" w:fill="F2F4F6"/>
            <w:tcMar>
              <w:top w:w="60" w:type="dxa"/>
              <w:left w:w="90" w:type="dxa"/>
              <w:bottom w:w="60" w:type="dxa"/>
              <w:right w:w="90" w:type="dxa"/>
            </w:tcMar>
          </w:tcPr>
          <w:p w:rsidR="0046729B" w:rsidRDefault="00767123" w14:paraId="1A7202F5" w14:textId="77777777">
            <w:pPr>
              <w:spacing w:after="0"/>
            </w:pPr>
            <w:r>
              <w:rPr>
                <w:sz w:val="17"/>
                <w:szCs w:val="17"/>
              </w:rPr>
              <w:t>NFR-31</w:t>
            </w:r>
          </w:p>
        </w:tc>
        <w:tc>
          <w:tcPr>
            <w:tcW w:w="8080" w:type="dxa"/>
            <w:shd w:val="clear" w:color="auto" w:fill="F2F4F6"/>
            <w:tcMar>
              <w:top w:w="60" w:type="dxa"/>
              <w:left w:w="90" w:type="dxa"/>
              <w:bottom w:w="60" w:type="dxa"/>
              <w:right w:w="90" w:type="dxa"/>
            </w:tcMar>
          </w:tcPr>
          <w:p w:rsidR="0046729B" w:rsidRDefault="00767123" w14:paraId="22E82562" w14:textId="77777777">
            <w:pPr>
              <w:spacing w:after="0"/>
            </w:pPr>
            <w:r>
              <w:rPr>
                <w:sz w:val="17"/>
                <w:szCs w:val="17"/>
              </w:rPr>
              <w:t>The solution shall scale horizontally and vertically to support the target concurrent users and volumes without disruptive architectural changes.</w:t>
            </w:r>
          </w:p>
        </w:tc>
        <w:tc>
          <w:tcPr>
            <w:tcW w:w="1100" w:type="dxa"/>
            <w:shd w:val="clear" w:color="auto" w:fill="F2F4F6"/>
            <w:tcMar>
              <w:top w:w="60" w:type="dxa"/>
              <w:left w:w="90" w:type="dxa"/>
              <w:bottom w:w="60" w:type="dxa"/>
              <w:right w:w="90" w:type="dxa"/>
            </w:tcMar>
          </w:tcPr>
          <w:p w:rsidR="0046729B" w:rsidRDefault="00767123" w14:paraId="3EEED2CE" w14:textId="77777777">
            <w:pPr>
              <w:spacing w:after="0"/>
            </w:pPr>
            <w:r>
              <w:rPr>
                <w:sz w:val="17"/>
                <w:szCs w:val="17"/>
              </w:rPr>
              <w:t>Must</w:t>
            </w:r>
          </w:p>
        </w:tc>
      </w:tr>
    </w:tbl>
    <w:p w:rsidR="0046729B" w:rsidRDefault="00767123" w14:paraId="5E2ACC6F" w14:textId="53E0A7DE">
      <w:pPr>
        <w:pStyle w:val="Heading3"/>
      </w:pPr>
      <w:bookmarkStart w:name="_Toc1156806856" w:id="531"/>
      <w:r>
        <w:t>6. Interfaces &amp; Integration</w:t>
      </w:r>
      <w:bookmarkEnd w:id="531"/>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900"/>
        <w:gridCol w:w="8080"/>
        <w:gridCol w:w="1100"/>
      </w:tblGrid>
      <w:tr w:rsidR="0046729B" w14:paraId="4F793B93" w14:textId="77777777">
        <w:trPr>
          <w:tblHeader/>
        </w:trPr>
        <w:tc>
          <w:tcPr>
            <w:tcW w:w="900" w:type="dxa"/>
            <w:shd w:val="clear" w:color="auto" w:fill="1B2A47"/>
            <w:tcMar>
              <w:top w:w="60" w:type="dxa"/>
              <w:left w:w="90" w:type="dxa"/>
              <w:bottom w:w="60" w:type="dxa"/>
              <w:right w:w="90" w:type="dxa"/>
            </w:tcMar>
          </w:tcPr>
          <w:p w:rsidR="0046729B" w:rsidRDefault="00767123" w14:paraId="2AF1AC8C" w14:textId="77777777">
            <w:pPr>
              <w:spacing w:after="0"/>
            </w:pPr>
            <w:r>
              <w:rPr>
                <w:b/>
                <w:bCs/>
                <w:color w:val="FFFFFF"/>
                <w:sz w:val="18"/>
                <w:szCs w:val="18"/>
              </w:rPr>
              <w:t>ID</w:t>
            </w:r>
          </w:p>
        </w:tc>
        <w:tc>
          <w:tcPr>
            <w:tcW w:w="8080" w:type="dxa"/>
            <w:shd w:val="clear" w:color="auto" w:fill="1B2A47"/>
            <w:tcMar>
              <w:top w:w="60" w:type="dxa"/>
              <w:left w:w="90" w:type="dxa"/>
              <w:bottom w:w="60" w:type="dxa"/>
              <w:right w:w="90" w:type="dxa"/>
            </w:tcMar>
          </w:tcPr>
          <w:p w:rsidR="0046729B" w:rsidRDefault="00767123" w14:paraId="147531C2" w14:textId="77777777">
            <w:pPr>
              <w:spacing w:after="0"/>
            </w:pPr>
            <w:r>
              <w:rPr>
                <w:b/>
                <w:bCs/>
                <w:color w:val="FFFFFF"/>
                <w:sz w:val="18"/>
                <w:szCs w:val="18"/>
              </w:rPr>
              <w:t>Requirement</w:t>
            </w:r>
          </w:p>
        </w:tc>
        <w:tc>
          <w:tcPr>
            <w:tcW w:w="1100" w:type="dxa"/>
            <w:shd w:val="clear" w:color="auto" w:fill="1B2A47"/>
            <w:tcMar>
              <w:top w:w="60" w:type="dxa"/>
              <w:left w:w="90" w:type="dxa"/>
              <w:bottom w:w="60" w:type="dxa"/>
              <w:right w:w="90" w:type="dxa"/>
            </w:tcMar>
          </w:tcPr>
          <w:p w:rsidR="0046729B" w:rsidRDefault="00767123" w14:paraId="6F028A1C" w14:textId="77777777">
            <w:pPr>
              <w:spacing w:after="0"/>
            </w:pPr>
            <w:r>
              <w:rPr>
                <w:b/>
                <w:bCs/>
                <w:color w:val="FFFFFF"/>
                <w:sz w:val="18"/>
                <w:szCs w:val="18"/>
              </w:rPr>
              <w:t>Priority</w:t>
            </w:r>
          </w:p>
        </w:tc>
      </w:tr>
      <w:tr w:rsidR="0046729B" w14:paraId="7D6419AC" w14:textId="77777777">
        <w:trPr>
          <w:cantSplit/>
        </w:trPr>
        <w:tc>
          <w:tcPr>
            <w:tcW w:w="900" w:type="dxa"/>
            <w:tcMar>
              <w:top w:w="60" w:type="dxa"/>
              <w:left w:w="90" w:type="dxa"/>
              <w:bottom w:w="60" w:type="dxa"/>
              <w:right w:w="90" w:type="dxa"/>
            </w:tcMar>
          </w:tcPr>
          <w:p w:rsidR="0046729B" w:rsidRDefault="00767123" w14:paraId="78EF435A" w14:textId="77777777">
            <w:pPr>
              <w:spacing w:after="0"/>
            </w:pPr>
            <w:r>
              <w:rPr>
                <w:sz w:val="17"/>
                <w:szCs w:val="17"/>
              </w:rPr>
              <w:t>NFR-32</w:t>
            </w:r>
          </w:p>
        </w:tc>
        <w:tc>
          <w:tcPr>
            <w:tcW w:w="8080" w:type="dxa"/>
            <w:tcMar>
              <w:top w:w="60" w:type="dxa"/>
              <w:left w:w="90" w:type="dxa"/>
              <w:bottom w:w="60" w:type="dxa"/>
              <w:right w:w="90" w:type="dxa"/>
            </w:tcMar>
          </w:tcPr>
          <w:p w:rsidR="0046729B" w:rsidRDefault="00767123" w14:paraId="0DF7C271" w14:textId="77777777">
            <w:pPr>
              <w:spacing w:after="0"/>
            </w:pPr>
            <w:r>
              <w:rPr>
                <w:sz w:val="17"/>
                <w:szCs w:val="17"/>
              </w:rPr>
              <w:t>The solution's interfaces (APIs, file exchanges, message queues) shall have no detrimental performance or functional impact on existing Aon systems or those operated by Aon's agents.</w:t>
            </w:r>
          </w:p>
        </w:tc>
        <w:tc>
          <w:tcPr>
            <w:tcW w:w="1100" w:type="dxa"/>
            <w:tcMar>
              <w:top w:w="60" w:type="dxa"/>
              <w:left w:w="90" w:type="dxa"/>
              <w:bottom w:w="60" w:type="dxa"/>
              <w:right w:w="90" w:type="dxa"/>
            </w:tcMar>
          </w:tcPr>
          <w:p w:rsidR="0046729B" w:rsidRDefault="00767123" w14:paraId="74EB2E82" w14:textId="77777777">
            <w:pPr>
              <w:spacing w:after="0"/>
            </w:pPr>
            <w:r>
              <w:rPr>
                <w:sz w:val="17"/>
                <w:szCs w:val="17"/>
              </w:rPr>
              <w:t>Must</w:t>
            </w:r>
          </w:p>
        </w:tc>
      </w:tr>
      <w:tr w:rsidR="0046729B" w14:paraId="437845D4" w14:textId="77777777">
        <w:trPr>
          <w:cantSplit/>
        </w:trPr>
        <w:tc>
          <w:tcPr>
            <w:tcW w:w="900" w:type="dxa"/>
            <w:shd w:val="clear" w:color="auto" w:fill="F2F4F6"/>
            <w:tcMar>
              <w:top w:w="60" w:type="dxa"/>
              <w:left w:w="90" w:type="dxa"/>
              <w:bottom w:w="60" w:type="dxa"/>
              <w:right w:w="90" w:type="dxa"/>
            </w:tcMar>
          </w:tcPr>
          <w:p w:rsidR="0046729B" w:rsidRDefault="00767123" w14:paraId="0439E3C8" w14:textId="77777777">
            <w:pPr>
              <w:spacing w:after="0"/>
            </w:pPr>
            <w:r>
              <w:rPr>
                <w:sz w:val="17"/>
                <w:szCs w:val="17"/>
              </w:rPr>
              <w:t>NFR-33</w:t>
            </w:r>
          </w:p>
        </w:tc>
        <w:tc>
          <w:tcPr>
            <w:tcW w:w="8080" w:type="dxa"/>
            <w:shd w:val="clear" w:color="auto" w:fill="F2F4F6"/>
            <w:tcMar>
              <w:top w:w="60" w:type="dxa"/>
              <w:left w:w="90" w:type="dxa"/>
              <w:bottom w:w="60" w:type="dxa"/>
              <w:right w:w="90" w:type="dxa"/>
            </w:tcMar>
          </w:tcPr>
          <w:p w:rsidR="0046729B" w:rsidRDefault="00767123" w14:paraId="3BE432B8" w14:textId="77777777">
            <w:pPr>
              <w:spacing w:after="0"/>
            </w:pPr>
            <w:r>
              <w:rPr>
                <w:sz w:val="17"/>
                <w:szCs w:val="17"/>
              </w:rPr>
              <w:t>The system shall interface via Single Sign-On with Okta as the enterprise identity provider for all SSO widgets, links and embedded surfaces. Authentication shall be delegated to Okta in all cases; custom identity stores are not permitted under the Meridian Pattern.</w:t>
            </w:r>
          </w:p>
        </w:tc>
        <w:tc>
          <w:tcPr>
            <w:tcW w:w="1100" w:type="dxa"/>
            <w:shd w:val="clear" w:color="auto" w:fill="F2F4F6"/>
            <w:tcMar>
              <w:top w:w="60" w:type="dxa"/>
              <w:left w:w="90" w:type="dxa"/>
              <w:bottom w:w="60" w:type="dxa"/>
              <w:right w:w="90" w:type="dxa"/>
            </w:tcMar>
          </w:tcPr>
          <w:p w:rsidR="0046729B" w:rsidRDefault="00767123" w14:paraId="3C7A8620" w14:textId="77777777">
            <w:pPr>
              <w:spacing w:after="0"/>
            </w:pPr>
            <w:r>
              <w:rPr>
                <w:sz w:val="17"/>
                <w:szCs w:val="17"/>
              </w:rPr>
              <w:t>Must</w:t>
            </w:r>
          </w:p>
        </w:tc>
      </w:tr>
      <w:tr w:rsidR="0046729B" w14:paraId="3B2F1690" w14:textId="77777777">
        <w:trPr>
          <w:cantSplit/>
        </w:trPr>
        <w:tc>
          <w:tcPr>
            <w:tcW w:w="900" w:type="dxa"/>
            <w:tcMar>
              <w:top w:w="60" w:type="dxa"/>
              <w:left w:w="90" w:type="dxa"/>
              <w:bottom w:w="60" w:type="dxa"/>
              <w:right w:w="90" w:type="dxa"/>
            </w:tcMar>
          </w:tcPr>
          <w:p w:rsidR="0046729B" w:rsidRDefault="00767123" w14:paraId="781BA570" w14:textId="77777777">
            <w:pPr>
              <w:spacing w:after="0"/>
            </w:pPr>
            <w:r>
              <w:rPr>
                <w:sz w:val="17"/>
                <w:szCs w:val="17"/>
              </w:rPr>
              <w:t>NFR-34</w:t>
            </w:r>
          </w:p>
        </w:tc>
        <w:tc>
          <w:tcPr>
            <w:tcW w:w="8080" w:type="dxa"/>
            <w:tcMar>
              <w:top w:w="60" w:type="dxa"/>
              <w:left w:w="90" w:type="dxa"/>
              <w:bottom w:w="60" w:type="dxa"/>
              <w:right w:w="90" w:type="dxa"/>
            </w:tcMar>
          </w:tcPr>
          <w:p w:rsidR="0046729B" w:rsidRDefault="00767123" w14:paraId="57A6A835" w14:textId="77777777">
            <w:pPr>
              <w:spacing w:after="0"/>
            </w:pPr>
            <w:r>
              <w:rPr>
                <w:sz w:val="17"/>
                <w:szCs w:val="17"/>
              </w:rPr>
              <w:t>Interfaces shall implement protections (throttling, rate limiting, pagination, payload size limits) to prevent misuse or overuse from degrading connected systems.</w:t>
            </w:r>
          </w:p>
        </w:tc>
        <w:tc>
          <w:tcPr>
            <w:tcW w:w="1100" w:type="dxa"/>
            <w:tcMar>
              <w:top w:w="60" w:type="dxa"/>
              <w:left w:w="90" w:type="dxa"/>
              <w:bottom w:w="60" w:type="dxa"/>
              <w:right w:w="90" w:type="dxa"/>
            </w:tcMar>
          </w:tcPr>
          <w:p w:rsidR="0046729B" w:rsidRDefault="00767123" w14:paraId="2F8FD019" w14:textId="77777777">
            <w:pPr>
              <w:spacing w:after="0"/>
            </w:pPr>
            <w:r>
              <w:rPr>
                <w:sz w:val="17"/>
                <w:szCs w:val="17"/>
              </w:rPr>
              <w:t>Must</w:t>
            </w:r>
          </w:p>
        </w:tc>
      </w:tr>
      <w:tr w:rsidR="0046729B" w14:paraId="46DD8DF7" w14:textId="77777777">
        <w:trPr>
          <w:cantSplit/>
        </w:trPr>
        <w:tc>
          <w:tcPr>
            <w:tcW w:w="900" w:type="dxa"/>
            <w:shd w:val="clear" w:color="auto" w:fill="F2F4F6"/>
            <w:tcMar>
              <w:top w:w="60" w:type="dxa"/>
              <w:left w:w="90" w:type="dxa"/>
              <w:bottom w:w="60" w:type="dxa"/>
              <w:right w:w="90" w:type="dxa"/>
            </w:tcMar>
          </w:tcPr>
          <w:p w:rsidR="0046729B" w:rsidRDefault="00767123" w14:paraId="18817718" w14:textId="77777777">
            <w:pPr>
              <w:spacing w:after="0"/>
            </w:pPr>
            <w:r>
              <w:rPr>
                <w:sz w:val="17"/>
                <w:szCs w:val="17"/>
              </w:rPr>
              <w:t>NFR-35</w:t>
            </w:r>
          </w:p>
        </w:tc>
        <w:tc>
          <w:tcPr>
            <w:tcW w:w="8080" w:type="dxa"/>
            <w:shd w:val="clear" w:color="auto" w:fill="F2F4F6"/>
            <w:tcMar>
              <w:top w:w="60" w:type="dxa"/>
              <w:left w:w="90" w:type="dxa"/>
              <w:bottom w:w="60" w:type="dxa"/>
              <w:right w:w="90" w:type="dxa"/>
            </w:tcMar>
          </w:tcPr>
          <w:p w:rsidR="0046729B" w:rsidRDefault="00767123" w14:paraId="39C292F5" w14:textId="77777777">
            <w:pPr>
              <w:spacing w:after="0"/>
            </w:pPr>
            <w:r>
              <w:rPr>
                <w:sz w:val="17"/>
                <w:szCs w:val="17"/>
              </w:rPr>
              <w:t>All interfaces shall be loosely coupled and versioned, so changes on either side have minimal impact on the other party.</w:t>
            </w:r>
          </w:p>
        </w:tc>
        <w:tc>
          <w:tcPr>
            <w:tcW w:w="1100" w:type="dxa"/>
            <w:shd w:val="clear" w:color="auto" w:fill="F2F4F6"/>
            <w:tcMar>
              <w:top w:w="60" w:type="dxa"/>
              <w:left w:w="90" w:type="dxa"/>
              <w:bottom w:w="60" w:type="dxa"/>
              <w:right w:w="90" w:type="dxa"/>
            </w:tcMar>
          </w:tcPr>
          <w:p w:rsidR="0046729B" w:rsidRDefault="00767123" w14:paraId="788CA687" w14:textId="77777777">
            <w:pPr>
              <w:spacing w:after="0"/>
            </w:pPr>
            <w:r>
              <w:rPr>
                <w:sz w:val="17"/>
                <w:szCs w:val="17"/>
              </w:rPr>
              <w:t>Should</w:t>
            </w:r>
          </w:p>
        </w:tc>
      </w:tr>
      <w:tr w:rsidR="0046729B" w14:paraId="74F754C8" w14:textId="77777777">
        <w:trPr>
          <w:cantSplit/>
        </w:trPr>
        <w:tc>
          <w:tcPr>
            <w:tcW w:w="900" w:type="dxa"/>
            <w:tcMar>
              <w:top w:w="60" w:type="dxa"/>
              <w:left w:w="90" w:type="dxa"/>
              <w:bottom w:w="60" w:type="dxa"/>
              <w:right w:w="90" w:type="dxa"/>
            </w:tcMar>
          </w:tcPr>
          <w:p w:rsidR="0046729B" w:rsidRDefault="00767123" w14:paraId="3C9C1F90" w14:textId="77777777">
            <w:pPr>
              <w:spacing w:after="0"/>
            </w:pPr>
            <w:r>
              <w:rPr>
                <w:sz w:val="17"/>
                <w:szCs w:val="17"/>
              </w:rPr>
              <w:t>NFR-36</w:t>
            </w:r>
          </w:p>
        </w:tc>
        <w:tc>
          <w:tcPr>
            <w:tcW w:w="8080" w:type="dxa"/>
            <w:tcMar>
              <w:top w:w="60" w:type="dxa"/>
              <w:left w:w="90" w:type="dxa"/>
              <w:bottom w:w="60" w:type="dxa"/>
              <w:right w:w="90" w:type="dxa"/>
            </w:tcMar>
          </w:tcPr>
          <w:p w:rsidR="0046729B" w:rsidRDefault="00767123" w14:paraId="4C73A131" w14:textId="77777777">
            <w:pPr>
              <w:spacing w:after="0"/>
            </w:pPr>
            <w:r>
              <w:rPr>
                <w:sz w:val="17"/>
                <w:szCs w:val="17"/>
              </w:rPr>
              <w:t>The solution shall provide well-defined, documented interface contracts (data models, error codes, SLAs) for all inbound and outbound integrations.</w:t>
            </w:r>
          </w:p>
        </w:tc>
        <w:tc>
          <w:tcPr>
            <w:tcW w:w="1100" w:type="dxa"/>
            <w:tcMar>
              <w:top w:w="60" w:type="dxa"/>
              <w:left w:w="90" w:type="dxa"/>
              <w:bottom w:w="60" w:type="dxa"/>
              <w:right w:w="90" w:type="dxa"/>
            </w:tcMar>
          </w:tcPr>
          <w:p w:rsidR="0046729B" w:rsidRDefault="00767123" w14:paraId="0AFBB264" w14:textId="77777777">
            <w:pPr>
              <w:spacing w:after="0"/>
            </w:pPr>
            <w:r>
              <w:rPr>
                <w:sz w:val="17"/>
                <w:szCs w:val="17"/>
              </w:rPr>
              <w:t>Should</w:t>
            </w:r>
          </w:p>
        </w:tc>
      </w:tr>
      <w:tr w:rsidR="0046729B" w14:paraId="46548E32" w14:textId="77777777">
        <w:trPr>
          <w:cantSplit/>
        </w:trPr>
        <w:tc>
          <w:tcPr>
            <w:tcW w:w="900" w:type="dxa"/>
            <w:shd w:val="clear" w:color="auto" w:fill="F2F4F6"/>
            <w:tcMar>
              <w:top w:w="60" w:type="dxa"/>
              <w:left w:w="90" w:type="dxa"/>
              <w:bottom w:w="60" w:type="dxa"/>
              <w:right w:w="90" w:type="dxa"/>
            </w:tcMar>
          </w:tcPr>
          <w:p w:rsidR="0046729B" w:rsidRDefault="00767123" w14:paraId="4F7C6E2C" w14:textId="77777777">
            <w:pPr>
              <w:spacing w:after="0"/>
            </w:pPr>
            <w:r>
              <w:rPr>
                <w:sz w:val="17"/>
                <w:szCs w:val="17"/>
              </w:rPr>
              <w:t>NFR-37</w:t>
            </w:r>
          </w:p>
        </w:tc>
        <w:tc>
          <w:tcPr>
            <w:tcW w:w="8080" w:type="dxa"/>
            <w:shd w:val="clear" w:color="auto" w:fill="F2F4F6"/>
            <w:tcMar>
              <w:top w:w="60" w:type="dxa"/>
              <w:left w:w="90" w:type="dxa"/>
              <w:bottom w:w="60" w:type="dxa"/>
              <w:right w:w="90" w:type="dxa"/>
            </w:tcMar>
          </w:tcPr>
          <w:p w:rsidR="0046729B" w:rsidRDefault="00767123" w14:paraId="739B6F04" w14:textId="77777777">
            <w:pPr>
              <w:spacing w:after="0"/>
            </w:pPr>
            <w:r>
              <w:rPr>
                <w:sz w:val="17"/>
                <w:szCs w:val="17"/>
              </w:rPr>
              <w:t>Critical operational workflows shall remain available under partial component failure, with graceful degradation of non-critical features (independent Claims Copilot availability).</w:t>
            </w:r>
          </w:p>
        </w:tc>
        <w:tc>
          <w:tcPr>
            <w:tcW w:w="1100" w:type="dxa"/>
            <w:shd w:val="clear" w:color="auto" w:fill="F2F4F6"/>
            <w:tcMar>
              <w:top w:w="60" w:type="dxa"/>
              <w:left w:w="90" w:type="dxa"/>
              <w:bottom w:w="60" w:type="dxa"/>
              <w:right w:w="90" w:type="dxa"/>
            </w:tcMar>
          </w:tcPr>
          <w:p w:rsidR="0046729B" w:rsidRDefault="00767123" w14:paraId="2CFECEE9" w14:textId="77777777">
            <w:pPr>
              <w:spacing w:after="0"/>
            </w:pPr>
            <w:r>
              <w:rPr>
                <w:sz w:val="17"/>
                <w:szCs w:val="17"/>
              </w:rPr>
              <w:t>Must</w:t>
            </w:r>
          </w:p>
        </w:tc>
      </w:tr>
    </w:tbl>
    <w:p w:rsidR="0046729B" w:rsidRDefault="00767123" w14:paraId="34DFEDEE" w14:textId="215A9CEA">
      <w:pPr>
        <w:pStyle w:val="Heading3"/>
      </w:pPr>
      <w:bookmarkStart w:name="_Toc95074144" w:id="532"/>
      <w:r>
        <w:t>7. Usability, Devices, Browsers &amp; Accessibility</w:t>
      </w:r>
      <w:bookmarkEnd w:id="532"/>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900"/>
        <w:gridCol w:w="8080"/>
        <w:gridCol w:w="1100"/>
      </w:tblGrid>
      <w:tr w:rsidR="0046729B" w:rsidTr="78BE6B19" w14:paraId="35E72D25" w14:textId="77777777">
        <w:trPr>
          <w:tblHeader/>
        </w:trPr>
        <w:tc>
          <w:tcPr>
            <w:tcW w:w="900" w:type="dxa"/>
            <w:shd w:val="clear" w:color="auto" w:fill="1B2A47"/>
            <w:tcMar>
              <w:top w:w="60" w:type="dxa"/>
              <w:left w:w="90" w:type="dxa"/>
              <w:bottom w:w="60" w:type="dxa"/>
              <w:right w:w="90" w:type="dxa"/>
            </w:tcMar>
          </w:tcPr>
          <w:p w:rsidR="0046729B" w:rsidRDefault="00767123" w14:paraId="0DB78E2B" w14:textId="77777777">
            <w:pPr>
              <w:spacing w:after="0"/>
            </w:pPr>
            <w:r>
              <w:rPr>
                <w:b/>
                <w:bCs/>
                <w:color w:val="FFFFFF"/>
                <w:sz w:val="18"/>
                <w:szCs w:val="18"/>
              </w:rPr>
              <w:t>ID</w:t>
            </w:r>
          </w:p>
        </w:tc>
        <w:tc>
          <w:tcPr>
            <w:tcW w:w="8080" w:type="dxa"/>
            <w:shd w:val="clear" w:color="auto" w:fill="1B2A47"/>
            <w:tcMar>
              <w:top w:w="60" w:type="dxa"/>
              <w:left w:w="90" w:type="dxa"/>
              <w:bottom w:w="60" w:type="dxa"/>
              <w:right w:w="90" w:type="dxa"/>
            </w:tcMar>
          </w:tcPr>
          <w:p w:rsidR="0046729B" w:rsidRDefault="00767123" w14:paraId="55D5BEC4" w14:textId="77777777">
            <w:pPr>
              <w:spacing w:after="0"/>
            </w:pPr>
            <w:r>
              <w:rPr>
                <w:b/>
                <w:bCs/>
                <w:color w:val="FFFFFF"/>
                <w:sz w:val="18"/>
                <w:szCs w:val="18"/>
              </w:rPr>
              <w:t>Requirement</w:t>
            </w:r>
          </w:p>
        </w:tc>
        <w:tc>
          <w:tcPr>
            <w:tcW w:w="1100" w:type="dxa"/>
            <w:shd w:val="clear" w:color="auto" w:fill="1B2A47"/>
            <w:tcMar>
              <w:top w:w="60" w:type="dxa"/>
              <w:left w:w="90" w:type="dxa"/>
              <w:bottom w:w="60" w:type="dxa"/>
              <w:right w:w="90" w:type="dxa"/>
            </w:tcMar>
          </w:tcPr>
          <w:p w:rsidR="0046729B" w:rsidRDefault="00767123" w14:paraId="0404596C" w14:textId="77777777">
            <w:pPr>
              <w:spacing w:after="0"/>
            </w:pPr>
            <w:r>
              <w:rPr>
                <w:b/>
                <w:bCs/>
                <w:color w:val="FFFFFF"/>
                <w:sz w:val="18"/>
                <w:szCs w:val="18"/>
              </w:rPr>
              <w:t>Priority</w:t>
            </w:r>
          </w:p>
        </w:tc>
      </w:tr>
      <w:tr w:rsidR="0046729B" w:rsidTr="78BE6B19" w14:paraId="64AC70B8" w14:textId="77777777">
        <w:trPr>
          <w:cantSplit/>
        </w:trPr>
        <w:tc>
          <w:tcPr>
            <w:tcW w:w="900" w:type="dxa"/>
            <w:tcMar>
              <w:top w:w="60" w:type="dxa"/>
              <w:left w:w="90" w:type="dxa"/>
              <w:bottom w:w="60" w:type="dxa"/>
              <w:right w:w="90" w:type="dxa"/>
            </w:tcMar>
          </w:tcPr>
          <w:p w:rsidR="0046729B" w:rsidRDefault="00767123" w14:paraId="00BBC507" w14:textId="77777777">
            <w:pPr>
              <w:spacing w:after="0"/>
            </w:pPr>
            <w:r>
              <w:rPr>
                <w:sz w:val="17"/>
                <w:szCs w:val="17"/>
              </w:rPr>
              <w:t>NFR-38</w:t>
            </w:r>
          </w:p>
        </w:tc>
        <w:tc>
          <w:tcPr>
            <w:tcW w:w="8080" w:type="dxa"/>
            <w:tcMar>
              <w:top w:w="60" w:type="dxa"/>
              <w:left w:w="90" w:type="dxa"/>
              <w:bottom w:w="60" w:type="dxa"/>
              <w:right w:w="90" w:type="dxa"/>
            </w:tcMar>
          </w:tcPr>
          <w:p w:rsidR="0046729B" w:rsidRDefault="00767123" w14:paraId="3E825630" w14:textId="77777777">
            <w:pPr>
              <w:spacing w:after="0"/>
            </w:pPr>
            <w:r>
              <w:rPr>
                <w:sz w:val="17"/>
                <w:szCs w:val="17"/>
              </w:rPr>
              <w:t>The user interface shall comply with the Aon Corporate Standard UI style guide, verified through design review and UI testing.</w:t>
            </w:r>
          </w:p>
        </w:tc>
        <w:tc>
          <w:tcPr>
            <w:tcW w:w="1100" w:type="dxa"/>
            <w:tcMar>
              <w:top w:w="60" w:type="dxa"/>
              <w:left w:w="90" w:type="dxa"/>
              <w:bottom w:w="60" w:type="dxa"/>
              <w:right w:w="90" w:type="dxa"/>
            </w:tcMar>
          </w:tcPr>
          <w:p w:rsidR="0046729B" w:rsidRDefault="00767123" w14:paraId="29315591" w14:textId="77777777">
            <w:pPr>
              <w:spacing w:after="0"/>
            </w:pPr>
            <w:r>
              <w:rPr>
                <w:sz w:val="17"/>
                <w:szCs w:val="17"/>
              </w:rPr>
              <w:t>Must</w:t>
            </w:r>
          </w:p>
        </w:tc>
      </w:tr>
      <w:tr w:rsidR="0046729B" w:rsidTr="78BE6B19" w14:paraId="5EB283D9" w14:textId="77777777">
        <w:trPr>
          <w:cantSplit/>
        </w:trPr>
        <w:tc>
          <w:tcPr>
            <w:tcW w:w="900" w:type="dxa"/>
            <w:shd w:val="clear" w:color="auto" w:fill="F2F4F6"/>
            <w:tcMar>
              <w:top w:w="60" w:type="dxa"/>
              <w:left w:w="90" w:type="dxa"/>
              <w:bottom w:w="60" w:type="dxa"/>
              <w:right w:w="90" w:type="dxa"/>
            </w:tcMar>
          </w:tcPr>
          <w:p w:rsidR="0046729B" w:rsidRDefault="00767123" w14:paraId="466D22E7" w14:textId="77777777">
            <w:pPr>
              <w:spacing w:after="0"/>
            </w:pPr>
            <w:r>
              <w:rPr>
                <w:sz w:val="17"/>
                <w:szCs w:val="17"/>
              </w:rPr>
              <w:t>NFR-39</w:t>
            </w:r>
          </w:p>
        </w:tc>
        <w:tc>
          <w:tcPr>
            <w:tcW w:w="8080" w:type="dxa"/>
            <w:shd w:val="clear" w:color="auto" w:fill="F2F4F6"/>
            <w:tcMar>
              <w:top w:w="60" w:type="dxa"/>
              <w:left w:w="90" w:type="dxa"/>
              <w:bottom w:w="60" w:type="dxa"/>
              <w:right w:w="90" w:type="dxa"/>
            </w:tcMar>
          </w:tcPr>
          <w:p w:rsidR="0046729B" w:rsidRDefault="00767123" w14:paraId="63E0CC83" w14:textId="77777777">
            <w:pPr>
              <w:spacing w:after="0"/>
            </w:pPr>
            <w:r>
              <w:rPr>
                <w:sz w:val="17"/>
                <w:szCs w:val="17"/>
              </w:rPr>
              <w:t>The application shall be responsive and support current supported browsers (Edge, Safari and Chrome) for internal and external users, and support multiple browser instances inheriting session context from the parent window.</w:t>
            </w:r>
          </w:p>
        </w:tc>
        <w:tc>
          <w:tcPr>
            <w:tcW w:w="1100" w:type="dxa"/>
            <w:shd w:val="clear" w:color="auto" w:fill="F2F4F6"/>
            <w:tcMar>
              <w:top w:w="60" w:type="dxa"/>
              <w:left w:w="90" w:type="dxa"/>
              <w:bottom w:w="60" w:type="dxa"/>
              <w:right w:w="90" w:type="dxa"/>
            </w:tcMar>
          </w:tcPr>
          <w:p w:rsidR="0046729B" w:rsidRDefault="00767123" w14:paraId="42129A34" w14:textId="77777777">
            <w:pPr>
              <w:spacing w:after="0"/>
            </w:pPr>
            <w:r>
              <w:rPr>
                <w:sz w:val="17"/>
                <w:szCs w:val="17"/>
              </w:rPr>
              <w:t>Must</w:t>
            </w:r>
          </w:p>
        </w:tc>
      </w:tr>
      <w:tr w:rsidR="0046729B" w:rsidTr="78BE6B19" w14:paraId="0152A4E2" w14:textId="77777777">
        <w:trPr>
          <w:cantSplit/>
        </w:trPr>
        <w:tc>
          <w:tcPr>
            <w:tcW w:w="900" w:type="dxa"/>
            <w:tcMar>
              <w:top w:w="60" w:type="dxa"/>
              <w:left w:w="90" w:type="dxa"/>
              <w:bottom w:w="60" w:type="dxa"/>
              <w:right w:w="90" w:type="dxa"/>
            </w:tcMar>
          </w:tcPr>
          <w:p w:rsidR="0046729B" w:rsidRDefault="00767123" w14:paraId="0178F633" w14:textId="77777777">
            <w:pPr>
              <w:spacing w:after="0"/>
            </w:pPr>
            <w:r>
              <w:rPr>
                <w:sz w:val="17"/>
                <w:szCs w:val="17"/>
              </w:rPr>
              <w:t>NFR-40</w:t>
            </w:r>
          </w:p>
        </w:tc>
        <w:tc>
          <w:tcPr>
            <w:tcW w:w="8080" w:type="dxa"/>
            <w:tcMar>
              <w:top w:w="60" w:type="dxa"/>
              <w:left w:w="90" w:type="dxa"/>
              <w:bottom w:w="60" w:type="dxa"/>
              <w:right w:w="90" w:type="dxa"/>
            </w:tcMar>
          </w:tcPr>
          <w:p w:rsidR="0046729B" w:rsidP="78BE6B19" w:rsidRDefault="00767123" w14:paraId="1889B841" w14:textId="673C7305">
            <w:pPr>
              <w:spacing w:after="0"/>
              <w:rPr>
                <w:color w:val="242424"/>
                <w:sz w:val="17"/>
                <w:szCs w:val="17"/>
              </w:rPr>
            </w:pPr>
            <w:r w:rsidRPr="78BE6B19" w:rsidR="344B7F01">
              <w:rPr>
                <w:sz w:val="17"/>
                <w:szCs w:val="17"/>
              </w:rPr>
              <w:t xml:space="preserve">The application shall be delivered as a single responsive web experience. It shall support medium (desktops 992px+) and large (1200px+) display </w:t>
            </w:r>
            <w:r w:rsidRPr="78BE6B19" w:rsidR="4D05D602">
              <w:rPr>
                <w:sz w:val="17"/>
                <w:szCs w:val="17"/>
              </w:rPr>
              <w:t>devices and</w:t>
            </w:r>
            <w:r w:rsidRPr="78BE6B19" w:rsidR="344B7F01">
              <w:rPr>
                <w:sz w:val="17"/>
                <w:szCs w:val="17"/>
              </w:rPr>
              <w:t xml:space="preserve"> shall </w:t>
            </w:r>
            <w:r w:rsidRPr="78BE6B19" w:rsidR="344B7F01">
              <w:rPr>
                <w:sz w:val="17"/>
                <w:szCs w:val="17"/>
              </w:rPr>
              <w:t>render</w:t>
            </w:r>
            <w:r w:rsidRPr="78BE6B19" w:rsidR="10425350">
              <w:rPr>
                <w:sz w:val="17"/>
                <w:szCs w:val="17"/>
              </w:rPr>
              <w:t xml:space="preserve"> </w:t>
            </w:r>
            <w:r w:rsidRPr="78BE6B19" w:rsidR="10425350">
              <w:rPr>
                <w:sz w:val="17"/>
                <w:szCs w:val="17"/>
              </w:rPr>
              <w:t>t</w:t>
            </w:r>
            <w:r w:rsidRPr="78BE6B19" w:rsidR="10425350">
              <w:rPr>
                <w:color w:val="242424"/>
                <w:sz w:val="17"/>
                <w:szCs w:val="17"/>
                <w:rPrChange w:author="Chetan Arora" w:date="2026-08-07T17:32:00Z" w16du:dateUtc="2026-08-07T22:32:00Z" w:id="996667367">
                  <w:rPr>
                    <w:rFonts w:ascii="Segoe UI" w:hAnsi="Segoe UI" w:eastAsia="Segoe UI" w:cs="Segoe UI"/>
                    <w:color w:val="242424"/>
                    <w:sz w:val="21"/>
                    <w:szCs w:val="21"/>
                  </w:rPr>
                </w:rPrChange>
              </w:rPr>
              <w:t xml:space="preserve">he solution must be delivered as a native mobile application for iOS and Android, not solely a responsive web </w:t>
            </w:r>
            <w:r w:rsidRPr="78BE6B19" w:rsidR="35E7730C">
              <w:rPr>
                <w:color w:val="242424"/>
                <w:sz w:val="17"/>
                <w:szCs w:val="17"/>
              </w:rPr>
              <w:t>experience.</w:t>
            </w:r>
            <w:r w:rsidRPr="78BE6B19" w:rsidR="10425350">
              <w:rPr>
                <w:color w:val="242424"/>
                <w:sz w:val="17"/>
                <w:szCs w:val="17"/>
                <w:rPrChange w:author="Chetan Arora" w:date="2026-08-07T17:32:00Z" w16du:dateUtc="2026-08-07T22:32:00Z" w:id="44947109">
                  <w:rPr>
                    <w:rFonts w:ascii="Segoe UI" w:hAnsi="Segoe UI" w:eastAsia="Segoe UI" w:cs="Segoe UI"/>
                    <w:color w:val="242424"/>
                    <w:sz w:val="21"/>
                    <w:szCs w:val="21"/>
                  </w:rPr>
                </w:rPrChange>
              </w:rPr>
              <w:t xml:space="preserve"> </w:t>
            </w:r>
          </w:p>
        </w:tc>
        <w:tc>
          <w:tcPr>
            <w:tcW w:w="1100" w:type="dxa"/>
            <w:tcMar>
              <w:top w:w="60" w:type="dxa"/>
              <w:left w:w="90" w:type="dxa"/>
              <w:bottom w:w="60" w:type="dxa"/>
              <w:right w:w="90" w:type="dxa"/>
            </w:tcMar>
          </w:tcPr>
          <w:p w:rsidR="0046729B" w:rsidRDefault="00767123" w14:paraId="766E5227" w14:textId="77777777">
            <w:pPr>
              <w:spacing w:after="0"/>
            </w:pPr>
            <w:r>
              <w:rPr>
                <w:sz w:val="17"/>
                <w:szCs w:val="17"/>
              </w:rPr>
              <w:t>Must</w:t>
            </w:r>
          </w:p>
        </w:tc>
      </w:tr>
      <w:tr w:rsidR="0046729B" w:rsidTr="78BE6B19" w14:paraId="7C358AA2" w14:textId="77777777">
        <w:trPr>
          <w:cantSplit/>
        </w:trPr>
        <w:tc>
          <w:tcPr>
            <w:tcW w:w="900" w:type="dxa"/>
            <w:shd w:val="clear" w:color="auto" w:fill="F2F4F6"/>
            <w:tcMar>
              <w:top w:w="60" w:type="dxa"/>
              <w:left w:w="90" w:type="dxa"/>
              <w:bottom w:w="60" w:type="dxa"/>
              <w:right w:w="90" w:type="dxa"/>
            </w:tcMar>
          </w:tcPr>
          <w:p w:rsidR="0046729B" w:rsidRDefault="00767123" w14:paraId="5A8C33F6" w14:textId="77777777">
            <w:pPr>
              <w:spacing w:after="0"/>
            </w:pPr>
            <w:r>
              <w:rPr>
                <w:sz w:val="17"/>
                <w:szCs w:val="17"/>
              </w:rPr>
              <w:t>NFR-41</w:t>
            </w:r>
          </w:p>
        </w:tc>
        <w:tc>
          <w:tcPr>
            <w:tcW w:w="8080" w:type="dxa"/>
            <w:shd w:val="clear" w:color="auto" w:fill="F2F4F6"/>
            <w:tcMar>
              <w:top w:w="60" w:type="dxa"/>
              <w:left w:w="90" w:type="dxa"/>
              <w:bottom w:w="60" w:type="dxa"/>
              <w:right w:w="90" w:type="dxa"/>
            </w:tcMar>
          </w:tcPr>
          <w:p w:rsidR="0046729B" w:rsidRDefault="00767123" w14:paraId="4FB2579C" w14:textId="77777777">
            <w:pPr>
              <w:spacing w:after="0"/>
            </w:pPr>
            <w:r>
              <w:rPr>
                <w:sz w:val="17"/>
                <w:szCs w:val="17"/>
              </w:rPr>
              <w:t>The application shall provide clear, user-friendly error messages whenever an error impacts functionality or would otherwise fail silently, explaining in plain language what went wrong and what the user can do next. Error messages shall avoid exposing technical details, be consistently formatted across the application, and be logged with sufficient technical context for troubleshooting without burdening the end user.</w:t>
            </w:r>
          </w:p>
        </w:tc>
        <w:tc>
          <w:tcPr>
            <w:tcW w:w="1100" w:type="dxa"/>
            <w:shd w:val="clear" w:color="auto" w:fill="F2F4F6"/>
            <w:tcMar>
              <w:top w:w="60" w:type="dxa"/>
              <w:left w:w="90" w:type="dxa"/>
              <w:bottom w:w="60" w:type="dxa"/>
              <w:right w:w="90" w:type="dxa"/>
            </w:tcMar>
          </w:tcPr>
          <w:p w:rsidR="0046729B" w:rsidRDefault="00767123" w14:paraId="07D7C88D" w14:textId="77777777">
            <w:pPr>
              <w:spacing w:after="0"/>
            </w:pPr>
            <w:r>
              <w:rPr>
                <w:sz w:val="17"/>
                <w:szCs w:val="17"/>
              </w:rPr>
              <w:t>Must</w:t>
            </w:r>
          </w:p>
        </w:tc>
      </w:tr>
      <w:tr w:rsidR="0046729B" w:rsidTr="78BE6B19" w14:paraId="15E79C79" w14:textId="77777777">
        <w:trPr>
          <w:cantSplit/>
        </w:trPr>
        <w:tc>
          <w:tcPr>
            <w:tcW w:w="900" w:type="dxa"/>
            <w:tcMar>
              <w:top w:w="60" w:type="dxa"/>
              <w:left w:w="90" w:type="dxa"/>
              <w:bottom w:w="60" w:type="dxa"/>
              <w:right w:w="90" w:type="dxa"/>
            </w:tcMar>
          </w:tcPr>
          <w:p w:rsidR="0046729B" w:rsidRDefault="00767123" w14:paraId="2D1458A5" w14:textId="77777777">
            <w:pPr>
              <w:spacing w:after="0"/>
            </w:pPr>
            <w:r>
              <w:rPr>
                <w:sz w:val="17"/>
                <w:szCs w:val="17"/>
              </w:rPr>
              <w:t>NFR-48</w:t>
            </w:r>
          </w:p>
        </w:tc>
        <w:tc>
          <w:tcPr>
            <w:tcW w:w="8080" w:type="dxa"/>
            <w:tcMar>
              <w:top w:w="60" w:type="dxa"/>
              <w:left w:w="90" w:type="dxa"/>
              <w:bottom w:w="60" w:type="dxa"/>
              <w:right w:w="90" w:type="dxa"/>
            </w:tcMar>
          </w:tcPr>
          <w:p w:rsidR="0046729B" w:rsidRDefault="00767123" w14:paraId="00998C16" w14:textId="77777777">
            <w:pPr>
              <w:spacing w:after="0"/>
            </w:pPr>
            <w:r>
              <w:rPr>
                <w:sz w:val="17"/>
                <w:szCs w:val="17"/>
              </w:rPr>
              <w:t>The application shall conform to WCAG 2.2 Level AA, which is the Aon accessibility standard for all client-facing websites. Conformance applies to every client-facing screen, component, document viewer, chart and notification surface, including the mobile experience.</w:t>
            </w:r>
          </w:p>
        </w:tc>
        <w:tc>
          <w:tcPr>
            <w:tcW w:w="1100" w:type="dxa"/>
            <w:tcMar>
              <w:top w:w="60" w:type="dxa"/>
              <w:left w:w="90" w:type="dxa"/>
              <w:bottom w:w="60" w:type="dxa"/>
              <w:right w:w="90" w:type="dxa"/>
            </w:tcMar>
          </w:tcPr>
          <w:p w:rsidR="0046729B" w:rsidRDefault="00767123" w14:paraId="1D9FC8D0" w14:textId="77777777">
            <w:pPr>
              <w:spacing w:after="0"/>
            </w:pPr>
            <w:r>
              <w:rPr>
                <w:sz w:val="17"/>
                <w:szCs w:val="17"/>
              </w:rPr>
              <w:t>Must</w:t>
            </w:r>
          </w:p>
        </w:tc>
      </w:tr>
      <w:tr w:rsidR="0046729B" w:rsidTr="78BE6B19" w14:paraId="21E59654" w14:textId="77777777">
        <w:trPr>
          <w:cantSplit/>
        </w:trPr>
        <w:tc>
          <w:tcPr>
            <w:tcW w:w="900" w:type="dxa"/>
            <w:shd w:val="clear" w:color="auto" w:fill="F2F4F6"/>
            <w:tcMar>
              <w:top w:w="60" w:type="dxa"/>
              <w:left w:w="90" w:type="dxa"/>
              <w:bottom w:w="60" w:type="dxa"/>
              <w:right w:w="90" w:type="dxa"/>
            </w:tcMar>
          </w:tcPr>
          <w:p w:rsidR="0046729B" w:rsidRDefault="00767123" w14:paraId="716A82D1" w14:textId="77777777">
            <w:pPr>
              <w:spacing w:after="0"/>
            </w:pPr>
            <w:r>
              <w:rPr>
                <w:sz w:val="17"/>
                <w:szCs w:val="17"/>
              </w:rPr>
              <w:t>NFR-49</w:t>
            </w:r>
          </w:p>
        </w:tc>
        <w:tc>
          <w:tcPr>
            <w:tcW w:w="8080" w:type="dxa"/>
            <w:shd w:val="clear" w:color="auto" w:fill="F2F4F6"/>
            <w:tcMar>
              <w:top w:w="60" w:type="dxa"/>
              <w:left w:w="90" w:type="dxa"/>
              <w:bottom w:w="60" w:type="dxa"/>
              <w:right w:w="90" w:type="dxa"/>
            </w:tcMar>
          </w:tcPr>
          <w:p w:rsidR="0046729B" w:rsidRDefault="00767123" w14:paraId="1E297E9B" w14:textId="77777777">
            <w:pPr>
              <w:spacing w:after="0"/>
            </w:pPr>
            <w:r>
              <w:rPr>
                <w:sz w:val="17"/>
                <w:szCs w:val="17"/>
              </w:rPr>
              <w:t>The user interface shall be built from the United UI (UUI) control set, in which accessibility compliance is built into each component. Any component not sourced from UUI shall be independently assessed for WCAG 2.2 AA conformance and requires a formal exception approved by the Aon Design System team.</w:t>
            </w:r>
          </w:p>
        </w:tc>
        <w:tc>
          <w:tcPr>
            <w:tcW w:w="1100" w:type="dxa"/>
            <w:shd w:val="clear" w:color="auto" w:fill="F2F4F6"/>
            <w:tcMar>
              <w:top w:w="60" w:type="dxa"/>
              <w:left w:w="90" w:type="dxa"/>
              <w:bottom w:w="60" w:type="dxa"/>
              <w:right w:w="90" w:type="dxa"/>
            </w:tcMar>
          </w:tcPr>
          <w:p w:rsidR="0046729B" w:rsidRDefault="00767123" w14:paraId="38EAC71E" w14:textId="77777777">
            <w:pPr>
              <w:spacing w:after="0"/>
            </w:pPr>
            <w:r>
              <w:rPr>
                <w:sz w:val="17"/>
                <w:szCs w:val="17"/>
              </w:rPr>
              <w:t>Must</w:t>
            </w:r>
          </w:p>
        </w:tc>
      </w:tr>
      <w:tr w:rsidR="0046729B" w:rsidTr="78BE6B19" w14:paraId="1D5F2FB1" w14:textId="77777777">
        <w:trPr>
          <w:cantSplit/>
        </w:trPr>
        <w:tc>
          <w:tcPr>
            <w:tcW w:w="900" w:type="dxa"/>
            <w:tcMar>
              <w:top w:w="60" w:type="dxa"/>
              <w:left w:w="90" w:type="dxa"/>
              <w:bottom w:w="60" w:type="dxa"/>
              <w:right w:w="90" w:type="dxa"/>
            </w:tcMar>
          </w:tcPr>
          <w:p w:rsidR="0046729B" w:rsidRDefault="00767123" w14:paraId="7FC4D27A" w14:textId="77777777">
            <w:pPr>
              <w:spacing w:after="0"/>
            </w:pPr>
            <w:r>
              <w:rPr>
                <w:sz w:val="17"/>
                <w:szCs w:val="17"/>
              </w:rPr>
              <w:t>NFR-50</w:t>
            </w:r>
          </w:p>
        </w:tc>
        <w:tc>
          <w:tcPr>
            <w:tcW w:w="8080" w:type="dxa"/>
            <w:tcMar>
              <w:top w:w="60" w:type="dxa"/>
              <w:left w:w="90" w:type="dxa"/>
              <w:bottom w:w="60" w:type="dxa"/>
              <w:right w:w="90" w:type="dxa"/>
            </w:tcMar>
          </w:tcPr>
          <w:p w:rsidR="0046729B" w:rsidRDefault="00767123" w14:paraId="3CCB9AD7" w14:textId="77777777">
            <w:pPr>
              <w:spacing w:after="0"/>
            </w:pPr>
            <w:r>
              <w:rPr>
                <w:sz w:val="17"/>
                <w:szCs w:val="17"/>
              </w:rPr>
              <w:t>Accessibility shall be verified by combined automated and manual audit (including keyboard-only navigation and screen-reader testing) prior to each release, and an accessibility conformance record shall be produced and maintained for the client-facing experience.</w:t>
            </w:r>
          </w:p>
        </w:tc>
        <w:tc>
          <w:tcPr>
            <w:tcW w:w="1100" w:type="dxa"/>
            <w:tcMar>
              <w:top w:w="60" w:type="dxa"/>
              <w:left w:w="90" w:type="dxa"/>
              <w:bottom w:w="60" w:type="dxa"/>
              <w:right w:w="90" w:type="dxa"/>
            </w:tcMar>
          </w:tcPr>
          <w:p w:rsidR="0046729B" w:rsidRDefault="00767123" w14:paraId="6A000225" w14:textId="77777777">
            <w:pPr>
              <w:spacing w:after="0"/>
            </w:pPr>
            <w:r>
              <w:rPr>
                <w:sz w:val="17"/>
                <w:szCs w:val="17"/>
              </w:rPr>
              <w:t>Must</w:t>
            </w:r>
          </w:p>
        </w:tc>
      </w:tr>
    </w:tbl>
    <w:p w:rsidR="0046729B" w:rsidRDefault="00767123" w14:paraId="67B56281" w14:textId="36734164">
      <w:pPr>
        <w:pStyle w:val="Heading3"/>
      </w:pPr>
      <w:bookmarkStart w:name="_Toc1271558054" w:id="540"/>
      <w:r>
        <w:t>8. Localization</w:t>
      </w:r>
      <w:bookmarkEnd w:id="540"/>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900"/>
        <w:gridCol w:w="8080"/>
        <w:gridCol w:w="1100"/>
      </w:tblGrid>
      <w:tr w:rsidR="0046729B" w14:paraId="63D0072B" w14:textId="77777777">
        <w:trPr>
          <w:tblHeader/>
        </w:trPr>
        <w:tc>
          <w:tcPr>
            <w:tcW w:w="900" w:type="dxa"/>
            <w:shd w:val="clear" w:color="auto" w:fill="1B2A47"/>
            <w:tcMar>
              <w:top w:w="60" w:type="dxa"/>
              <w:left w:w="90" w:type="dxa"/>
              <w:bottom w:w="60" w:type="dxa"/>
              <w:right w:w="90" w:type="dxa"/>
            </w:tcMar>
          </w:tcPr>
          <w:p w:rsidR="0046729B" w:rsidRDefault="00767123" w14:paraId="3490DA76" w14:textId="77777777">
            <w:pPr>
              <w:spacing w:after="0"/>
            </w:pPr>
            <w:r>
              <w:rPr>
                <w:b/>
                <w:bCs/>
                <w:color w:val="FFFFFF"/>
                <w:sz w:val="18"/>
                <w:szCs w:val="18"/>
              </w:rPr>
              <w:t>ID</w:t>
            </w:r>
          </w:p>
        </w:tc>
        <w:tc>
          <w:tcPr>
            <w:tcW w:w="8080" w:type="dxa"/>
            <w:shd w:val="clear" w:color="auto" w:fill="1B2A47"/>
            <w:tcMar>
              <w:top w:w="60" w:type="dxa"/>
              <w:left w:w="90" w:type="dxa"/>
              <w:bottom w:w="60" w:type="dxa"/>
              <w:right w:w="90" w:type="dxa"/>
            </w:tcMar>
          </w:tcPr>
          <w:p w:rsidR="0046729B" w:rsidRDefault="00767123" w14:paraId="3419B46A" w14:textId="77777777">
            <w:pPr>
              <w:spacing w:after="0"/>
            </w:pPr>
            <w:r>
              <w:rPr>
                <w:b/>
                <w:bCs/>
                <w:color w:val="FFFFFF"/>
                <w:sz w:val="18"/>
                <w:szCs w:val="18"/>
              </w:rPr>
              <w:t>Requirement</w:t>
            </w:r>
          </w:p>
        </w:tc>
        <w:tc>
          <w:tcPr>
            <w:tcW w:w="1100" w:type="dxa"/>
            <w:shd w:val="clear" w:color="auto" w:fill="1B2A47"/>
            <w:tcMar>
              <w:top w:w="60" w:type="dxa"/>
              <w:left w:w="90" w:type="dxa"/>
              <w:bottom w:w="60" w:type="dxa"/>
              <w:right w:w="90" w:type="dxa"/>
            </w:tcMar>
          </w:tcPr>
          <w:p w:rsidR="0046729B" w:rsidRDefault="00767123" w14:paraId="592B0E4A" w14:textId="77777777">
            <w:pPr>
              <w:spacing w:after="0"/>
            </w:pPr>
            <w:r>
              <w:rPr>
                <w:b/>
                <w:bCs/>
                <w:color w:val="FFFFFF"/>
                <w:sz w:val="18"/>
                <w:szCs w:val="18"/>
              </w:rPr>
              <w:t>Priority</w:t>
            </w:r>
          </w:p>
        </w:tc>
      </w:tr>
      <w:tr w:rsidR="0046729B" w14:paraId="0343471A" w14:textId="77777777">
        <w:trPr>
          <w:cantSplit/>
        </w:trPr>
        <w:tc>
          <w:tcPr>
            <w:tcW w:w="900" w:type="dxa"/>
            <w:tcMar>
              <w:top w:w="60" w:type="dxa"/>
              <w:left w:w="90" w:type="dxa"/>
              <w:bottom w:w="60" w:type="dxa"/>
              <w:right w:w="90" w:type="dxa"/>
            </w:tcMar>
          </w:tcPr>
          <w:p w:rsidR="0046729B" w:rsidRDefault="00767123" w14:paraId="3EAFF81A" w14:textId="77777777">
            <w:pPr>
              <w:spacing w:after="0"/>
            </w:pPr>
            <w:r>
              <w:rPr>
                <w:sz w:val="17"/>
                <w:szCs w:val="17"/>
              </w:rPr>
              <w:t>NFR-42</w:t>
            </w:r>
          </w:p>
        </w:tc>
        <w:tc>
          <w:tcPr>
            <w:tcW w:w="8080" w:type="dxa"/>
            <w:tcMar>
              <w:top w:w="60" w:type="dxa"/>
              <w:left w:w="90" w:type="dxa"/>
              <w:bottom w:w="60" w:type="dxa"/>
              <w:right w:w="90" w:type="dxa"/>
            </w:tcMar>
          </w:tcPr>
          <w:p w:rsidR="0046729B" w:rsidRDefault="00767123" w14:paraId="7FCDE478" w14:textId="77777777">
            <w:pPr>
              <w:spacing w:after="0"/>
            </w:pPr>
            <w:r>
              <w:rPr>
                <w:sz w:val="17"/>
                <w:szCs w:val="17"/>
              </w:rPr>
              <w:t>The default interface language shall be English. The application shall be multilingual and shall support all main global languages, including right-to-left languages such as Arabic and non-Latin alphabets. The launch configuration shall cover the languages required by the initial ten deployment countries; further languages shall be added by configuration without code change. Primary currency shall be USD, with multi-currency display and processing supported where required.</w:t>
            </w:r>
          </w:p>
        </w:tc>
        <w:tc>
          <w:tcPr>
            <w:tcW w:w="1100" w:type="dxa"/>
            <w:tcMar>
              <w:top w:w="60" w:type="dxa"/>
              <w:left w:w="90" w:type="dxa"/>
              <w:bottom w:w="60" w:type="dxa"/>
              <w:right w:w="90" w:type="dxa"/>
            </w:tcMar>
          </w:tcPr>
          <w:p w:rsidR="0046729B" w:rsidRDefault="00767123" w14:paraId="18C2C66F" w14:textId="77777777">
            <w:pPr>
              <w:spacing w:after="0"/>
            </w:pPr>
            <w:r>
              <w:rPr>
                <w:sz w:val="17"/>
                <w:szCs w:val="17"/>
              </w:rPr>
              <w:t>Must</w:t>
            </w:r>
          </w:p>
        </w:tc>
      </w:tr>
      <w:tr w:rsidR="0046729B" w14:paraId="19BDA099" w14:textId="77777777">
        <w:trPr>
          <w:cantSplit/>
        </w:trPr>
        <w:tc>
          <w:tcPr>
            <w:tcW w:w="900" w:type="dxa"/>
            <w:shd w:val="clear" w:color="auto" w:fill="F2F4F6"/>
            <w:tcMar>
              <w:top w:w="60" w:type="dxa"/>
              <w:left w:w="90" w:type="dxa"/>
              <w:bottom w:w="60" w:type="dxa"/>
              <w:right w:w="90" w:type="dxa"/>
            </w:tcMar>
          </w:tcPr>
          <w:p w:rsidR="0046729B" w:rsidRDefault="00767123" w14:paraId="470B5B74" w14:textId="77777777">
            <w:pPr>
              <w:spacing w:after="0"/>
            </w:pPr>
            <w:r>
              <w:rPr>
                <w:sz w:val="17"/>
                <w:szCs w:val="17"/>
              </w:rPr>
              <w:t>NFR-43</w:t>
            </w:r>
          </w:p>
        </w:tc>
        <w:tc>
          <w:tcPr>
            <w:tcW w:w="8080" w:type="dxa"/>
            <w:shd w:val="clear" w:color="auto" w:fill="F2F4F6"/>
            <w:tcMar>
              <w:top w:w="60" w:type="dxa"/>
              <w:left w:w="90" w:type="dxa"/>
              <w:bottom w:w="60" w:type="dxa"/>
              <w:right w:w="90" w:type="dxa"/>
            </w:tcMar>
          </w:tcPr>
          <w:p w:rsidR="0046729B" w:rsidRDefault="00767123" w14:paraId="19C05506" w14:textId="77777777">
            <w:pPr>
              <w:spacing w:after="0"/>
            </w:pPr>
            <w:r>
              <w:rPr>
                <w:sz w:val="17"/>
                <w:szCs w:val="17"/>
              </w:rPr>
              <w:t>All user-facing text (labels, messages, validation errors, notifications) shall be externalized into resource files to enable translation and maintenance.</w:t>
            </w:r>
          </w:p>
        </w:tc>
        <w:tc>
          <w:tcPr>
            <w:tcW w:w="1100" w:type="dxa"/>
            <w:shd w:val="clear" w:color="auto" w:fill="F2F4F6"/>
            <w:tcMar>
              <w:top w:w="60" w:type="dxa"/>
              <w:left w:w="90" w:type="dxa"/>
              <w:bottom w:w="60" w:type="dxa"/>
              <w:right w:w="90" w:type="dxa"/>
            </w:tcMar>
          </w:tcPr>
          <w:p w:rsidR="0046729B" w:rsidRDefault="00232130" w14:paraId="028A9688" w14:textId="6150F3DA">
            <w:pPr>
              <w:spacing w:after="0"/>
            </w:pPr>
            <w:r>
              <w:rPr>
                <w:sz w:val="17"/>
                <w:szCs w:val="17"/>
              </w:rPr>
              <w:t>Should</w:t>
            </w:r>
          </w:p>
        </w:tc>
      </w:tr>
      <w:tr w:rsidR="0046729B" w14:paraId="62DD182A" w14:textId="77777777">
        <w:trPr>
          <w:cantSplit/>
        </w:trPr>
        <w:tc>
          <w:tcPr>
            <w:tcW w:w="900" w:type="dxa"/>
            <w:tcMar>
              <w:top w:w="60" w:type="dxa"/>
              <w:left w:w="90" w:type="dxa"/>
              <w:bottom w:w="60" w:type="dxa"/>
              <w:right w:w="90" w:type="dxa"/>
            </w:tcMar>
          </w:tcPr>
          <w:p w:rsidR="0046729B" w:rsidRDefault="00767123" w14:paraId="1AC6C21D" w14:textId="77777777">
            <w:pPr>
              <w:spacing w:after="0"/>
            </w:pPr>
            <w:r>
              <w:rPr>
                <w:sz w:val="17"/>
                <w:szCs w:val="17"/>
              </w:rPr>
              <w:t>NFR-44</w:t>
            </w:r>
          </w:p>
        </w:tc>
        <w:tc>
          <w:tcPr>
            <w:tcW w:w="8080" w:type="dxa"/>
            <w:tcMar>
              <w:top w:w="60" w:type="dxa"/>
              <w:left w:w="90" w:type="dxa"/>
              <w:bottom w:w="60" w:type="dxa"/>
              <w:right w:w="90" w:type="dxa"/>
            </w:tcMar>
          </w:tcPr>
          <w:p w:rsidR="0046729B" w:rsidRDefault="00767123" w14:paraId="56118350" w14:textId="77777777">
            <w:pPr>
              <w:spacing w:after="0"/>
            </w:pPr>
            <w:r>
              <w:rPr>
                <w:sz w:val="17"/>
                <w:szCs w:val="17"/>
              </w:rPr>
              <w:t>The system shall render all user-facing content (dates, numbers, currencies etc.) according to the user's active locale (selected in profile settings, defaulting to the browser Accept-Language header), with no code changes required to add or modify a locale.</w:t>
            </w:r>
          </w:p>
        </w:tc>
        <w:tc>
          <w:tcPr>
            <w:tcW w:w="1100" w:type="dxa"/>
            <w:tcMar>
              <w:top w:w="60" w:type="dxa"/>
              <w:left w:w="90" w:type="dxa"/>
              <w:bottom w:w="60" w:type="dxa"/>
              <w:right w:w="90" w:type="dxa"/>
            </w:tcMar>
          </w:tcPr>
          <w:p w:rsidR="0046729B" w:rsidRDefault="00767123" w14:paraId="78E7776A" w14:textId="77777777">
            <w:pPr>
              <w:spacing w:after="0"/>
            </w:pPr>
            <w:r>
              <w:rPr>
                <w:sz w:val="17"/>
                <w:szCs w:val="17"/>
              </w:rPr>
              <w:t>Must</w:t>
            </w:r>
          </w:p>
        </w:tc>
      </w:tr>
    </w:tbl>
    <w:p w:rsidR="0046729B" w:rsidRDefault="00767123" w14:paraId="56F4EA6F" w14:textId="2EA0A632">
      <w:pPr>
        <w:pStyle w:val="Heading3"/>
      </w:pPr>
      <w:bookmarkStart w:name="_Toc1580828622" w:id="541"/>
      <w:r>
        <w:t>9. Maintainability &amp; Supportability</w:t>
      </w:r>
      <w:bookmarkEnd w:id="541"/>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900"/>
        <w:gridCol w:w="8080"/>
        <w:gridCol w:w="1100"/>
      </w:tblGrid>
      <w:tr w:rsidR="0046729B" w14:paraId="46A79ECB" w14:textId="77777777">
        <w:trPr>
          <w:tblHeader/>
        </w:trPr>
        <w:tc>
          <w:tcPr>
            <w:tcW w:w="900" w:type="dxa"/>
            <w:shd w:val="clear" w:color="auto" w:fill="1B2A47"/>
            <w:tcMar>
              <w:top w:w="60" w:type="dxa"/>
              <w:left w:w="90" w:type="dxa"/>
              <w:bottom w:w="60" w:type="dxa"/>
              <w:right w:w="90" w:type="dxa"/>
            </w:tcMar>
          </w:tcPr>
          <w:p w:rsidR="0046729B" w:rsidRDefault="00767123" w14:paraId="0CD282BD" w14:textId="77777777">
            <w:pPr>
              <w:spacing w:after="0"/>
            </w:pPr>
            <w:r>
              <w:rPr>
                <w:b/>
                <w:bCs/>
                <w:color w:val="FFFFFF"/>
                <w:sz w:val="18"/>
                <w:szCs w:val="18"/>
              </w:rPr>
              <w:t>ID</w:t>
            </w:r>
          </w:p>
        </w:tc>
        <w:tc>
          <w:tcPr>
            <w:tcW w:w="8080" w:type="dxa"/>
            <w:shd w:val="clear" w:color="auto" w:fill="1B2A47"/>
            <w:tcMar>
              <w:top w:w="60" w:type="dxa"/>
              <w:left w:w="90" w:type="dxa"/>
              <w:bottom w:w="60" w:type="dxa"/>
              <w:right w:w="90" w:type="dxa"/>
            </w:tcMar>
          </w:tcPr>
          <w:p w:rsidR="0046729B" w:rsidRDefault="00767123" w14:paraId="02EE3B0B" w14:textId="77777777">
            <w:pPr>
              <w:spacing w:after="0"/>
            </w:pPr>
            <w:r>
              <w:rPr>
                <w:b/>
                <w:bCs/>
                <w:color w:val="FFFFFF"/>
                <w:sz w:val="18"/>
                <w:szCs w:val="18"/>
              </w:rPr>
              <w:t>Requirement</w:t>
            </w:r>
          </w:p>
        </w:tc>
        <w:tc>
          <w:tcPr>
            <w:tcW w:w="1100" w:type="dxa"/>
            <w:shd w:val="clear" w:color="auto" w:fill="1B2A47"/>
            <w:tcMar>
              <w:top w:w="60" w:type="dxa"/>
              <w:left w:w="90" w:type="dxa"/>
              <w:bottom w:w="60" w:type="dxa"/>
              <w:right w:w="90" w:type="dxa"/>
            </w:tcMar>
          </w:tcPr>
          <w:p w:rsidR="0046729B" w:rsidRDefault="00767123" w14:paraId="085BD92F" w14:textId="77777777">
            <w:pPr>
              <w:spacing w:after="0"/>
            </w:pPr>
            <w:r>
              <w:rPr>
                <w:b/>
                <w:bCs/>
                <w:color w:val="FFFFFF"/>
                <w:sz w:val="18"/>
                <w:szCs w:val="18"/>
              </w:rPr>
              <w:t>Priority</w:t>
            </w:r>
          </w:p>
        </w:tc>
      </w:tr>
      <w:tr w:rsidR="0046729B" w14:paraId="089FEDC1" w14:textId="77777777">
        <w:trPr>
          <w:cantSplit/>
        </w:trPr>
        <w:tc>
          <w:tcPr>
            <w:tcW w:w="900" w:type="dxa"/>
            <w:tcMar>
              <w:top w:w="60" w:type="dxa"/>
              <w:left w:w="90" w:type="dxa"/>
              <w:bottom w:w="60" w:type="dxa"/>
              <w:right w:w="90" w:type="dxa"/>
            </w:tcMar>
          </w:tcPr>
          <w:p w:rsidR="0046729B" w:rsidRDefault="00767123" w14:paraId="27839D7E" w14:textId="77777777">
            <w:pPr>
              <w:spacing w:after="0"/>
            </w:pPr>
            <w:r>
              <w:rPr>
                <w:sz w:val="17"/>
                <w:szCs w:val="17"/>
              </w:rPr>
              <w:t>NFR-45</w:t>
            </w:r>
          </w:p>
        </w:tc>
        <w:tc>
          <w:tcPr>
            <w:tcW w:w="8080" w:type="dxa"/>
            <w:tcMar>
              <w:top w:w="60" w:type="dxa"/>
              <w:left w:w="90" w:type="dxa"/>
              <w:bottom w:w="60" w:type="dxa"/>
              <w:right w:w="90" w:type="dxa"/>
            </w:tcMar>
          </w:tcPr>
          <w:p w:rsidR="0046729B" w:rsidRDefault="00767123" w14:paraId="7F3DA776" w14:textId="77777777">
            <w:pPr>
              <w:spacing w:after="0"/>
            </w:pPr>
            <w:r>
              <w:rPr>
                <w:sz w:val="17"/>
                <w:szCs w:val="17"/>
              </w:rPr>
              <w:t>The solution shall allow authorized configuration changes to take effect without code modification or deployment.</w:t>
            </w:r>
          </w:p>
        </w:tc>
        <w:tc>
          <w:tcPr>
            <w:tcW w:w="1100" w:type="dxa"/>
            <w:tcMar>
              <w:top w:w="60" w:type="dxa"/>
              <w:left w:w="90" w:type="dxa"/>
              <w:bottom w:w="60" w:type="dxa"/>
              <w:right w:w="90" w:type="dxa"/>
            </w:tcMar>
          </w:tcPr>
          <w:p w:rsidR="0046729B" w:rsidRDefault="00767123" w14:paraId="7B4E5F03" w14:textId="77777777">
            <w:pPr>
              <w:spacing w:after="0"/>
            </w:pPr>
            <w:r>
              <w:rPr>
                <w:sz w:val="17"/>
                <w:szCs w:val="17"/>
              </w:rPr>
              <w:t>Should</w:t>
            </w:r>
          </w:p>
        </w:tc>
      </w:tr>
      <w:tr w:rsidR="0046729B" w14:paraId="0D90F712" w14:textId="77777777">
        <w:trPr>
          <w:cantSplit/>
        </w:trPr>
        <w:tc>
          <w:tcPr>
            <w:tcW w:w="900" w:type="dxa"/>
            <w:shd w:val="clear" w:color="auto" w:fill="F2F4F6"/>
            <w:tcMar>
              <w:top w:w="60" w:type="dxa"/>
              <w:left w:w="90" w:type="dxa"/>
              <w:bottom w:w="60" w:type="dxa"/>
              <w:right w:w="90" w:type="dxa"/>
            </w:tcMar>
          </w:tcPr>
          <w:p w:rsidR="0046729B" w:rsidRDefault="00767123" w14:paraId="7A70BBBC" w14:textId="77777777">
            <w:pPr>
              <w:spacing w:after="0"/>
            </w:pPr>
            <w:r>
              <w:rPr>
                <w:sz w:val="17"/>
                <w:szCs w:val="17"/>
              </w:rPr>
              <w:t>NFR-46</w:t>
            </w:r>
          </w:p>
        </w:tc>
        <w:tc>
          <w:tcPr>
            <w:tcW w:w="8080" w:type="dxa"/>
            <w:shd w:val="clear" w:color="auto" w:fill="F2F4F6"/>
            <w:tcMar>
              <w:top w:w="60" w:type="dxa"/>
              <w:left w:w="90" w:type="dxa"/>
              <w:bottom w:w="60" w:type="dxa"/>
              <w:right w:w="90" w:type="dxa"/>
            </w:tcMar>
          </w:tcPr>
          <w:p w:rsidR="0046729B" w:rsidRDefault="00767123" w14:paraId="51DF0518" w14:textId="77777777">
            <w:pPr>
              <w:spacing w:after="0"/>
            </w:pPr>
            <w:r>
              <w:rPr>
                <w:sz w:val="17"/>
                <w:szCs w:val="17"/>
              </w:rPr>
              <w:t>The solution shall provide monitoring and alerting so the support team is notified when misuse (e.g. mass imports, non-specific searches) threatens system performance, with adequate diagnostic data.</w:t>
            </w:r>
          </w:p>
        </w:tc>
        <w:tc>
          <w:tcPr>
            <w:tcW w:w="1100" w:type="dxa"/>
            <w:shd w:val="clear" w:color="auto" w:fill="F2F4F6"/>
            <w:tcMar>
              <w:top w:w="60" w:type="dxa"/>
              <w:left w:w="90" w:type="dxa"/>
              <w:bottom w:w="60" w:type="dxa"/>
              <w:right w:w="90" w:type="dxa"/>
            </w:tcMar>
          </w:tcPr>
          <w:p w:rsidR="0046729B" w:rsidRDefault="00767123" w14:paraId="73D355D6" w14:textId="77777777">
            <w:pPr>
              <w:spacing w:after="0"/>
            </w:pPr>
            <w:r>
              <w:rPr>
                <w:sz w:val="17"/>
                <w:szCs w:val="17"/>
              </w:rPr>
              <w:t>Should</w:t>
            </w:r>
          </w:p>
        </w:tc>
      </w:tr>
      <w:tr w:rsidR="0046729B" w14:paraId="7FD0E9F7" w14:textId="77777777">
        <w:trPr>
          <w:cantSplit/>
        </w:trPr>
        <w:tc>
          <w:tcPr>
            <w:tcW w:w="900" w:type="dxa"/>
            <w:tcMar>
              <w:top w:w="60" w:type="dxa"/>
              <w:left w:w="90" w:type="dxa"/>
              <w:bottom w:w="60" w:type="dxa"/>
              <w:right w:w="90" w:type="dxa"/>
            </w:tcMar>
          </w:tcPr>
          <w:p w:rsidR="0046729B" w:rsidRDefault="00767123" w14:paraId="0D6318A0" w14:textId="77777777">
            <w:pPr>
              <w:spacing w:after="0"/>
            </w:pPr>
            <w:r>
              <w:rPr>
                <w:sz w:val="17"/>
                <w:szCs w:val="17"/>
              </w:rPr>
              <w:t>NFR-51</w:t>
            </w:r>
          </w:p>
        </w:tc>
        <w:tc>
          <w:tcPr>
            <w:tcW w:w="8080" w:type="dxa"/>
            <w:tcMar>
              <w:top w:w="60" w:type="dxa"/>
              <w:left w:w="90" w:type="dxa"/>
              <w:bottom w:w="60" w:type="dxa"/>
              <w:right w:w="90" w:type="dxa"/>
            </w:tcMar>
          </w:tcPr>
          <w:p w:rsidR="0046729B" w:rsidRDefault="00767123" w14:paraId="2DB4769C" w14:textId="77777777">
            <w:pPr>
              <w:spacing w:after="0"/>
            </w:pPr>
            <w:r>
              <w:rPr>
                <w:sz w:val="17"/>
                <w:szCs w:val="17"/>
              </w:rPr>
              <w:t>Technical notifications, system events and notification delivery outcomes shall be logged centrally in Datadog, with sufficient context to trace an individual notification end to end (event, recipient, channel, timestamp, delivery status and failure reason). Alerting shall be configured on delivery failure rates and on integration and job failures, and log retention shall meet Aon operational and audit requirements.</w:t>
            </w:r>
          </w:p>
        </w:tc>
        <w:tc>
          <w:tcPr>
            <w:tcW w:w="1100" w:type="dxa"/>
            <w:tcMar>
              <w:top w:w="60" w:type="dxa"/>
              <w:left w:w="90" w:type="dxa"/>
              <w:bottom w:w="60" w:type="dxa"/>
              <w:right w:w="90" w:type="dxa"/>
            </w:tcMar>
          </w:tcPr>
          <w:p w:rsidR="0046729B" w:rsidRDefault="00767123" w14:paraId="7F371942" w14:textId="77777777">
            <w:pPr>
              <w:spacing w:after="0"/>
            </w:pPr>
            <w:r>
              <w:rPr>
                <w:sz w:val="17"/>
                <w:szCs w:val="17"/>
              </w:rPr>
              <w:t>Must</w:t>
            </w:r>
          </w:p>
        </w:tc>
      </w:tr>
    </w:tbl>
    <w:p w:rsidR="0046729B" w:rsidRDefault="00767123" w14:paraId="0CACA5A4" w14:textId="251C0F2D">
      <w:pPr>
        <w:pStyle w:val="Heading3"/>
      </w:pPr>
      <w:bookmarkStart w:name="_Toc697844357" w:id="542"/>
      <w:r>
        <w:t>10. Stability &amp; Consistency</w:t>
      </w:r>
      <w:bookmarkEnd w:id="542"/>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900"/>
        <w:gridCol w:w="8080"/>
        <w:gridCol w:w="1100"/>
      </w:tblGrid>
      <w:tr w:rsidR="0046729B" w14:paraId="4E49AEC9" w14:textId="77777777">
        <w:trPr>
          <w:tblHeader/>
        </w:trPr>
        <w:tc>
          <w:tcPr>
            <w:tcW w:w="900" w:type="dxa"/>
            <w:shd w:val="clear" w:color="auto" w:fill="1B2A47"/>
            <w:tcMar>
              <w:top w:w="60" w:type="dxa"/>
              <w:left w:w="90" w:type="dxa"/>
              <w:bottom w:w="60" w:type="dxa"/>
              <w:right w:w="90" w:type="dxa"/>
            </w:tcMar>
          </w:tcPr>
          <w:p w:rsidR="0046729B" w:rsidRDefault="00767123" w14:paraId="565B3043" w14:textId="77777777">
            <w:pPr>
              <w:spacing w:after="0"/>
            </w:pPr>
            <w:r>
              <w:rPr>
                <w:b/>
                <w:bCs/>
                <w:color w:val="FFFFFF"/>
                <w:sz w:val="18"/>
                <w:szCs w:val="18"/>
              </w:rPr>
              <w:t>ID</w:t>
            </w:r>
          </w:p>
        </w:tc>
        <w:tc>
          <w:tcPr>
            <w:tcW w:w="8080" w:type="dxa"/>
            <w:shd w:val="clear" w:color="auto" w:fill="1B2A47"/>
            <w:tcMar>
              <w:top w:w="60" w:type="dxa"/>
              <w:left w:w="90" w:type="dxa"/>
              <w:bottom w:w="60" w:type="dxa"/>
              <w:right w:w="90" w:type="dxa"/>
            </w:tcMar>
          </w:tcPr>
          <w:p w:rsidR="0046729B" w:rsidRDefault="00767123" w14:paraId="03575036" w14:textId="77777777">
            <w:pPr>
              <w:spacing w:after="0"/>
            </w:pPr>
            <w:r>
              <w:rPr>
                <w:b/>
                <w:bCs/>
                <w:color w:val="FFFFFF"/>
                <w:sz w:val="18"/>
                <w:szCs w:val="18"/>
              </w:rPr>
              <w:t>Requirement</w:t>
            </w:r>
          </w:p>
        </w:tc>
        <w:tc>
          <w:tcPr>
            <w:tcW w:w="1100" w:type="dxa"/>
            <w:shd w:val="clear" w:color="auto" w:fill="1B2A47"/>
            <w:tcMar>
              <w:top w:w="60" w:type="dxa"/>
              <w:left w:w="90" w:type="dxa"/>
              <w:bottom w:w="60" w:type="dxa"/>
              <w:right w:w="90" w:type="dxa"/>
            </w:tcMar>
          </w:tcPr>
          <w:p w:rsidR="0046729B" w:rsidRDefault="00767123" w14:paraId="47ACE13D" w14:textId="77777777">
            <w:pPr>
              <w:spacing w:after="0"/>
            </w:pPr>
            <w:r>
              <w:rPr>
                <w:b/>
                <w:bCs/>
                <w:color w:val="FFFFFF"/>
                <w:sz w:val="18"/>
                <w:szCs w:val="18"/>
              </w:rPr>
              <w:t>Priority</w:t>
            </w:r>
          </w:p>
        </w:tc>
      </w:tr>
      <w:tr w:rsidR="0046729B" w14:paraId="5C5F984B" w14:textId="77777777">
        <w:trPr>
          <w:cantSplit/>
        </w:trPr>
        <w:tc>
          <w:tcPr>
            <w:tcW w:w="900" w:type="dxa"/>
            <w:tcMar>
              <w:top w:w="60" w:type="dxa"/>
              <w:left w:w="90" w:type="dxa"/>
              <w:bottom w:w="60" w:type="dxa"/>
              <w:right w:w="90" w:type="dxa"/>
            </w:tcMar>
          </w:tcPr>
          <w:p w:rsidR="0046729B" w:rsidRDefault="00767123" w14:paraId="7BC335C0" w14:textId="77777777">
            <w:pPr>
              <w:spacing w:after="0"/>
            </w:pPr>
            <w:r>
              <w:rPr>
                <w:sz w:val="17"/>
                <w:szCs w:val="17"/>
              </w:rPr>
              <w:t>NFR-47</w:t>
            </w:r>
          </w:p>
        </w:tc>
        <w:tc>
          <w:tcPr>
            <w:tcW w:w="8080" w:type="dxa"/>
            <w:tcMar>
              <w:top w:w="60" w:type="dxa"/>
              <w:left w:w="90" w:type="dxa"/>
              <w:bottom w:w="60" w:type="dxa"/>
              <w:right w:w="90" w:type="dxa"/>
            </w:tcMar>
          </w:tcPr>
          <w:p w:rsidR="0046729B" w:rsidRDefault="00767123" w14:paraId="0AF1F3B3" w14:textId="77777777">
            <w:pPr>
              <w:spacing w:after="0"/>
            </w:pPr>
            <w:r>
              <w:rPr>
                <w:sz w:val="17"/>
                <w:szCs w:val="17"/>
              </w:rPr>
              <w:t>Naming conventions for reporting elements shall follow Aon standards, with consistent results across test conditions and uniformity across screens, colour schemes, fonts and terminology.</w:t>
            </w:r>
          </w:p>
        </w:tc>
        <w:tc>
          <w:tcPr>
            <w:tcW w:w="1100" w:type="dxa"/>
            <w:tcMar>
              <w:top w:w="60" w:type="dxa"/>
              <w:left w:w="90" w:type="dxa"/>
              <w:bottom w:w="60" w:type="dxa"/>
              <w:right w:w="90" w:type="dxa"/>
            </w:tcMar>
          </w:tcPr>
          <w:p w:rsidR="0046729B" w:rsidRDefault="00767123" w14:paraId="7F1ED1B2" w14:textId="77777777">
            <w:pPr>
              <w:spacing w:after="0"/>
            </w:pPr>
            <w:r>
              <w:rPr>
                <w:sz w:val="17"/>
                <w:szCs w:val="17"/>
              </w:rPr>
              <w:t>Should</w:t>
            </w:r>
          </w:p>
        </w:tc>
      </w:tr>
    </w:tbl>
    <w:p w:rsidR="0046729B" w:rsidRDefault="00767123" w14:paraId="5A624E2F" w14:textId="00E1F91C">
      <w:pPr>
        <w:pStyle w:val="Heading2"/>
      </w:pPr>
      <w:bookmarkStart w:name="_Toc772632110" w:id="543"/>
      <w:r>
        <w:t>Reference Standards</w:t>
      </w:r>
      <w:bookmarkEnd w:id="543"/>
    </w:p>
    <w:p w:rsidR="0046729B" w:rsidRDefault="00767123" w14:paraId="085E5238" w14:textId="77777777">
      <w:r>
        <w:t>The following Aon standards and portals govern the requirements above and will be made available to the selected provider.</w:t>
      </w:r>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3800"/>
        <w:gridCol w:w="6280"/>
      </w:tblGrid>
      <w:tr w:rsidR="0046729B" w14:paraId="269EA13C" w14:textId="77777777">
        <w:trPr>
          <w:tblHeader/>
        </w:trPr>
        <w:tc>
          <w:tcPr>
            <w:tcW w:w="3800" w:type="dxa"/>
            <w:shd w:val="clear" w:color="auto" w:fill="1B2A47"/>
            <w:tcMar>
              <w:top w:w="60" w:type="dxa"/>
              <w:left w:w="90" w:type="dxa"/>
              <w:bottom w:w="60" w:type="dxa"/>
              <w:right w:w="90" w:type="dxa"/>
            </w:tcMar>
          </w:tcPr>
          <w:p w:rsidR="0046729B" w:rsidRDefault="00767123" w14:paraId="2584EC76" w14:textId="77777777">
            <w:pPr>
              <w:spacing w:after="0"/>
            </w:pPr>
            <w:r>
              <w:rPr>
                <w:b/>
                <w:bCs/>
                <w:color w:val="FFFFFF"/>
                <w:sz w:val="18"/>
                <w:szCs w:val="18"/>
              </w:rPr>
              <w:t>Standard / Resource</w:t>
            </w:r>
          </w:p>
        </w:tc>
        <w:tc>
          <w:tcPr>
            <w:tcW w:w="6280" w:type="dxa"/>
            <w:shd w:val="clear" w:color="auto" w:fill="1B2A47"/>
            <w:tcMar>
              <w:top w:w="60" w:type="dxa"/>
              <w:left w:w="90" w:type="dxa"/>
              <w:bottom w:w="60" w:type="dxa"/>
              <w:right w:w="90" w:type="dxa"/>
            </w:tcMar>
          </w:tcPr>
          <w:p w:rsidR="0046729B" w:rsidRDefault="00767123" w14:paraId="77703498" w14:textId="77777777">
            <w:pPr>
              <w:spacing w:after="0"/>
            </w:pPr>
            <w:r>
              <w:rPr>
                <w:b/>
                <w:bCs/>
                <w:color w:val="FFFFFF"/>
                <w:sz w:val="18"/>
                <w:szCs w:val="18"/>
              </w:rPr>
              <w:t>Reference</w:t>
            </w:r>
          </w:p>
        </w:tc>
      </w:tr>
      <w:tr w:rsidR="0046729B" w14:paraId="14F2C307" w14:textId="77777777">
        <w:trPr>
          <w:cantSplit/>
        </w:trPr>
        <w:tc>
          <w:tcPr>
            <w:tcW w:w="3800" w:type="dxa"/>
            <w:tcMar>
              <w:top w:w="60" w:type="dxa"/>
              <w:left w:w="90" w:type="dxa"/>
              <w:bottom w:w="60" w:type="dxa"/>
              <w:right w:w="90" w:type="dxa"/>
            </w:tcMar>
          </w:tcPr>
          <w:p w:rsidR="0046729B" w:rsidRDefault="00767123" w14:paraId="2E9C3192" w14:textId="77777777">
            <w:pPr>
              <w:spacing w:after="0"/>
            </w:pPr>
            <w:r>
              <w:rPr>
                <w:sz w:val="16"/>
                <w:szCs w:val="16"/>
              </w:rPr>
              <w:t>Aon AD Overview</w:t>
            </w:r>
          </w:p>
        </w:tc>
        <w:tc>
          <w:tcPr>
            <w:tcW w:w="6280" w:type="dxa"/>
            <w:tcMar>
              <w:top w:w="60" w:type="dxa"/>
              <w:left w:w="90" w:type="dxa"/>
              <w:bottom w:w="60" w:type="dxa"/>
              <w:right w:w="90" w:type="dxa"/>
            </w:tcMar>
          </w:tcPr>
          <w:p w:rsidR="0046729B" w:rsidRDefault="00767123" w14:paraId="39267F69" w14:textId="77777777">
            <w:pPr>
              <w:spacing w:after="0"/>
            </w:pPr>
            <w:r>
              <w:rPr>
                <w:sz w:val="16"/>
                <w:szCs w:val="16"/>
              </w:rPr>
              <w:t>https://wiki.emea.aon.com/display/EA/Aon+AD+overview</w:t>
            </w:r>
          </w:p>
        </w:tc>
      </w:tr>
      <w:tr w:rsidR="0046729B" w14:paraId="6115B3B1" w14:textId="77777777">
        <w:trPr>
          <w:cantSplit/>
        </w:trPr>
        <w:tc>
          <w:tcPr>
            <w:tcW w:w="3800" w:type="dxa"/>
            <w:shd w:val="clear" w:color="auto" w:fill="F2F4F6"/>
            <w:tcMar>
              <w:top w:w="60" w:type="dxa"/>
              <w:left w:w="90" w:type="dxa"/>
              <w:bottom w:w="60" w:type="dxa"/>
              <w:right w:w="90" w:type="dxa"/>
            </w:tcMar>
          </w:tcPr>
          <w:p w:rsidR="0046729B" w:rsidRDefault="00767123" w14:paraId="40309BE4" w14:textId="77777777">
            <w:pPr>
              <w:spacing w:after="0"/>
            </w:pPr>
            <w:r>
              <w:rPr>
                <w:sz w:val="16"/>
                <w:szCs w:val="16"/>
              </w:rPr>
              <w:t>Application Risk Rating</w:t>
            </w:r>
          </w:p>
        </w:tc>
        <w:tc>
          <w:tcPr>
            <w:tcW w:w="6280" w:type="dxa"/>
            <w:shd w:val="clear" w:color="auto" w:fill="F2F4F6"/>
            <w:tcMar>
              <w:top w:w="60" w:type="dxa"/>
              <w:left w:w="90" w:type="dxa"/>
              <w:bottom w:w="60" w:type="dxa"/>
              <w:right w:w="90" w:type="dxa"/>
            </w:tcMar>
          </w:tcPr>
          <w:p w:rsidR="0046729B" w:rsidRDefault="00767123" w14:paraId="23D94416" w14:textId="77777777">
            <w:pPr>
              <w:spacing w:after="0"/>
            </w:pPr>
            <w:r>
              <w:rPr>
                <w:sz w:val="16"/>
                <w:szCs w:val="16"/>
              </w:rPr>
              <w:t>https://wiki.emea.aon.com/spaces/EA/pages/296236289/Application+Risk+Rating</w:t>
            </w:r>
          </w:p>
        </w:tc>
      </w:tr>
      <w:tr w:rsidR="0046729B" w14:paraId="459C6D8D" w14:textId="77777777">
        <w:trPr>
          <w:cantSplit/>
        </w:trPr>
        <w:tc>
          <w:tcPr>
            <w:tcW w:w="3800" w:type="dxa"/>
            <w:tcMar>
              <w:top w:w="60" w:type="dxa"/>
              <w:left w:w="90" w:type="dxa"/>
              <w:bottom w:w="60" w:type="dxa"/>
              <w:right w:w="90" w:type="dxa"/>
            </w:tcMar>
          </w:tcPr>
          <w:p w:rsidR="0046729B" w:rsidRDefault="00767123" w14:paraId="189B73E1" w14:textId="77777777">
            <w:pPr>
              <w:spacing w:after="0"/>
            </w:pPr>
            <w:r>
              <w:rPr>
                <w:sz w:val="16"/>
                <w:szCs w:val="16"/>
              </w:rPr>
              <w:t>Meridian Standards (Pattern: Meridian – WIP)</w:t>
            </w:r>
          </w:p>
        </w:tc>
        <w:tc>
          <w:tcPr>
            <w:tcW w:w="6280" w:type="dxa"/>
            <w:tcMar>
              <w:top w:w="60" w:type="dxa"/>
              <w:left w:w="90" w:type="dxa"/>
              <w:bottom w:w="60" w:type="dxa"/>
              <w:right w:w="90" w:type="dxa"/>
            </w:tcMar>
          </w:tcPr>
          <w:p w:rsidR="0046729B" w:rsidRDefault="00767123" w14:paraId="1EB94BC4" w14:textId="77777777">
            <w:pPr>
              <w:spacing w:after="0"/>
            </w:pPr>
            <w:r>
              <w:rPr>
                <w:sz w:val="16"/>
                <w:szCs w:val="16"/>
              </w:rPr>
              <w:t>https://wiki.emea.aon.com/spaces/EA/pages/374244668/Pattern+Meridian+-+WIP</w:t>
            </w:r>
          </w:p>
        </w:tc>
      </w:tr>
      <w:tr w:rsidR="0046729B" w14:paraId="17594F6E" w14:textId="77777777">
        <w:trPr>
          <w:cantSplit/>
        </w:trPr>
        <w:tc>
          <w:tcPr>
            <w:tcW w:w="3800" w:type="dxa"/>
            <w:shd w:val="clear" w:color="auto" w:fill="F2F4F6"/>
            <w:tcMar>
              <w:top w:w="60" w:type="dxa"/>
              <w:left w:w="90" w:type="dxa"/>
              <w:bottom w:w="60" w:type="dxa"/>
              <w:right w:w="90" w:type="dxa"/>
            </w:tcMar>
          </w:tcPr>
          <w:p w:rsidR="0046729B" w:rsidRDefault="00767123" w14:paraId="1D23A1C7" w14:textId="77777777">
            <w:pPr>
              <w:spacing w:after="0"/>
            </w:pPr>
            <w:r>
              <w:rPr>
                <w:sz w:val="16"/>
                <w:szCs w:val="16"/>
              </w:rPr>
              <w:t>Application Tiering Assessment Request (ServiceNow)</w:t>
            </w:r>
          </w:p>
        </w:tc>
        <w:tc>
          <w:tcPr>
            <w:tcW w:w="6280" w:type="dxa"/>
            <w:shd w:val="clear" w:color="auto" w:fill="F2F4F6"/>
            <w:tcMar>
              <w:top w:w="60" w:type="dxa"/>
              <w:left w:w="90" w:type="dxa"/>
              <w:bottom w:w="60" w:type="dxa"/>
              <w:right w:w="90" w:type="dxa"/>
            </w:tcMar>
          </w:tcPr>
          <w:p w:rsidR="0046729B" w:rsidRDefault="00767123" w14:paraId="7B0203D0" w14:textId="77777777">
            <w:pPr>
              <w:spacing w:after="0"/>
            </w:pPr>
            <w:r>
              <w:rPr>
                <w:sz w:val="16"/>
                <w:szCs w:val="16"/>
              </w:rPr>
              <w:t>https://aon.service-now.com/sp?id=aonsc_cat_item</w:t>
            </w:r>
          </w:p>
        </w:tc>
      </w:tr>
      <w:tr w:rsidR="0046729B" w14:paraId="6C019BB2" w14:textId="77777777">
        <w:trPr>
          <w:cantSplit/>
        </w:trPr>
        <w:tc>
          <w:tcPr>
            <w:tcW w:w="3800" w:type="dxa"/>
            <w:tcMar>
              <w:top w:w="60" w:type="dxa"/>
              <w:left w:w="90" w:type="dxa"/>
              <w:bottom w:w="60" w:type="dxa"/>
              <w:right w:w="90" w:type="dxa"/>
            </w:tcMar>
          </w:tcPr>
          <w:p w:rsidR="0046729B" w:rsidRDefault="00767123" w14:paraId="5848F505" w14:textId="77777777">
            <w:pPr>
              <w:spacing w:after="0"/>
            </w:pPr>
            <w:r>
              <w:rPr>
                <w:sz w:val="16"/>
                <w:szCs w:val="16"/>
              </w:rPr>
              <w:t>RTO Guidance</w:t>
            </w:r>
          </w:p>
        </w:tc>
        <w:tc>
          <w:tcPr>
            <w:tcW w:w="6280" w:type="dxa"/>
            <w:tcMar>
              <w:top w:w="60" w:type="dxa"/>
              <w:left w:w="90" w:type="dxa"/>
              <w:bottom w:w="60" w:type="dxa"/>
              <w:right w:w="90" w:type="dxa"/>
            </w:tcMar>
          </w:tcPr>
          <w:p w:rsidR="0046729B" w:rsidRDefault="00767123" w14:paraId="01EC944A" w14:textId="77777777">
            <w:pPr>
              <w:spacing w:after="0"/>
            </w:pPr>
            <w:r>
              <w:rPr>
                <w:sz w:val="16"/>
                <w:szCs w:val="16"/>
              </w:rPr>
              <w:t>https://wiki.emea.aon.com/display/EA/RTO</w:t>
            </w:r>
          </w:p>
        </w:tc>
      </w:tr>
      <w:tr w:rsidR="0046729B" w14:paraId="1DC5FFA9" w14:textId="77777777">
        <w:trPr>
          <w:cantSplit/>
        </w:trPr>
        <w:tc>
          <w:tcPr>
            <w:tcW w:w="3800" w:type="dxa"/>
            <w:shd w:val="clear" w:color="auto" w:fill="F2F4F6"/>
            <w:tcMar>
              <w:top w:w="60" w:type="dxa"/>
              <w:left w:w="90" w:type="dxa"/>
              <w:bottom w:w="60" w:type="dxa"/>
              <w:right w:w="90" w:type="dxa"/>
            </w:tcMar>
          </w:tcPr>
          <w:p w:rsidR="0046729B" w:rsidRDefault="00767123" w14:paraId="14BEDA14" w14:textId="77777777">
            <w:pPr>
              <w:spacing w:after="0"/>
            </w:pPr>
            <w:r>
              <w:rPr>
                <w:sz w:val="16"/>
                <w:szCs w:val="16"/>
              </w:rPr>
              <w:t>RPO Guidance</w:t>
            </w:r>
          </w:p>
        </w:tc>
        <w:tc>
          <w:tcPr>
            <w:tcW w:w="6280" w:type="dxa"/>
            <w:shd w:val="clear" w:color="auto" w:fill="F2F4F6"/>
            <w:tcMar>
              <w:top w:w="60" w:type="dxa"/>
              <w:left w:w="90" w:type="dxa"/>
              <w:bottom w:w="60" w:type="dxa"/>
              <w:right w:w="90" w:type="dxa"/>
            </w:tcMar>
          </w:tcPr>
          <w:p w:rsidR="0046729B" w:rsidRDefault="00767123" w14:paraId="78C0F6B9" w14:textId="77777777">
            <w:pPr>
              <w:spacing w:after="0"/>
            </w:pPr>
            <w:r>
              <w:rPr>
                <w:sz w:val="16"/>
                <w:szCs w:val="16"/>
              </w:rPr>
              <w:t>https://wiki.emea.aon.com/display/EA/RPO</w:t>
            </w:r>
          </w:p>
        </w:tc>
      </w:tr>
      <w:tr w:rsidR="0046729B" w14:paraId="2BEE3C28" w14:textId="77777777">
        <w:trPr>
          <w:cantSplit/>
        </w:trPr>
        <w:tc>
          <w:tcPr>
            <w:tcW w:w="3800" w:type="dxa"/>
            <w:tcMar>
              <w:top w:w="60" w:type="dxa"/>
              <w:left w:w="90" w:type="dxa"/>
              <w:bottom w:w="60" w:type="dxa"/>
              <w:right w:w="90" w:type="dxa"/>
            </w:tcMar>
          </w:tcPr>
          <w:p w:rsidR="0046729B" w:rsidRDefault="00767123" w14:paraId="4FEDB1F6" w14:textId="77777777">
            <w:pPr>
              <w:spacing w:after="0"/>
            </w:pPr>
            <w:r>
              <w:rPr>
                <w:sz w:val="16"/>
                <w:szCs w:val="16"/>
              </w:rPr>
              <w:t>Authentication Standards</w:t>
            </w:r>
          </w:p>
        </w:tc>
        <w:tc>
          <w:tcPr>
            <w:tcW w:w="6280" w:type="dxa"/>
            <w:tcMar>
              <w:top w:w="60" w:type="dxa"/>
              <w:left w:w="90" w:type="dxa"/>
              <w:bottom w:w="60" w:type="dxa"/>
              <w:right w:w="90" w:type="dxa"/>
            </w:tcMar>
          </w:tcPr>
          <w:p w:rsidR="0046729B" w:rsidRDefault="00767123" w14:paraId="6CD113B7" w14:textId="77777777">
            <w:pPr>
              <w:spacing w:after="0"/>
            </w:pPr>
            <w:r>
              <w:rPr>
                <w:sz w:val="16"/>
                <w:szCs w:val="16"/>
              </w:rPr>
              <w:t>https://wiki.emea.aon.com/display/EA/Authentication+standards</w:t>
            </w:r>
          </w:p>
        </w:tc>
      </w:tr>
      <w:tr w:rsidR="0046729B" w14:paraId="731EA03D" w14:textId="77777777">
        <w:trPr>
          <w:cantSplit/>
        </w:trPr>
        <w:tc>
          <w:tcPr>
            <w:tcW w:w="3800" w:type="dxa"/>
            <w:shd w:val="clear" w:color="auto" w:fill="F2F4F6"/>
            <w:tcMar>
              <w:top w:w="60" w:type="dxa"/>
              <w:left w:w="90" w:type="dxa"/>
              <w:bottom w:w="60" w:type="dxa"/>
              <w:right w:w="90" w:type="dxa"/>
            </w:tcMar>
          </w:tcPr>
          <w:p w:rsidR="0046729B" w:rsidRDefault="00767123" w14:paraId="6D869AED" w14:textId="77777777">
            <w:pPr>
              <w:spacing w:after="0"/>
            </w:pPr>
            <w:r>
              <w:rPr>
                <w:sz w:val="16"/>
                <w:szCs w:val="16"/>
              </w:rPr>
              <w:t>PEP / Security Exception Request (ServiceNow)</w:t>
            </w:r>
          </w:p>
        </w:tc>
        <w:tc>
          <w:tcPr>
            <w:tcW w:w="6280" w:type="dxa"/>
            <w:shd w:val="clear" w:color="auto" w:fill="F2F4F6"/>
            <w:tcMar>
              <w:top w:w="60" w:type="dxa"/>
              <w:left w:w="90" w:type="dxa"/>
              <w:bottom w:w="60" w:type="dxa"/>
              <w:right w:w="90" w:type="dxa"/>
            </w:tcMar>
          </w:tcPr>
          <w:p w:rsidR="0046729B" w:rsidRDefault="00767123" w14:paraId="5FF2727A" w14:textId="77777777">
            <w:pPr>
              <w:spacing w:after="0"/>
            </w:pPr>
            <w:r>
              <w:rPr>
                <w:sz w:val="16"/>
                <w:szCs w:val="16"/>
              </w:rPr>
              <w:t>https://aon.service-now.com/sp?id=sc_cat_item</w:t>
            </w:r>
          </w:p>
        </w:tc>
      </w:tr>
      <w:tr w:rsidR="0046729B" w14:paraId="58FAB68F" w14:textId="77777777">
        <w:trPr>
          <w:cantSplit/>
        </w:trPr>
        <w:tc>
          <w:tcPr>
            <w:tcW w:w="3800" w:type="dxa"/>
            <w:tcMar>
              <w:top w:w="60" w:type="dxa"/>
              <w:left w:w="90" w:type="dxa"/>
              <w:bottom w:w="60" w:type="dxa"/>
              <w:right w:w="90" w:type="dxa"/>
            </w:tcMar>
          </w:tcPr>
          <w:p w:rsidR="0046729B" w:rsidRDefault="00767123" w14:paraId="78F62FE7" w14:textId="77777777">
            <w:pPr>
              <w:spacing w:after="0"/>
            </w:pPr>
            <w:r>
              <w:rPr>
                <w:sz w:val="16"/>
                <w:szCs w:val="16"/>
              </w:rPr>
              <w:t>EMMA Development Checklist (NFRs and Others)</w:t>
            </w:r>
          </w:p>
        </w:tc>
        <w:tc>
          <w:tcPr>
            <w:tcW w:w="6280" w:type="dxa"/>
            <w:tcMar>
              <w:top w:w="60" w:type="dxa"/>
              <w:left w:w="90" w:type="dxa"/>
              <w:bottom w:w="60" w:type="dxa"/>
              <w:right w:w="90" w:type="dxa"/>
            </w:tcMar>
          </w:tcPr>
          <w:p w:rsidR="0046729B" w:rsidRDefault="00767123" w14:paraId="1798B8EA" w14:textId="77777777">
            <w:pPr>
              <w:spacing w:after="0"/>
            </w:pPr>
            <w:r>
              <w:rPr>
                <w:sz w:val="16"/>
                <w:szCs w:val="16"/>
              </w:rPr>
              <w:t>https://wikiapacaon.atlassian.net/wiki/spaces/OCSO/pages/27010279</w:t>
            </w:r>
          </w:p>
        </w:tc>
      </w:tr>
    </w:tbl>
    <w:p w:rsidR="0046729B" w:rsidRDefault="00767123" w14:paraId="253A65B7" w14:textId="36F80B3E">
      <w:pPr>
        <w:pStyle w:val="Heading2"/>
      </w:pPr>
      <w:bookmarkStart w:name="_Toc1413877098" w:id="544"/>
      <w:r>
        <w:t>Non-Functional Acceptance and Verification</w:t>
      </w:r>
      <w:bookmarkEnd w:id="544"/>
    </w:p>
    <w:p w:rsidR="0046729B" w:rsidRDefault="00767123" w14:paraId="4C5CE82F" w14:textId="77777777">
      <w:r>
        <w:t>The Provider is responsible for evidencing non-functional compliance, not merely asserting it. The following verification expectations apply:</w:t>
      </w:r>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2400"/>
        <w:gridCol w:w="7680"/>
      </w:tblGrid>
      <w:tr w:rsidR="0046729B" w14:paraId="0B94D73F" w14:textId="77777777">
        <w:trPr>
          <w:tblHeader/>
        </w:trPr>
        <w:tc>
          <w:tcPr>
            <w:tcW w:w="2400" w:type="dxa"/>
            <w:shd w:val="clear" w:color="auto" w:fill="1B2A47"/>
            <w:tcMar>
              <w:top w:w="60" w:type="dxa"/>
              <w:left w:w="90" w:type="dxa"/>
              <w:bottom w:w="60" w:type="dxa"/>
              <w:right w:w="90" w:type="dxa"/>
            </w:tcMar>
          </w:tcPr>
          <w:p w:rsidR="0046729B" w:rsidRDefault="00767123" w14:paraId="23443096" w14:textId="77777777">
            <w:pPr>
              <w:spacing w:after="0"/>
            </w:pPr>
            <w:r>
              <w:rPr>
                <w:b/>
                <w:bCs/>
                <w:color w:val="FFFFFF"/>
                <w:sz w:val="18"/>
                <w:szCs w:val="18"/>
              </w:rPr>
              <w:t>Category</w:t>
            </w:r>
          </w:p>
        </w:tc>
        <w:tc>
          <w:tcPr>
            <w:tcW w:w="7680" w:type="dxa"/>
            <w:shd w:val="clear" w:color="auto" w:fill="1B2A47"/>
            <w:tcMar>
              <w:top w:w="60" w:type="dxa"/>
              <w:left w:w="90" w:type="dxa"/>
              <w:bottom w:w="60" w:type="dxa"/>
              <w:right w:w="90" w:type="dxa"/>
            </w:tcMar>
          </w:tcPr>
          <w:p w:rsidR="0046729B" w:rsidRDefault="00767123" w14:paraId="0A08B859" w14:textId="77777777">
            <w:pPr>
              <w:spacing w:after="0"/>
            </w:pPr>
            <w:r>
              <w:rPr>
                <w:b/>
                <w:bCs/>
                <w:color w:val="FFFFFF"/>
                <w:sz w:val="18"/>
                <w:szCs w:val="18"/>
              </w:rPr>
              <w:t>Verification Expectation</w:t>
            </w:r>
          </w:p>
        </w:tc>
      </w:tr>
      <w:tr w:rsidR="0046729B" w14:paraId="6114300D" w14:textId="77777777">
        <w:trPr>
          <w:cantSplit/>
        </w:trPr>
        <w:tc>
          <w:tcPr>
            <w:tcW w:w="2400" w:type="dxa"/>
            <w:tcMar>
              <w:top w:w="60" w:type="dxa"/>
              <w:left w:w="90" w:type="dxa"/>
              <w:bottom w:w="60" w:type="dxa"/>
              <w:right w:w="90" w:type="dxa"/>
            </w:tcMar>
          </w:tcPr>
          <w:p w:rsidR="0046729B" w:rsidRDefault="00767123" w14:paraId="6812461B" w14:textId="77777777">
            <w:pPr>
              <w:spacing w:after="0"/>
            </w:pPr>
            <w:r>
              <w:rPr>
                <w:sz w:val="17"/>
                <w:szCs w:val="17"/>
              </w:rPr>
              <w:t>Performance &amp; Scalability</w:t>
            </w:r>
          </w:p>
        </w:tc>
        <w:tc>
          <w:tcPr>
            <w:tcW w:w="7680" w:type="dxa"/>
            <w:tcMar>
              <w:top w:w="60" w:type="dxa"/>
              <w:left w:w="90" w:type="dxa"/>
              <w:bottom w:w="60" w:type="dxa"/>
              <w:right w:w="90" w:type="dxa"/>
            </w:tcMar>
          </w:tcPr>
          <w:p w:rsidR="0046729B" w:rsidRDefault="00767123" w14:paraId="201858D2" w14:textId="77777777">
            <w:pPr>
              <w:spacing w:after="0"/>
            </w:pPr>
            <w:r>
              <w:rPr>
                <w:sz w:val="17"/>
                <w:szCs w:val="17"/>
              </w:rPr>
              <w:t>Load and stress testing against NFR-24 to NFR-31 using Aon-approved tooling (Microfocus Performance Center / LoadRunner Enterprise), with results reported per transaction class against the complexity-based targets in NFR-27 and at the phase-1 volume of 1,000 users.</w:t>
            </w:r>
          </w:p>
        </w:tc>
      </w:tr>
      <w:tr w:rsidR="0046729B" w14:paraId="3EF26FAF" w14:textId="77777777">
        <w:trPr>
          <w:cantSplit/>
        </w:trPr>
        <w:tc>
          <w:tcPr>
            <w:tcW w:w="2400" w:type="dxa"/>
            <w:shd w:val="clear" w:color="auto" w:fill="F2F4F6"/>
            <w:tcMar>
              <w:top w:w="60" w:type="dxa"/>
              <w:left w:w="90" w:type="dxa"/>
              <w:bottom w:w="60" w:type="dxa"/>
              <w:right w:w="90" w:type="dxa"/>
            </w:tcMar>
          </w:tcPr>
          <w:p w:rsidR="0046729B" w:rsidRDefault="00767123" w14:paraId="5E8452AA" w14:textId="77777777">
            <w:pPr>
              <w:spacing w:after="0"/>
            </w:pPr>
            <w:r>
              <w:rPr>
                <w:sz w:val="17"/>
                <w:szCs w:val="17"/>
              </w:rPr>
              <w:t>Availability &amp; Reliability</w:t>
            </w:r>
          </w:p>
        </w:tc>
        <w:tc>
          <w:tcPr>
            <w:tcW w:w="7680" w:type="dxa"/>
            <w:shd w:val="clear" w:color="auto" w:fill="F2F4F6"/>
            <w:tcMar>
              <w:top w:w="60" w:type="dxa"/>
              <w:left w:w="90" w:type="dxa"/>
              <w:bottom w:w="60" w:type="dxa"/>
              <w:right w:w="90" w:type="dxa"/>
            </w:tcMar>
          </w:tcPr>
          <w:p w:rsidR="0046729B" w:rsidRDefault="00767123" w14:paraId="15642BD6" w14:textId="77777777">
            <w:pPr>
              <w:spacing w:after="0"/>
            </w:pPr>
            <w:r>
              <w:rPr>
                <w:sz w:val="17"/>
                <w:szCs w:val="17"/>
              </w:rPr>
              <w:t>Resilience and failure-injection testing evidencing graceful degradation under partial component failure (NFR-37), and HA configuration evidenced against the Aon Resiliency Reference Architectures (NFR-17).</w:t>
            </w:r>
          </w:p>
        </w:tc>
      </w:tr>
      <w:tr w:rsidR="0046729B" w14:paraId="21F8DFDF" w14:textId="77777777">
        <w:trPr>
          <w:cantSplit/>
        </w:trPr>
        <w:tc>
          <w:tcPr>
            <w:tcW w:w="2400" w:type="dxa"/>
            <w:tcMar>
              <w:top w:w="60" w:type="dxa"/>
              <w:left w:w="90" w:type="dxa"/>
              <w:bottom w:w="60" w:type="dxa"/>
              <w:right w:w="90" w:type="dxa"/>
            </w:tcMar>
          </w:tcPr>
          <w:p w:rsidR="0046729B" w:rsidRDefault="00767123" w14:paraId="75B3563A" w14:textId="77777777">
            <w:pPr>
              <w:spacing w:after="0"/>
            </w:pPr>
            <w:r>
              <w:rPr>
                <w:sz w:val="17"/>
                <w:szCs w:val="17"/>
              </w:rPr>
              <w:t>Disaster Recovery</w:t>
            </w:r>
          </w:p>
        </w:tc>
        <w:tc>
          <w:tcPr>
            <w:tcW w:w="7680" w:type="dxa"/>
            <w:tcMar>
              <w:top w:w="60" w:type="dxa"/>
              <w:left w:w="90" w:type="dxa"/>
              <w:bottom w:w="60" w:type="dxa"/>
              <w:right w:w="90" w:type="dxa"/>
            </w:tcMar>
          </w:tcPr>
          <w:p w:rsidR="0046729B" w:rsidRDefault="00767123" w14:paraId="7BFFDE1C" w14:textId="77777777">
            <w:pPr>
              <w:spacing w:after="0"/>
            </w:pPr>
            <w:r>
              <w:rPr>
                <w:sz w:val="17"/>
                <w:szCs w:val="17"/>
              </w:rPr>
              <w:t>A documented and rehearsed recovery procedure demonstrating full recovery within 24 hours (NFR-19) and restoration to the last replicated transaction (NFR-20), plus a demonstrated release rollback (NFR-21).</w:t>
            </w:r>
          </w:p>
        </w:tc>
      </w:tr>
      <w:tr w:rsidR="0046729B" w14:paraId="784A33A4" w14:textId="77777777">
        <w:trPr>
          <w:cantSplit/>
        </w:trPr>
        <w:tc>
          <w:tcPr>
            <w:tcW w:w="2400" w:type="dxa"/>
            <w:shd w:val="clear" w:color="auto" w:fill="F2F4F6"/>
            <w:tcMar>
              <w:top w:w="60" w:type="dxa"/>
              <w:left w:w="90" w:type="dxa"/>
              <w:bottom w:w="60" w:type="dxa"/>
              <w:right w:w="90" w:type="dxa"/>
            </w:tcMar>
          </w:tcPr>
          <w:p w:rsidR="0046729B" w:rsidRDefault="00767123" w14:paraId="63B11FB0" w14:textId="77777777">
            <w:pPr>
              <w:spacing w:after="0"/>
            </w:pPr>
            <w:r>
              <w:rPr>
                <w:sz w:val="17"/>
                <w:szCs w:val="17"/>
              </w:rPr>
              <w:t>Security &amp; Access Control</w:t>
            </w:r>
          </w:p>
        </w:tc>
        <w:tc>
          <w:tcPr>
            <w:tcW w:w="7680" w:type="dxa"/>
            <w:shd w:val="clear" w:color="auto" w:fill="F2F4F6"/>
            <w:tcMar>
              <w:top w:w="60" w:type="dxa"/>
              <w:left w:w="90" w:type="dxa"/>
              <w:bottom w:w="60" w:type="dxa"/>
              <w:right w:w="90" w:type="dxa"/>
            </w:tcMar>
          </w:tcPr>
          <w:p w:rsidR="0046729B" w:rsidRDefault="00767123" w14:paraId="1D198D30" w14:textId="77777777">
            <w:pPr>
              <w:spacing w:after="0"/>
            </w:pPr>
            <w:r>
              <w:rPr>
                <w:sz w:val="17"/>
                <w:szCs w:val="17"/>
              </w:rPr>
              <w:t>Penetration and access-control testing evidencing that role, node-level and document-level restrictions cannot be bypassed (NFR-04, NFR-05), including negative testing against BR-001, BR-003, BR-007 and BR-008.</w:t>
            </w:r>
          </w:p>
        </w:tc>
      </w:tr>
      <w:tr w:rsidR="0046729B" w14:paraId="734F7BF8" w14:textId="77777777">
        <w:trPr>
          <w:cantSplit/>
        </w:trPr>
        <w:tc>
          <w:tcPr>
            <w:tcW w:w="2400" w:type="dxa"/>
            <w:tcMar>
              <w:top w:w="60" w:type="dxa"/>
              <w:left w:w="90" w:type="dxa"/>
              <w:bottom w:w="60" w:type="dxa"/>
              <w:right w:w="90" w:type="dxa"/>
            </w:tcMar>
          </w:tcPr>
          <w:p w:rsidR="0046729B" w:rsidRDefault="00767123" w14:paraId="51AC062D" w14:textId="77777777">
            <w:pPr>
              <w:spacing w:after="0"/>
            </w:pPr>
            <w:r>
              <w:rPr>
                <w:sz w:val="17"/>
                <w:szCs w:val="17"/>
              </w:rPr>
              <w:t>Data Classification &amp; Encryption</w:t>
            </w:r>
          </w:p>
        </w:tc>
        <w:tc>
          <w:tcPr>
            <w:tcW w:w="7680" w:type="dxa"/>
            <w:tcMar>
              <w:top w:w="60" w:type="dxa"/>
              <w:left w:w="90" w:type="dxa"/>
              <w:bottom w:w="60" w:type="dxa"/>
              <w:right w:w="90" w:type="dxa"/>
            </w:tcMar>
          </w:tcPr>
          <w:p w:rsidR="0046729B" w:rsidRDefault="00767123" w14:paraId="4F75BFE4" w14:textId="77777777">
            <w:pPr>
              <w:spacing w:after="0"/>
            </w:pPr>
            <w:r>
              <w:rPr>
                <w:sz w:val="17"/>
                <w:szCs w:val="17"/>
              </w:rPr>
              <w:t>Evidence of TLS 1.2+ in transit (NFR-08) and approved encryption at rest (NFR-09), and a completed data classification record (NFR-07).</w:t>
            </w:r>
          </w:p>
        </w:tc>
      </w:tr>
      <w:tr w:rsidR="0046729B" w14:paraId="1374A0C3" w14:textId="77777777">
        <w:trPr>
          <w:cantSplit/>
        </w:trPr>
        <w:tc>
          <w:tcPr>
            <w:tcW w:w="2400" w:type="dxa"/>
            <w:shd w:val="clear" w:color="auto" w:fill="F2F4F6"/>
            <w:tcMar>
              <w:top w:w="60" w:type="dxa"/>
              <w:left w:w="90" w:type="dxa"/>
              <w:bottom w:w="60" w:type="dxa"/>
              <w:right w:w="90" w:type="dxa"/>
            </w:tcMar>
          </w:tcPr>
          <w:p w:rsidR="0046729B" w:rsidRDefault="00767123" w14:paraId="4B53D9BF" w14:textId="77777777">
            <w:pPr>
              <w:spacing w:after="0"/>
            </w:pPr>
            <w:r>
              <w:rPr>
                <w:sz w:val="17"/>
                <w:szCs w:val="17"/>
              </w:rPr>
              <w:t>Interfaces &amp; Integration</w:t>
            </w:r>
          </w:p>
        </w:tc>
        <w:tc>
          <w:tcPr>
            <w:tcW w:w="7680" w:type="dxa"/>
            <w:shd w:val="clear" w:color="auto" w:fill="F2F4F6"/>
            <w:tcMar>
              <w:top w:w="60" w:type="dxa"/>
              <w:left w:w="90" w:type="dxa"/>
              <w:bottom w:w="60" w:type="dxa"/>
              <w:right w:w="90" w:type="dxa"/>
            </w:tcMar>
          </w:tcPr>
          <w:p w:rsidR="0046729B" w:rsidRDefault="00767123" w14:paraId="6AD54994" w14:textId="77777777">
            <w:pPr>
              <w:spacing w:after="0"/>
            </w:pPr>
            <w:r>
              <w:rPr>
                <w:sz w:val="17"/>
                <w:szCs w:val="17"/>
              </w:rPr>
              <w:t>Contract tests and documented interface specifications for every inbound and outbound integration (NFR-36), plus evidence of throttling, rate limiting, pagination and payload limits (NFR-34).</w:t>
            </w:r>
          </w:p>
        </w:tc>
      </w:tr>
      <w:tr w:rsidR="0046729B" w14:paraId="643E5952" w14:textId="77777777">
        <w:trPr>
          <w:cantSplit/>
        </w:trPr>
        <w:tc>
          <w:tcPr>
            <w:tcW w:w="2400" w:type="dxa"/>
            <w:tcMar>
              <w:top w:w="60" w:type="dxa"/>
              <w:left w:w="90" w:type="dxa"/>
              <w:bottom w:w="60" w:type="dxa"/>
              <w:right w:w="90" w:type="dxa"/>
            </w:tcMar>
          </w:tcPr>
          <w:p w:rsidR="0046729B" w:rsidRDefault="00767123" w14:paraId="7C482530" w14:textId="77777777">
            <w:pPr>
              <w:spacing w:after="0"/>
            </w:pPr>
            <w:r>
              <w:rPr>
                <w:sz w:val="17"/>
                <w:szCs w:val="17"/>
              </w:rPr>
              <w:t>Usability, Devices &amp; Browsers</w:t>
            </w:r>
          </w:p>
        </w:tc>
        <w:tc>
          <w:tcPr>
            <w:tcW w:w="7680" w:type="dxa"/>
            <w:tcMar>
              <w:top w:w="60" w:type="dxa"/>
              <w:left w:w="90" w:type="dxa"/>
              <w:bottom w:w="60" w:type="dxa"/>
              <w:right w:w="90" w:type="dxa"/>
            </w:tcMar>
          </w:tcPr>
          <w:p w:rsidR="0046729B" w:rsidRDefault="00767123" w14:paraId="76C7A629" w14:textId="77777777">
            <w:pPr>
              <w:spacing w:after="0"/>
            </w:pPr>
            <w:r>
              <w:rPr>
                <w:sz w:val="17"/>
                <w:szCs w:val="17"/>
              </w:rPr>
              <w:t>UI design review against the Aon Corporate Standard UI style guide (NFR-38) and cross-browser / cross-device testing across Edge, Safari and Chrome at the specified breakpoints (NFR-39, NFR-40).</w:t>
            </w:r>
          </w:p>
        </w:tc>
      </w:tr>
      <w:tr w:rsidR="0046729B" w14:paraId="1EA6A73B" w14:textId="77777777">
        <w:trPr>
          <w:cantSplit/>
        </w:trPr>
        <w:tc>
          <w:tcPr>
            <w:tcW w:w="2400" w:type="dxa"/>
            <w:shd w:val="clear" w:color="auto" w:fill="F2F4F6"/>
            <w:tcMar>
              <w:top w:w="60" w:type="dxa"/>
              <w:left w:w="90" w:type="dxa"/>
              <w:bottom w:w="60" w:type="dxa"/>
              <w:right w:w="90" w:type="dxa"/>
            </w:tcMar>
          </w:tcPr>
          <w:p w:rsidR="0046729B" w:rsidRDefault="00767123" w14:paraId="46F58451" w14:textId="77777777">
            <w:pPr>
              <w:spacing w:after="0"/>
            </w:pPr>
            <w:r>
              <w:rPr>
                <w:sz w:val="17"/>
                <w:szCs w:val="17"/>
              </w:rPr>
              <w:t>Accessibility</w:t>
            </w:r>
          </w:p>
        </w:tc>
        <w:tc>
          <w:tcPr>
            <w:tcW w:w="7680" w:type="dxa"/>
            <w:shd w:val="clear" w:color="auto" w:fill="F2F4F6"/>
            <w:tcMar>
              <w:top w:w="60" w:type="dxa"/>
              <w:left w:w="90" w:type="dxa"/>
              <w:bottom w:w="60" w:type="dxa"/>
              <w:right w:w="90" w:type="dxa"/>
            </w:tcMar>
          </w:tcPr>
          <w:p w:rsidR="0046729B" w:rsidRDefault="00767123" w14:paraId="53E1F5FC" w14:textId="77777777">
            <w:pPr>
              <w:spacing w:after="0"/>
            </w:pPr>
            <w:r>
              <w:rPr>
                <w:sz w:val="17"/>
                <w:szCs w:val="17"/>
              </w:rPr>
              <w:t>WCAG 2.2 Level AA conformance evidenced through combined automated and manual audit, including keyboard-only navigation and screen-reader testing, with an accessibility conformance record produced per release (NFR-48, NFR-49, NFR-50). Any non-UUI component must carry an approved Design System team exception.</w:t>
            </w:r>
          </w:p>
        </w:tc>
      </w:tr>
      <w:tr w:rsidR="0046729B" w14:paraId="4FF1A389" w14:textId="77777777">
        <w:trPr>
          <w:cantSplit/>
        </w:trPr>
        <w:tc>
          <w:tcPr>
            <w:tcW w:w="2400" w:type="dxa"/>
            <w:tcMar>
              <w:top w:w="60" w:type="dxa"/>
              <w:left w:w="90" w:type="dxa"/>
              <w:bottom w:w="60" w:type="dxa"/>
              <w:right w:w="90" w:type="dxa"/>
            </w:tcMar>
          </w:tcPr>
          <w:p w:rsidR="0046729B" w:rsidRDefault="00767123" w14:paraId="7A6A3E5F" w14:textId="77777777">
            <w:pPr>
              <w:spacing w:after="0"/>
            </w:pPr>
            <w:r>
              <w:rPr>
                <w:sz w:val="17"/>
                <w:szCs w:val="17"/>
              </w:rPr>
              <w:t>Localization</w:t>
            </w:r>
          </w:p>
        </w:tc>
        <w:tc>
          <w:tcPr>
            <w:tcW w:w="7680" w:type="dxa"/>
            <w:tcMar>
              <w:top w:w="60" w:type="dxa"/>
              <w:left w:w="90" w:type="dxa"/>
              <w:bottom w:w="60" w:type="dxa"/>
              <w:right w:w="90" w:type="dxa"/>
            </w:tcMar>
          </w:tcPr>
          <w:p w:rsidR="0046729B" w:rsidRDefault="00767123" w14:paraId="58E7CEB4" w14:textId="77777777">
            <w:pPr>
              <w:spacing w:after="0"/>
            </w:pPr>
            <w:r>
              <w:rPr>
                <w:sz w:val="17"/>
                <w:szCs w:val="17"/>
              </w:rPr>
              <w:t>Locale switching demonstrated with no code change (NFR-44), including at least one right-to-left and one non-Latin alphabet locale (NFR-42).</w:t>
            </w:r>
          </w:p>
        </w:tc>
      </w:tr>
      <w:tr w:rsidR="0046729B" w14:paraId="7714D257" w14:textId="77777777">
        <w:trPr>
          <w:cantSplit/>
        </w:trPr>
        <w:tc>
          <w:tcPr>
            <w:tcW w:w="2400" w:type="dxa"/>
            <w:shd w:val="clear" w:color="auto" w:fill="F2F4F6"/>
            <w:tcMar>
              <w:top w:w="60" w:type="dxa"/>
              <w:left w:w="90" w:type="dxa"/>
              <w:bottom w:w="60" w:type="dxa"/>
              <w:right w:w="90" w:type="dxa"/>
            </w:tcMar>
          </w:tcPr>
          <w:p w:rsidR="0046729B" w:rsidRDefault="00767123" w14:paraId="041B97F0" w14:textId="77777777">
            <w:pPr>
              <w:spacing w:after="0"/>
            </w:pPr>
            <w:r>
              <w:rPr>
                <w:sz w:val="17"/>
                <w:szCs w:val="17"/>
              </w:rPr>
              <w:t>Maintainability &amp; Supportability</w:t>
            </w:r>
          </w:p>
        </w:tc>
        <w:tc>
          <w:tcPr>
            <w:tcW w:w="7680" w:type="dxa"/>
            <w:shd w:val="clear" w:color="auto" w:fill="F2F4F6"/>
            <w:tcMar>
              <w:top w:w="60" w:type="dxa"/>
              <w:left w:w="90" w:type="dxa"/>
              <w:bottom w:w="60" w:type="dxa"/>
              <w:right w:w="90" w:type="dxa"/>
            </w:tcMar>
          </w:tcPr>
          <w:p w:rsidR="0046729B" w:rsidRDefault="00767123" w14:paraId="31A08B82" w14:textId="77777777">
            <w:pPr>
              <w:spacing w:after="0"/>
            </w:pPr>
            <w:r>
              <w:rPr>
                <w:sz w:val="17"/>
                <w:szCs w:val="17"/>
              </w:rPr>
              <w:t>Demonstration that authorised configuration changes take effect without code modification or deployment (NFR-45), that monitoring and alerting fire on defined misuse scenarios (NFR-46), and that technical notification events and delivery outcomes are traceable end to end in Datadog with alerting on delivery failure (NFR-51).</w:t>
            </w:r>
          </w:p>
        </w:tc>
      </w:tr>
    </w:tbl>
    <w:p w:rsidR="0046729B" w:rsidRDefault="00767123" w14:paraId="74D644D2" w14:textId="4EB6E348">
      <w:pPr>
        <w:pStyle w:val="Heading1"/>
      </w:pPr>
      <w:bookmarkStart w:name="_Toc1488808550" w:id="545"/>
      <w:r>
        <w:t>Tech Stack</w:t>
      </w:r>
      <w:bookmarkEnd w:id="545"/>
    </w:p>
    <w:p w:rsidR="0046729B" w:rsidRDefault="00767123" w14:paraId="5B1B17CF" w14:textId="77777777">
      <w:r>
        <w:t>The solution is built over the Appian low-code platform, which provides the claims workflow engine and the Claims Administrator Workbench. The client-facing portal delivered under this RFP is a React application built with the United UI control set and rendered as a Micro-Frontend within the Meridian shell, with Python application services and APIs and a MySQL transactional data store. Analytical data is served from the Databricks Lakehouse per the Meridian Pattern.</w:t>
      </w:r>
    </w:p>
    <w:p w:rsidR="0046729B" w:rsidRDefault="00767123" w14:paraId="396D5337" w14:textId="77777777">
      <w:r>
        <w:t>The full technology stack is provided in Exhibit 1 (Tech Stack Specifications). It aligns to Aon's design choices for the Claims Copilot platform, the Meridian client portal and the associated greenfield components, and is consistent with the Commercial Risk Solutions reference architecture as well as the Aon Enterprise Architecture Standards and approved technologies.</w:t>
      </w:r>
    </w:p>
    <w:p w:rsidR="0046729B" w:rsidRDefault="00767123" w14:paraId="321E37DA" w14:textId="77777777">
      <w:r>
        <w:t>The reference technology stack is meant to be used by development teams including development leads, architects and other technology decision makers. Items marked with an asterisk in Exhibit 1 are approved but subject to confirmation of licensing and capacity for this initiative.</w:t>
      </w:r>
    </w:p>
    <w:p w:rsidR="0046729B" w:rsidRDefault="00767123" w14:paraId="4C517BFD" w14:textId="2E814D37">
      <w:pPr>
        <w:pStyle w:val="Heading1"/>
        <w:pageBreakBefore/>
        <w:spacing w:before="0"/>
      </w:pPr>
      <w:bookmarkStart w:name="_Toc89906084" w:id="546"/>
      <w:r>
        <w:t>Provider Evaluation</w:t>
      </w:r>
      <w:bookmarkEnd w:id="546"/>
    </w:p>
    <w:p w:rsidR="0046729B" w:rsidRDefault="00767123" w14:paraId="6D0E71EC" w14:textId="23873F97">
      <w:pPr>
        <w:pStyle w:val="Heading2"/>
      </w:pPr>
      <w:bookmarkStart w:name="_Toc1216211662" w:id="547"/>
      <w:r>
        <w:t>Provider Qualifications</w:t>
      </w:r>
      <w:bookmarkEnd w:id="547"/>
    </w:p>
    <w:p w:rsidR="0046729B" w:rsidRDefault="00767123" w14:paraId="5E3562D8" w14:textId="77777777">
      <w:r>
        <w:t>Aon is seeking providers with proven experience in delivering enterprise-grade, client-facing digital platforms within the insurance or financial services sectors. Candidates should have demonstrated success in managing offshore delivery teams and possess the ability to operate effectively in a regulated, multi-market environment. Familiarity with Aon systems is desirable and will be considered an advantage in the selection process.</w:t>
      </w:r>
    </w:p>
    <w:p w:rsidR="0046729B" w:rsidRDefault="00767123" w14:paraId="411DD8E7" w14:textId="77777777">
      <w:r>
        <w:t>Given the specific nature of this initiative, Aon places particular weight on demonstrable experience in the following areas:</w:t>
      </w:r>
    </w:p>
    <w:p w:rsidR="0046729B" w:rsidRDefault="00767123" w14:paraId="3116E6FE" w14:textId="77777777">
      <w:pPr>
        <w:pStyle w:val="ListParagraph"/>
        <w:numPr>
          <w:ilvl w:val="0"/>
          <w:numId w:val="2"/>
        </w:numPr>
        <w:spacing w:after="60"/>
      </w:pPr>
      <w:r>
        <w:t>Micro-Frontend delivery into an existing enterprise React shell, including design system consumption, independent deployment and error containment.</w:t>
      </w:r>
    </w:p>
    <w:p w:rsidR="0046729B" w:rsidRDefault="00767123" w14:paraId="56A86647" w14:textId="77777777">
      <w:pPr>
        <w:pStyle w:val="ListParagraph"/>
        <w:numPr>
          <w:ilvl w:val="0"/>
          <w:numId w:val="2"/>
        </w:numPr>
        <w:spacing w:after="60"/>
      </w:pPr>
      <w:r>
        <w:t>Externally facing portals for corporate clients where entitlement is derived from a mastered organisational hierarchy, and where incorrect scoping would constitute a data breach.</w:t>
      </w:r>
    </w:p>
    <w:p w:rsidR="0046729B" w:rsidRDefault="00767123" w14:paraId="1568A0FD" w14:textId="77777777">
      <w:pPr>
        <w:pStyle w:val="ListParagraph"/>
        <w:numPr>
          <w:ilvl w:val="0"/>
          <w:numId w:val="2"/>
        </w:numPr>
        <w:spacing w:after="60"/>
      </w:pPr>
      <w:r>
        <w:t>Okta or equivalent OIDC identity integration using PKCE, custom claims and resource-server token validation.</w:t>
      </w:r>
    </w:p>
    <w:p w:rsidR="0046729B" w:rsidRDefault="00767123" w14:paraId="69F4D2AA" w14:textId="77777777">
      <w:pPr>
        <w:pStyle w:val="ListParagraph"/>
        <w:numPr>
          <w:ilvl w:val="0"/>
          <w:numId w:val="2"/>
        </w:numPr>
        <w:spacing w:after="60"/>
      </w:pPr>
      <w:r>
        <w:t>Enterprise content management integration, particularly IBM FileNet, and document-level access control based on provenance metadata.</w:t>
      </w:r>
    </w:p>
    <w:p w:rsidR="0046729B" w:rsidRDefault="00767123" w14:paraId="7042ABE8" w14:textId="77777777">
      <w:pPr>
        <w:pStyle w:val="ListParagraph"/>
        <w:numPr>
          <w:ilvl w:val="0"/>
          <w:numId w:val="2"/>
        </w:numPr>
        <w:spacing w:after="60"/>
      </w:pPr>
      <w:r>
        <w:t>Insurance claims domain delivery, including FNOL intake, claims lifecycle data and ACORD-based carrier messaging.</w:t>
      </w:r>
    </w:p>
    <w:p w:rsidR="0046729B" w:rsidRDefault="00767123" w14:paraId="48C9CF8D" w14:textId="77777777">
      <w:pPr>
        <w:pStyle w:val="ListParagraph"/>
        <w:numPr>
          <w:ilvl w:val="0"/>
          <w:numId w:val="2"/>
        </w:numPr>
        <w:spacing w:after="60"/>
      </w:pPr>
      <w:r>
        <w:t>Appian low-code platform development and QA, including building and extending solutions over Appian and integrating custom components with it.</w:t>
      </w:r>
    </w:p>
    <w:p w:rsidR="0046729B" w:rsidRDefault="00767123" w14:paraId="012C4033" w14:textId="77777777">
      <w:pPr>
        <w:pStyle w:val="ListParagraph"/>
        <w:numPr>
          <w:ilvl w:val="0"/>
          <w:numId w:val="2"/>
        </w:numPr>
        <w:spacing w:after="60"/>
      </w:pPr>
      <w:r>
        <w:t>React front-end development against an enterprise design system, Python application service and API development, and MySQL data modelling and high-availability operation (InnoDB Cluster with Group Replication).</w:t>
      </w:r>
    </w:p>
    <w:p w:rsidR="0046729B" w:rsidRDefault="00767123" w14:paraId="19A78E31" w14:textId="77777777">
      <w:pPr>
        <w:pStyle w:val="ListParagraph"/>
        <w:numPr>
          <w:ilvl w:val="0"/>
          <w:numId w:val="2"/>
        </w:numPr>
        <w:spacing w:after="60"/>
      </w:pPr>
      <w:r>
        <w:t>Multi-country localisation across all main global languages, including right-to-left and non-Latin alphabets, multi-currency and data residency configuration.</w:t>
      </w:r>
    </w:p>
    <w:p w:rsidR="0046729B" w:rsidRDefault="00767123" w14:paraId="4C06A0FA" w14:textId="77777777">
      <w:pPr>
        <w:pStyle w:val="ListParagraph"/>
        <w:numPr>
          <w:ilvl w:val="0"/>
          <w:numId w:val="2"/>
        </w:numPr>
        <w:spacing w:after="60"/>
      </w:pPr>
      <w:r>
        <w:t>Delivery of accessible interfaces to WCAG 2.2 Level AA on an enterprise design system, and experience of design-system-led front-end delivery (Figma Code Connect or equivalent).</w:t>
      </w:r>
    </w:p>
    <w:p w:rsidR="0046729B" w:rsidRDefault="00767123" w14:paraId="355A7E7C" w14:textId="77777777">
      <w:pPr>
        <w:spacing w:before="120"/>
      </w:pPr>
      <w:r>
        <w:t>Aon expects its providers to utilise prior client experiences to provide recommendations and thought leadership on best practices to improve and enable design, discovery and implementation delivery.</w:t>
      </w:r>
    </w:p>
    <w:p w:rsidR="0046729B" w:rsidRDefault="00767123" w14:paraId="6BB32D2A" w14:textId="11DCDD95">
      <w:pPr>
        <w:pStyle w:val="Heading2"/>
      </w:pPr>
      <w:bookmarkStart w:name="_Toc456469515" w:id="548"/>
      <w:r>
        <w:t>Evaluation Criteria</w:t>
      </w:r>
      <w:bookmarkEnd w:id="548"/>
    </w:p>
    <w:p w:rsidR="0046729B" w:rsidRDefault="00767123" w14:paraId="53D8A775" w14:textId="77777777">
      <w:r>
        <w:t>While total cost and pricing transparency are critical factors, proposals will be evaluated on several key criteria. The indicative weightings below are provided to help providers direct their effort; Aon reserves the right to adjust weightings and will confirm the final basis of evaluation before the second round.</w:t>
      </w:r>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2700"/>
        <w:gridCol w:w="6180"/>
        <w:gridCol w:w="1200"/>
      </w:tblGrid>
      <w:tr w:rsidR="0046729B" w14:paraId="248C0400" w14:textId="77777777">
        <w:trPr>
          <w:tblHeader/>
        </w:trPr>
        <w:tc>
          <w:tcPr>
            <w:tcW w:w="2700" w:type="dxa"/>
            <w:shd w:val="clear" w:color="auto" w:fill="1B2A47"/>
            <w:tcMar>
              <w:top w:w="60" w:type="dxa"/>
              <w:left w:w="90" w:type="dxa"/>
              <w:bottom w:w="60" w:type="dxa"/>
              <w:right w:w="90" w:type="dxa"/>
            </w:tcMar>
          </w:tcPr>
          <w:p w:rsidR="0046729B" w:rsidRDefault="00767123" w14:paraId="399D0F71" w14:textId="77777777">
            <w:pPr>
              <w:spacing w:after="0"/>
            </w:pPr>
            <w:r>
              <w:rPr>
                <w:b/>
                <w:bCs/>
                <w:color w:val="FFFFFF"/>
                <w:sz w:val="18"/>
                <w:szCs w:val="18"/>
              </w:rPr>
              <w:t>Criterion</w:t>
            </w:r>
          </w:p>
        </w:tc>
        <w:tc>
          <w:tcPr>
            <w:tcW w:w="6180" w:type="dxa"/>
            <w:shd w:val="clear" w:color="auto" w:fill="1B2A47"/>
            <w:tcMar>
              <w:top w:w="60" w:type="dxa"/>
              <w:left w:w="90" w:type="dxa"/>
              <w:bottom w:w="60" w:type="dxa"/>
              <w:right w:w="90" w:type="dxa"/>
            </w:tcMar>
          </w:tcPr>
          <w:p w:rsidR="0046729B" w:rsidRDefault="00767123" w14:paraId="59663705" w14:textId="77777777">
            <w:pPr>
              <w:spacing w:after="0"/>
            </w:pPr>
            <w:r>
              <w:rPr>
                <w:b/>
                <w:bCs/>
                <w:color w:val="FFFFFF"/>
                <w:sz w:val="18"/>
                <w:szCs w:val="18"/>
              </w:rPr>
              <w:t>What Aon is assessing</w:t>
            </w:r>
          </w:p>
        </w:tc>
        <w:tc>
          <w:tcPr>
            <w:tcW w:w="1200" w:type="dxa"/>
            <w:shd w:val="clear" w:color="auto" w:fill="1B2A47"/>
            <w:tcMar>
              <w:top w:w="60" w:type="dxa"/>
              <w:left w:w="90" w:type="dxa"/>
              <w:bottom w:w="60" w:type="dxa"/>
              <w:right w:w="90" w:type="dxa"/>
            </w:tcMar>
          </w:tcPr>
          <w:p w:rsidR="0046729B" w:rsidRDefault="00767123" w14:paraId="415993E8" w14:textId="77777777">
            <w:pPr>
              <w:spacing w:after="0"/>
            </w:pPr>
            <w:r>
              <w:rPr>
                <w:b/>
                <w:bCs/>
                <w:color w:val="FFFFFF"/>
                <w:sz w:val="18"/>
                <w:szCs w:val="18"/>
              </w:rPr>
              <w:t>Indicative Weight</w:t>
            </w:r>
          </w:p>
        </w:tc>
      </w:tr>
      <w:tr w:rsidR="0046729B" w14:paraId="04A7577A" w14:textId="77777777">
        <w:trPr>
          <w:cantSplit/>
        </w:trPr>
        <w:tc>
          <w:tcPr>
            <w:tcW w:w="2700" w:type="dxa"/>
            <w:tcMar>
              <w:top w:w="60" w:type="dxa"/>
              <w:left w:w="90" w:type="dxa"/>
              <w:bottom w:w="60" w:type="dxa"/>
              <w:right w:w="90" w:type="dxa"/>
            </w:tcMar>
          </w:tcPr>
          <w:p w:rsidR="0046729B" w:rsidRDefault="00767123" w14:paraId="2A8229E0" w14:textId="77777777">
            <w:pPr>
              <w:spacing w:after="0"/>
            </w:pPr>
            <w:r>
              <w:rPr>
                <w:sz w:val="18"/>
                <w:szCs w:val="18"/>
              </w:rPr>
              <w:t>Cost and pricing transparency</w:t>
            </w:r>
          </w:p>
        </w:tc>
        <w:tc>
          <w:tcPr>
            <w:tcW w:w="6180" w:type="dxa"/>
            <w:tcMar>
              <w:top w:w="60" w:type="dxa"/>
              <w:left w:w="90" w:type="dxa"/>
              <w:bottom w:w="60" w:type="dxa"/>
              <w:right w:w="90" w:type="dxa"/>
            </w:tcMar>
          </w:tcPr>
          <w:p w:rsidR="0046729B" w:rsidRDefault="00767123" w14:paraId="5E8D40DA" w14:textId="77777777">
            <w:pPr>
              <w:spacing w:after="0"/>
            </w:pPr>
            <w:r>
              <w:rPr>
                <w:sz w:val="18"/>
                <w:szCs w:val="18"/>
              </w:rPr>
              <w:t>Total fixed fee, milestone-level fee breakdown, quality and completeness of the Capacity Plan, absence of blended rates, and the credibility of pricing assumptions.</w:t>
            </w:r>
          </w:p>
        </w:tc>
        <w:tc>
          <w:tcPr>
            <w:tcW w:w="1200" w:type="dxa"/>
            <w:tcMar>
              <w:top w:w="60" w:type="dxa"/>
              <w:left w:w="90" w:type="dxa"/>
              <w:bottom w:w="60" w:type="dxa"/>
              <w:right w:w="90" w:type="dxa"/>
            </w:tcMar>
          </w:tcPr>
          <w:p w:rsidR="0046729B" w:rsidRDefault="00767123" w14:paraId="6BFDDA29" w14:textId="77777777">
            <w:pPr>
              <w:spacing w:after="0"/>
            </w:pPr>
            <w:r>
              <w:rPr>
                <w:sz w:val="18"/>
                <w:szCs w:val="18"/>
              </w:rPr>
              <w:t>30%</w:t>
            </w:r>
          </w:p>
        </w:tc>
      </w:tr>
      <w:tr w:rsidR="0046729B" w14:paraId="29C1ADF4" w14:textId="77777777">
        <w:trPr>
          <w:cantSplit/>
        </w:trPr>
        <w:tc>
          <w:tcPr>
            <w:tcW w:w="2700" w:type="dxa"/>
            <w:shd w:val="clear" w:color="auto" w:fill="F2F4F6"/>
            <w:tcMar>
              <w:top w:w="60" w:type="dxa"/>
              <w:left w:w="90" w:type="dxa"/>
              <w:bottom w:w="60" w:type="dxa"/>
              <w:right w:w="90" w:type="dxa"/>
            </w:tcMar>
          </w:tcPr>
          <w:p w:rsidR="0046729B" w:rsidRDefault="00767123" w14:paraId="22D38B1C" w14:textId="77777777">
            <w:pPr>
              <w:spacing w:after="0"/>
            </w:pPr>
            <w:r>
              <w:rPr>
                <w:sz w:val="18"/>
                <w:szCs w:val="18"/>
              </w:rPr>
              <w:t>Understanding of Aon and its requirements</w:t>
            </w:r>
          </w:p>
        </w:tc>
        <w:tc>
          <w:tcPr>
            <w:tcW w:w="6180" w:type="dxa"/>
            <w:shd w:val="clear" w:color="auto" w:fill="F2F4F6"/>
            <w:tcMar>
              <w:top w:w="60" w:type="dxa"/>
              <w:left w:w="90" w:type="dxa"/>
              <w:bottom w:w="60" w:type="dxa"/>
              <w:right w:w="90" w:type="dxa"/>
            </w:tcMar>
          </w:tcPr>
          <w:p w:rsidR="0046729B" w:rsidRDefault="00767123" w14:paraId="288C75F5" w14:textId="77777777">
            <w:pPr>
              <w:spacing w:after="0"/>
            </w:pPr>
            <w:r>
              <w:rPr>
                <w:sz w:val="18"/>
                <w:szCs w:val="18"/>
              </w:rPr>
              <w:t>Demonstrated grasp of the three design pillars, the scope enforcement model, the FNOL configurability requirement, and the compressed timeline and its risks.</w:t>
            </w:r>
          </w:p>
        </w:tc>
        <w:tc>
          <w:tcPr>
            <w:tcW w:w="1200" w:type="dxa"/>
            <w:shd w:val="clear" w:color="auto" w:fill="F2F4F6"/>
            <w:tcMar>
              <w:top w:w="60" w:type="dxa"/>
              <w:left w:w="90" w:type="dxa"/>
              <w:bottom w:w="60" w:type="dxa"/>
              <w:right w:w="90" w:type="dxa"/>
            </w:tcMar>
          </w:tcPr>
          <w:p w:rsidR="0046729B" w:rsidRDefault="00767123" w14:paraId="2F96081B" w14:textId="77777777">
            <w:pPr>
              <w:spacing w:after="0"/>
            </w:pPr>
            <w:r>
              <w:rPr>
                <w:sz w:val="18"/>
                <w:szCs w:val="18"/>
              </w:rPr>
              <w:t>20%</w:t>
            </w:r>
          </w:p>
        </w:tc>
      </w:tr>
      <w:tr w:rsidR="0046729B" w14:paraId="55472023" w14:textId="77777777">
        <w:trPr>
          <w:cantSplit/>
        </w:trPr>
        <w:tc>
          <w:tcPr>
            <w:tcW w:w="2700" w:type="dxa"/>
            <w:tcMar>
              <w:top w:w="60" w:type="dxa"/>
              <w:left w:w="90" w:type="dxa"/>
              <w:bottom w:w="60" w:type="dxa"/>
              <w:right w:w="90" w:type="dxa"/>
            </w:tcMar>
          </w:tcPr>
          <w:p w:rsidR="0046729B" w:rsidRDefault="00767123" w14:paraId="063B41AF" w14:textId="77777777">
            <w:pPr>
              <w:spacing w:after="0"/>
            </w:pPr>
            <w:r>
              <w:rPr>
                <w:sz w:val="18"/>
                <w:szCs w:val="18"/>
              </w:rPr>
              <w:t>Functional and technical capability</w:t>
            </w:r>
          </w:p>
        </w:tc>
        <w:tc>
          <w:tcPr>
            <w:tcW w:w="6180" w:type="dxa"/>
            <w:tcMar>
              <w:top w:w="60" w:type="dxa"/>
              <w:left w:w="90" w:type="dxa"/>
              <w:bottom w:w="60" w:type="dxa"/>
              <w:right w:w="90" w:type="dxa"/>
            </w:tcMar>
          </w:tcPr>
          <w:p w:rsidR="0046729B" w:rsidRDefault="00767123" w14:paraId="2A539A76" w14:textId="77777777">
            <w:pPr>
              <w:spacing w:after="0"/>
            </w:pPr>
            <w:r>
              <w:rPr>
                <w:sz w:val="18"/>
                <w:szCs w:val="18"/>
              </w:rPr>
              <w:t>Evidenced experience on comparable engagements, proposed technical approach, and non-functional compliance position across the 51 NFRs.</w:t>
            </w:r>
          </w:p>
        </w:tc>
        <w:tc>
          <w:tcPr>
            <w:tcW w:w="1200" w:type="dxa"/>
            <w:tcMar>
              <w:top w:w="60" w:type="dxa"/>
              <w:left w:w="90" w:type="dxa"/>
              <w:bottom w:w="60" w:type="dxa"/>
              <w:right w:w="90" w:type="dxa"/>
            </w:tcMar>
          </w:tcPr>
          <w:p w:rsidR="0046729B" w:rsidRDefault="00767123" w14:paraId="64596A12" w14:textId="77777777">
            <w:pPr>
              <w:spacing w:after="0"/>
            </w:pPr>
            <w:r>
              <w:rPr>
                <w:sz w:val="18"/>
                <w:szCs w:val="18"/>
              </w:rPr>
              <w:t>20%</w:t>
            </w:r>
          </w:p>
        </w:tc>
      </w:tr>
      <w:tr w:rsidR="0046729B" w14:paraId="0DA7756B" w14:textId="77777777">
        <w:trPr>
          <w:cantSplit/>
        </w:trPr>
        <w:tc>
          <w:tcPr>
            <w:tcW w:w="2700" w:type="dxa"/>
            <w:shd w:val="clear" w:color="auto" w:fill="F2F4F6"/>
            <w:tcMar>
              <w:top w:w="60" w:type="dxa"/>
              <w:left w:w="90" w:type="dxa"/>
              <w:bottom w:w="60" w:type="dxa"/>
              <w:right w:w="90" w:type="dxa"/>
            </w:tcMar>
          </w:tcPr>
          <w:p w:rsidR="0046729B" w:rsidRDefault="00767123" w14:paraId="24A8B243" w14:textId="77777777">
            <w:pPr>
              <w:spacing w:after="0"/>
            </w:pPr>
            <w:r>
              <w:rPr>
                <w:sz w:val="18"/>
                <w:szCs w:val="18"/>
              </w:rPr>
              <w:t>Delivery approach and governance</w:t>
            </w:r>
          </w:p>
        </w:tc>
        <w:tc>
          <w:tcPr>
            <w:tcW w:w="6180" w:type="dxa"/>
            <w:shd w:val="clear" w:color="auto" w:fill="F2F4F6"/>
            <w:tcMar>
              <w:top w:w="60" w:type="dxa"/>
              <w:left w:w="90" w:type="dxa"/>
              <w:bottom w:w="60" w:type="dxa"/>
              <w:right w:w="90" w:type="dxa"/>
            </w:tcMar>
          </w:tcPr>
          <w:p w:rsidR="0046729B" w:rsidRDefault="00767123" w14:paraId="76CB7C1E" w14:textId="77777777">
            <w:pPr>
              <w:spacing w:after="0"/>
            </w:pPr>
            <w:r>
              <w:rPr>
                <w:sz w:val="18"/>
                <w:szCs w:val="18"/>
              </w:rPr>
              <w:t>Credibility of the project plan against the milestone dates, sprint structure, risk and quality management, and integration with Aon governance and the Meridian release gate.</w:t>
            </w:r>
          </w:p>
        </w:tc>
        <w:tc>
          <w:tcPr>
            <w:tcW w:w="1200" w:type="dxa"/>
            <w:shd w:val="clear" w:color="auto" w:fill="F2F4F6"/>
            <w:tcMar>
              <w:top w:w="60" w:type="dxa"/>
              <w:left w:w="90" w:type="dxa"/>
              <w:bottom w:w="60" w:type="dxa"/>
              <w:right w:w="90" w:type="dxa"/>
            </w:tcMar>
          </w:tcPr>
          <w:p w:rsidR="0046729B" w:rsidRDefault="00767123" w14:paraId="77658B8C" w14:textId="77777777">
            <w:pPr>
              <w:spacing w:after="0"/>
            </w:pPr>
            <w:r>
              <w:rPr>
                <w:sz w:val="18"/>
                <w:szCs w:val="18"/>
              </w:rPr>
              <w:t>15%</w:t>
            </w:r>
          </w:p>
        </w:tc>
      </w:tr>
      <w:tr w:rsidR="0046729B" w14:paraId="5A838D16" w14:textId="77777777">
        <w:trPr>
          <w:cantSplit/>
        </w:trPr>
        <w:tc>
          <w:tcPr>
            <w:tcW w:w="2700" w:type="dxa"/>
            <w:tcMar>
              <w:top w:w="60" w:type="dxa"/>
              <w:left w:w="90" w:type="dxa"/>
              <w:bottom w:w="60" w:type="dxa"/>
              <w:right w:w="90" w:type="dxa"/>
            </w:tcMar>
          </w:tcPr>
          <w:p w:rsidR="0046729B" w:rsidRDefault="00767123" w14:paraId="6C505193" w14:textId="77777777">
            <w:pPr>
              <w:spacing w:after="0"/>
            </w:pPr>
            <w:r>
              <w:rPr>
                <w:sz w:val="18"/>
                <w:szCs w:val="18"/>
              </w:rPr>
              <w:t>Resourcing and team quality</w:t>
            </w:r>
          </w:p>
        </w:tc>
        <w:tc>
          <w:tcPr>
            <w:tcW w:w="6180" w:type="dxa"/>
            <w:tcMar>
              <w:top w:w="60" w:type="dxa"/>
              <w:left w:w="90" w:type="dxa"/>
              <w:bottom w:w="60" w:type="dxa"/>
              <w:right w:w="90" w:type="dxa"/>
            </w:tcMar>
          </w:tcPr>
          <w:p w:rsidR="0046729B" w:rsidRDefault="00767123" w14:paraId="60566E16" w14:textId="77777777">
            <w:pPr>
              <w:spacing w:after="0"/>
            </w:pPr>
            <w:r>
              <w:rPr>
                <w:sz w:val="18"/>
                <w:szCs w:val="18"/>
              </w:rPr>
              <w:t>Seniority and relevant experience of proposed roles, onshore / offshore rationale, retention approach, and the credibility of the alternative resourcing plan.</w:t>
            </w:r>
          </w:p>
        </w:tc>
        <w:tc>
          <w:tcPr>
            <w:tcW w:w="1200" w:type="dxa"/>
            <w:tcMar>
              <w:top w:w="60" w:type="dxa"/>
              <w:left w:w="90" w:type="dxa"/>
              <w:bottom w:w="60" w:type="dxa"/>
              <w:right w:w="90" w:type="dxa"/>
            </w:tcMar>
          </w:tcPr>
          <w:p w:rsidR="0046729B" w:rsidRDefault="00767123" w14:paraId="6ECA1B3B" w14:textId="77777777">
            <w:pPr>
              <w:spacing w:after="0"/>
            </w:pPr>
            <w:r>
              <w:rPr>
                <w:sz w:val="18"/>
                <w:szCs w:val="18"/>
              </w:rPr>
              <w:t>10%</w:t>
            </w:r>
          </w:p>
        </w:tc>
      </w:tr>
      <w:tr w:rsidR="0046729B" w14:paraId="1E14AE5A" w14:textId="77777777">
        <w:trPr>
          <w:cantSplit/>
        </w:trPr>
        <w:tc>
          <w:tcPr>
            <w:tcW w:w="2700" w:type="dxa"/>
            <w:shd w:val="clear" w:color="auto" w:fill="F2F4F6"/>
            <w:tcMar>
              <w:top w:w="60" w:type="dxa"/>
              <w:left w:w="90" w:type="dxa"/>
              <w:bottom w:w="60" w:type="dxa"/>
              <w:right w:w="90" w:type="dxa"/>
            </w:tcMar>
          </w:tcPr>
          <w:p w:rsidR="0046729B" w:rsidRDefault="00767123" w14:paraId="03C85924" w14:textId="77777777">
            <w:pPr>
              <w:spacing w:after="0"/>
            </w:pPr>
            <w:r>
              <w:rPr>
                <w:sz w:val="18"/>
                <w:szCs w:val="18"/>
              </w:rPr>
              <w:t>Value-add and innovation</w:t>
            </w:r>
          </w:p>
        </w:tc>
        <w:tc>
          <w:tcPr>
            <w:tcW w:w="6180" w:type="dxa"/>
            <w:shd w:val="clear" w:color="auto" w:fill="F2F4F6"/>
            <w:tcMar>
              <w:top w:w="60" w:type="dxa"/>
              <w:left w:w="90" w:type="dxa"/>
              <w:bottom w:w="60" w:type="dxa"/>
              <w:right w:w="90" w:type="dxa"/>
            </w:tcMar>
          </w:tcPr>
          <w:p w:rsidR="0046729B" w:rsidRDefault="00767123" w14:paraId="38106CE1" w14:textId="77777777">
            <w:pPr>
              <w:spacing w:after="0"/>
            </w:pPr>
            <w:r>
              <w:rPr>
                <w:sz w:val="18"/>
                <w:szCs w:val="18"/>
              </w:rPr>
              <w:t>Accelerators, reusable components, use of AI in delivery, and recommended optimisations with quantified benefit.</w:t>
            </w:r>
          </w:p>
        </w:tc>
        <w:tc>
          <w:tcPr>
            <w:tcW w:w="1200" w:type="dxa"/>
            <w:shd w:val="clear" w:color="auto" w:fill="F2F4F6"/>
            <w:tcMar>
              <w:top w:w="60" w:type="dxa"/>
              <w:left w:w="90" w:type="dxa"/>
              <w:bottom w:w="60" w:type="dxa"/>
              <w:right w:w="90" w:type="dxa"/>
            </w:tcMar>
          </w:tcPr>
          <w:p w:rsidR="0046729B" w:rsidRDefault="00767123" w14:paraId="692DD36B" w14:textId="77777777">
            <w:pPr>
              <w:spacing w:after="0"/>
            </w:pPr>
            <w:r>
              <w:rPr>
                <w:sz w:val="18"/>
                <w:szCs w:val="18"/>
              </w:rPr>
              <w:t>5%</w:t>
            </w:r>
          </w:p>
        </w:tc>
      </w:tr>
    </w:tbl>
    <w:p w:rsidR="0046729B" w:rsidRDefault="00767123" w14:paraId="1A717D8D" w14:textId="77777777">
      <w:pPr>
        <w:spacing w:before="140"/>
      </w:pPr>
      <w:r>
        <w:rPr>
          <w:b/>
          <w:bCs/>
        </w:rPr>
        <w:t>Note: for the first round of proposals and the first-round down-select, the Provider's total cost and pricing transparency will carry greater weight. It is therefore recommended that Providers provide their best price proposal from the start. Once a supplier selection decision has been made, post-decision requests to revise or improve pricing will not be considered.</w:t>
      </w:r>
    </w:p>
    <w:p w:rsidR="0046729B" w:rsidRDefault="00767123" w14:paraId="0EEA4F4F" w14:textId="4387BE2B">
      <w:pPr>
        <w:pStyle w:val="Heading1"/>
        <w:pageBreakBefore/>
        <w:spacing w:before="0"/>
      </w:pPr>
      <w:bookmarkStart w:name="_Toc709499661" w:id="549"/>
      <w:r>
        <w:t>Request for Proposal Process</w:t>
      </w:r>
      <w:bookmarkEnd w:id="549"/>
    </w:p>
    <w:p w:rsidR="0046729B" w:rsidRDefault="00767123" w14:paraId="4DF14F4F" w14:textId="66628E3A">
      <w:pPr>
        <w:pStyle w:val="Heading2"/>
      </w:pPr>
      <w:bookmarkStart w:name="_Toc1508877271" w:id="550"/>
      <w:r>
        <w:t>Process</w:t>
      </w:r>
      <w:bookmarkEnd w:id="550"/>
    </w:p>
    <w:p w:rsidR="0046729B" w:rsidRDefault="00767123" w14:paraId="3D7C59B9" w14:textId="77777777">
      <w:r>
        <w:t>Aon expects to use a two-round evaluation process, compressed to reflect the delivery timeline described in this RFP.</w:t>
      </w:r>
    </w:p>
    <w:p w:rsidR="0046729B" w:rsidRDefault="00767123" w14:paraId="668AE7BF" w14:textId="40983B05">
      <w:pPr>
        <w:pStyle w:val="Heading3"/>
      </w:pPr>
      <w:bookmarkStart w:name="_Toc1169308983" w:id="551"/>
      <w:r>
        <w:t>First Round</w:t>
      </w:r>
      <w:bookmarkEnd w:id="551"/>
    </w:p>
    <w:p w:rsidR="0046729B" w:rsidRDefault="00767123" w14:paraId="79E9668C" w14:textId="77777777">
      <w:r>
        <w:t>Prior to the first-round submission deadline, providers will be given an opportunity to submit written questions for answer by Aon subject matter experts. These questions will be aggregated, anonymised and shared in written form with all participating providers.</w:t>
      </w:r>
    </w:p>
    <w:p w:rsidR="0046729B" w:rsidRDefault="00767123" w14:paraId="0A0FF2BD" w14:textId="77777777">
      <w:r>
        <w:t>Following the first round there will be a down-selection from the pool of participating providers. Those down-selected providers will then be invited to a clarification and evaluation session in which they will be able to expand on their written proposal and receive feedback. All feedback will be aggregated, anonymised and shared with the down-selected providers.</w:t>
      </w:r>
    </w:p>
    <w:p w:rsidR="0046729B" w:rsidRDefault="00767123" w14:paraId="20DFE31A" w14:textId="516DC7AD">
      <w:pPr>
        <w:pStyle w:val="Heading3"/>
      </w:pPr>
      <w:bookmarkStart w:name="_Toc1966348880" w:id="552"/>
      <w:r>
        <w:t>Second Round</w:t>
      </w:r>
      <w:bookmarkEnd w:id="552"/>
    </w:p>
    <w:p w:rsidR="0046729B" w:rsidRDefault="00767123" w14:paraId="481816E4" w14:textId="77777777">
      <w:r>
        <w:t>The second-round submission will be expected after the completion of all clarification and evaluation sessions and the sharing of the aggregated feedback. Following the second-round submission, providers may have the opportunity to expand on their proposals in an additional clarification and evaluation session where Aon considers this necessary.</w:t>
      </w:r>
    </w:p>
    <w:p w:rsidR="0046729B" w:rsidRDefault="00767123" w14:paraId="5F32F661" w14:textId="76B72053">
      <w:pPr>
        <w:pStyle w:val="Heading3"/>
      </w:pPr>
      <w:bookmarkStart w:name="_Toc1334816776" w:id="553"/>
      <w:r>
        <w:t>Award</w:t>
      </w:r>
      <w:bookmarkEnd w:id="553"/>
    </w:p>
    <w:p w:rsidR="0046729B" w:rsidRDefault="00767123" w14:paraId="4122C101" w14:textId="77777777">
      <w:r>
        <w:t>After all sessions are completed, Aon will make a recommendation of award. Given the delivery timeline, Aon intends to move directly from award recommendation to SOW execution and provider onboarding within four working days.</w:t>
      </w:r>
    </w:p>
    <w:p w:rsidR="0046729B" w:rsidRDefault="00767123" w14:paraId="6D530E10" w14:textId="121B194E">
      <w:pPr>
        <w:pStyle w:val="Heading1"/>
        <w:pageBreakBefore/>
        <w:spacing w:before="0"/>
      </w:pPr>
      <w:bookmarkStart w:name="_Toc994195967" w:id="554"/>
      <w:r>
        <w:t>Request for Proposal Requirements</w:t>
      </w:r>
      <w:bookmarkEnd w:id="554"/>
    </w:p>
    <w:p w:rsidR="0046729B" w:rsidRDefault="00767123" w14:paraId="264F7FB0" w14:textId="111570F1">
      <w:pPr>
        <w:pStyle w:val="Heading2"/>
      </w:pPr>
      <w:bookmarkStart w:name="_Toc1836201435" w:id="555"/>
      <w:r>
        <w:t>Proposal Requirements</w:t>
      </w:r>
      <w:bookmarkEnd w:id="555"/>
    </w:p>
    <w:p w:rsidR="0046729B" w:rsidRDefault="00767123" w14:paraId="52E250CA" w14:textId="77777777">
      <w:r>
        <w:t>The proposal should contain, at minimum, the requested categories of information and follow the Form of Response specified. Providers should attach any text, diagrams, exhibits, or any other material that will assist Aon in evaluating proposals.</w:t>
      </w:r>
    </w:p>
    <w:p w:rsidR="0046729B" w:rsidRDefault="00767123" w14:paraId="4F4224A8" w14:textId="77777777">
      <w:r>
        <w:t>Each provider is fully responsible for obtaining clarifications on the scope and requirements of this RFP and must not take advantage in any way of missing or incorrect information in the present document. A provider who is uncertain regarding the meaning of a portion of this RFP, or who believes that portions of this RFP are inaccurate, ambiguous, contradictory or lack information, should contact the Sourcing Manager identified herein.</w:t>
      </w:r>
    </w:p>
    <w:p w:rsidR="0046729B" w:rsidRDefault="00767123" w14:paraId="3785219D" w14:textId="77777777">
      <w:r>
        <w:t>Provider agrees that its proposal, including pricing, shall remain valid for one hundred eighty (180) days from the RFP due date. Provider should assume that all pricing, terms and conditions specified in this RFP and any addendum hereto, and in the Provider's proposal, would be incorporated into the contract executed between Aon and the awarded Provider.</w:t>
      </w:r>
    </w:p>
    <w:p w:rsidR="0046729B" w:rsidRDefault="00767123" w14:paraId="0967630C" w14:textId="0252294C">
      <w:pPr>
        <w:pStyle w:val="Heading3"/>
      </w:pPr>
      <w:bookmarkStart w:name="_Toc2096679947" w:id="556"/>
      <w:r>
        <w:t>Provider Information</w:t>
      </w:r>
      <w:bookmarkEnd w:id="556"/>
    </w:p>
    <w:p w:rsidR="0046729B" w:rsidRDefault="00767123" w14:paraId="5E4F831F" w14:textId="77777777">
      <w:r>
        <w:t>A company profile should cover at minimum:</w:t>
      </w:r>
    </w:p>
    <w:p w:rsidR="0046729B" w:rsidRDefault="00767123" w14:paraId="2B662C35" w14:textId="77777777">
      <w:pPr>
        <w:pStyle w:val="ListParagraph"/>
        <w:numPr>
          <w:ilvl w:val="0"/>
          <w:numId w:val="2"/>
        </w:numPr>
        <w:spacing w:after="60"/>
      </w:pPr>
      <w:r>
        <w:t>The supplier's credentials and industry relationships</w:t>
      </w:r>
    </w:p>
    <w:p w:rsidR="0046729B" w:rsidRDefault="00767123" w14:paraId="09BAAEF8" w14:textId="77777777">
      <w:pPr>
        <w:pStyle w:val="ListParagraph"/>
        <w:numPr>
          <w:ilvl w:val="0"/>
          <w:numId w:val="2"/>
        </w:numPr>
        <w:spacing w:after="60"/>
      </w:pPr>
      <w:r>
        <w:t>The supplier's references for current and past clients</w:t>
      </w:r>
    </w:p>
    <w:p w:rsidR="0046729B" w:rsidRDefault="00767123" w14:paraId="59D71F08" w14:textId="77777777">
      <w:pPr>
        <w:pStyle w:val="ListParagraph"/>
        <w:numPr>
          <w:ilvl w:val="0"/>
          <w:numId w:val="2"/>
        </w:numPr>
        <w:spacing w:after="60"/>
      </w:pPr>
      <w:r>
        <w:t>The supplier's professional services, capabilities, methodologies and technologies</w:t>
      </w:r>
    </w:p>
    <w:p w:rsidR="0046729B" w:rsidRDefault="00767123" w14:paraId="2CCE65ED" w14:textId="77777777">
      <w:pPr>
        <w:pStyle w:val="ListParagraph"/>
        <w:numPr>
          <w:ilvl w:val="0"/>
          <w:numId w:val="2"/>
        </w:numPr>
        <w:spacing w:after="60"/>
      </w:pPr>
      <w:r>
        <w:t>The supplier's demonstrable track record of service excellence</w:t>
      </w:r>
    </w:p>
    <w:p w:rsidR="0046729B" w:rsidRDefault="00767123" w14:paraId="0528FDC8" w14:textId="77777777">
      <w:pPr>
        <w:spacing w:before="120"/>
      </w:pPr>
      <w:r>
        <w:t>Case studies should cover at minimum:</w:t>
      </w:r>
    </w:p>
    <w:p w:rsidR="0046729B" w:rsidRDefault="00767123" w14:paraId="109C9C7A" w14:textId="77777777">
      <w:pPr>
        <w:pStyle w:val="ListParagraph"/>
        <w:numPr>
          <w:ilvl w:val="0"/>
          <w:numId w:val="2"/>
        </w:numPr>
        <w:spacing w:after="60"/>
      </w:pPr>
      <w:r>
        <w:rPr>
          <w:u w:val="single"/>
        </w:rPr>
        <w:t xml:space="preserve">Technology: </w:t>
      </w:r>
      <w:r>
        <w:t>previous experience with React Micro-Frontend delivery, Python service and API development, MySQL at scale, the Appian low-code platform, Okta / OIDC identity integration, IBM FileNet or equivalent ECM integration, Power BI or equivalent embedded analytics, and ACORD-based carrier messaging. State the number of comparable client-facing portals delivered and their user volumes.</w:t>
      </w:r>
    </w:p>
    <w:p w:rsidR="0046729B" w:rsidRDefault="00767123" w14:paraId="632BBE59" w14:textId="77777777">
      <w:pPr>
        <w:pStyle w:val="ListParagraph"/>
        <w:numPr>
          <w:ilvl w:val="0"/>
          <w:numId w:val="2"/>
        </w:numPr>
        <w:spacing w:after="60"/>
      </w:pPr>
      <w:r>
        <w:rPr>
          <w:u w:val="single"/>
        </w:rPr>
        <w:t xml:space="preserve">Geography: </w:t>
      </w:r>
      <w:r>
        <w:t>the number of countries the solution was deployed across, and the languages and currencies supported, including any right-to-left or non-Latin alphabet implementations.</w:t>
      </w:r>
    </w:p>
    <w:p w:rsidR="0046729B" w:rsidRDefault="00767123" w14:paraId="203247DB" w14:textId="77777777">
      <w:pPr>
        <w:pStyle w:val="ListParagraph"/>
        <w:numPr>
          <w:ilvl w:val="0"/>
          <w:numId w:val="2"/>
        </w:numPr>
        <w:spacing w:after="60"/>
      </w:pPr>
      <w:r>
        <w:rPr>
          <w:u w:val="single"/>
        </w:rPr>
        <w:t xml:space="preserve">Project specifics: </w:t>
      </w:r>
      <w:r>
        <w:t>the entitlement and hierarchy model used, the approach to organisational scope enforcement and its assurance, the approach to data residency, and the method used to configure rather than code per-country and per-client variation.</w:t>
      </w:r>
    </w:p>
    <w:p w:rsidR="0046729B" w:rsidRDefault="00767123" w14:paraId="43FB6923" w14:textId="5E8B7877">
      <w:pPr>
        <w:pStyle w:val="Heading3"/>
      </w:pPr>
      <w:bookmarkStart w:name="_Toc409965501" w:id="557"/>
      <w:r>
        <w:t>Delivery and Technical Information</w:t>
      </w:r>
      <w:bookmarkEnd w:id="557"/>
    </w:p>
    <w:p w:rsidR="0046729B" w:rsidRDefault="00767123" w14:paraId="1EFD2F9F" w14:textId="77777777">
      <w:r>
        <w:t>To cover the full scope of the delivery and technical requirements, the proposal must include:</w:t>
      </w:r>
    </w:p>
    <w:p w:rsidR="0046729B" w:rsidRDefault="00767123" w14:paraId="72189A4F" w14:textId="77777777">
      <w:pPr>
        <w:pStyle w:val="ListParagraph"/>
        <w:numPr>
          <w:ilvl w:val="0"/>
          <w:numId w:val="2"/>
        </w:numPr>
        <w:spacing w:after="60"/>
      </w:pPr>
      <w:r>
        <w:rPr>
          <w:u w:val="single"/>
        </w:rPr>
        <w:t xml:space="preserve">Grasp of Aon requirements: </w:t>
      </w:r>
      <w:r>
        <w:t>a demonstrated understanding of Aon and its delivery, technical and business requirements for this initiative, including an explicit position on the three design pillars and the scope enforcement model.</w:t>
      </w:r>
    </w:p>
    <w:p w:rsidR="0046729B" w:rsidRDefault="00767123" w14:paraId="34E4C7B4" w14:textId="77777777">
      <w:pPr>
        <w:pStyle w:val="ListParagraph"/>
        <w:numPr>
          <w:ilvl w:val="0"/>
          <w:numId w:val="2"/>
        </w:numPr>
        <w:spacing w:after="60"/>
      </w:pPr>
      <w:r>
        <w:rPr>
          <w:u w:val="single"/>
        </w:rPr>
        <w:t xml:space="preserve">Project plan: </w:t>
      </w:r>
      <w:r>
        <w:t>a project plan aligned to the milestones in the Key Deliverables and Milestones section, including sprint cadence, milestone dates, meeting cadences, the CI/CD release plan and release cadence, dependencies on Aon and third parties, and the critical path. Providers must state explicitly whether they accept the stated milestone dates.</w:t>
      </w:r>
    </w:p>
    <w:p w:rsidR="0046729B" w:rsidRDefault="00767123" w14:paraId="47CE19BC" w14:textId="77777777">
      <w:pPr>
        <w:pStyle w:val="ListParagraph"/>
        <w:numPr>
          <w:ilvl w:val="0"/>
          <w:numId w:val="2"/>
        </w:numPr>
        <w:spacing w:after="60"/>
      </w:pPr>
      <w:r>
        <w:rPr>
          <w:u w:val="single"/>
        </w:rPr>
        <w:t xml:space="preserve">Non-functional compliance matrix: </w:t>
      </w:r>
      <w:r>
        <w:t>a line-by-line response to all 51 NFRs stating Comply, Comply with Qualification, or Not Comply, with a supporting note and the proposed method of verification.</w:t>
      </w:r>
    </w:p>
    <w:p w:rsidR="0046729B" w:rsidRDefault="00767123" w14:paraId="48BE16DD" w14:textId="77777777">
      <w:pPr>
        <w:pStyle w:val="ListParagraph"/>
        <w:numPr>
          <w:ilvl w:val="0"/>
          <w:numId w:val="2"/>
        </w:numPr>
        <w:spacing w:after="60"/>
      </w:pPr>
      <w:r>
        <w:rPr>
          <w:u w:val="single"/>
        </w:rPr>
        <w:t xml:space="preserve">Test approach: </w:t>
      </w:r>
      <w:r>
        <w:t>the proposed approach to functional, regression, integration, performance and load, resilience, accessibility and security testing, including the tooling, environments and specialist roles proposed. The response must confirm how the minimum 70% automated test coverage will be achieved and measured, how the automated regression pack is built and maintained alongside development, how functional testing is completed in-sprint so that the five-day execution window is achievable, how performance and penetration testing are resourced within the December window shown in the Delivery Timeline, and the remediation and retest turnaround the Provider will commit to for critical and high-severity findings.</w:t>
      </w:r>
    </w:p>
    <w:p w:rsidR="0046729B" w:rsidRDefault="00767123" w14:paraId="3F8006C2" w14:textId="77777777">
      <w:pPr>
        <w:pStyle w:val="ListParagraph"/>
        <w:numPr>
          <w:ilvl w:val="0"/>
          <w:numId w:val="2"/>
        </w:numPr>
        <w:spacing w:after="60"/>
      </w:pPr>
      <w:r>
        <w:rPr>
          <w:u w:val="single"/>
        </w:rPr>
        <w:t xml:space="preserve">Alternatives: </w:t>
      </w:r>
      <w:r>
        <w:t>Aon is open to provider recommendations on sequencing and scope where the provider can demonstrate a change is beneficial. This should be considered in overall solution design and implementation planning, and any recommendation must state its effect on the 15 February 2027 launch date.</w:t>
      </w:r>
    </w:p>
    <w:p w:rsidR="0046729B" w:rsidRDefault="00767123" w14:paraId="2D901E97" w14:textId="77777777">
      <w:pPr>
        <w:pStyle w:val="ListParagraph"/>
        <w:numPr>
          <w:ilvl w:val="0"/>
          <w:numId w:val="2"/>
        </w:numPr>
        <w:spacing w:after="60"/>
      </w:pPr>
      <w:r>
        <w:rPr>
          <w:u w:val="single"/>
        </w:rPr>
        <w:t xml:space="preserve">Services, capabilities and technologies required: </w:t>
      </w:r>
      <w:r>
        <w:t>the professional services, capabilities, methodologies and technologies required to carry out the project plan successfully.</w:t>
      </w:r>
    </w:p>
    <w:p w:rsidR="0046729B" w:rsidRDefault="00767123" w14:paraId="0CF23FBB" w14:textId="77777777">
      <w:pPr>
        <w:pStyle w:val="ListParagraph"/>
        <w:numPr>
          <w:ilvl w:val="0"/>
          <w:numId w:val="2"/>
        </w:numPr>
        <w:spacing w:after="60"/>
      </w:pPr>
      <w:r>
        <w:rPr>
          <w:u w:val="single"/>
        </w:rPr>
        <w:t xml:space="preserve">Resourcing and qualifications: </w:t>
      </w:r>
      <w:r>
        <w:t>a resource plan including number and type of resources, roles, seniority levels, and relevant experience in similar projects, with detailed reasoning for the resourcing plan and at least one alternative resourcing plan.</w:t>
      </w:r>
    </w:p>
    <w:p w:rsidR="0046729B" w:rsidRDefault="00767123" w14:paraId="4483973D" w14:textId="77777777">
      <w:pPr>
        <w:pStyle w:val="ListParagraph"/>
        <w:numPr>
          <w:ilvl w:val="0"/>
          <w:numId w:val="2"/>
        </w:numPr>
        <w:spacing w:after="60"/>
      </w:pPr>
      <w:r>
        <w:rPr>
          <w:u w:val="single"/>
        </w:rPr>
        <w:t xml:space="preserve">Delivery location: </w:t>
      </w:r>
      <w:r>
        <w:t>proposed delivery locations and the onshore / offshore split, with rationale, and the working-hours overlap offered with Aon's US, EMEA and APAC stakeholders.</w:t>
      </w:r>
    </w:p>
    <w:p w:rsidR="0046729B" w:rsidRDefault="00767123" w14:paraId="074DE2BE" w14:textId="77777777">
      <w:pPr>
        <w:pStyle w:val="ListParagraph"/>
        <w:numPr>
          <w:ilvl w:val="0"/>
          <w:numId w:val="2"/>
        </w:numPr>
        <w:spacing w:after="60"/>
      </w:pPr>
      <w:r>
        <w:rPr>
          <w:u w:val="single"/>
        </w:rPr>
        <w:t xml:space="preserve">Governance and communication: </w:t>
      </w:r>
      <w:r>
        <w:t>a clear governance and communication plan, including cadences, escalation paths, key contacts and key interaction points across the project lifecycle, describing how the Provider will integrate with the Aon Resources and the Meridian governance tiers.</w:t>
      </w:r>
    </w:p>
    <w:p w:rsidR="0046729B" w:rsidRDefault="00767123" w14:paraId="520055DC" w14:textId="77777777">
      <w:pPr>
        <w:pStyle w:val="ListParagraph"/>
        <w:numPr>
          <w:ilvl w:val="0"/>
          <w:numId w:val="2"/>
        </w:numPr>
        <w:spacing w:after="60"/>
      </w:pPr>
      <w:r>
        <w:rPr>
          <w:u w:val="single"/>
        </w:rPr>
        <w:t xml:space="preserve">Risk management and QA: </w:t>
      </w:r>
      <w:r>
        <w:t>mechanisms for early detection and monitoring of potential roadblocks, how risk and issue status will be monitored and reported to Aon, and the methods used to assure quality throughout delivery.</w:t>
      </w:r>
    </w:p>
    <w:p w:rsidR="0046729B" w:rsidRDefault="00767123" w14:paraId="71EAB3A8" w14:textId="77777777">
      <w:pPr>
        <w:pStyle w:val="ListParagraph"/>
        <w:numPr>
          <w:ilvl w:val="0"/>
          <w:numId w:val="2"/>
        </w:numPr>
        <w:spacing w:after="60"/>
      </w:pPr>
      <w:r>
        <w:rPr>
          <w:u w:val="single"/>
        </w:rPr>
        <w:t xml:space="preserve">Assumptions and dependencies: </w:t>
      </w:r>
      <w:r>
        <w:t>all assumptions and dependencies upon which the proposal and any subsequent contract may be based, including those related to pricing, resourcing, environment availability, Aon-provided inputs, potential roadblocks and working hours. This must include the resources required to be provided by Aon.</w:t>
      </w:r>
    </w:p>
    <w:p w:rsidR="0046729B" w:rsidRDefault="00767123" w14:paraId="53FB32F5" w14:textId="5920A3A2">
      <w:pPr>
        <w:pStyle w:val="Heading3"/>
      </w:pPr>
      <w:bookmarkStart w:name="_Toc1224160440" w:id="558"/>
      <w:r>
        <w:t>Capacity and Pricing Information</w:t>
      </w:r>
      <w:bookmarkEnd w:id="558"/>
    </w:p>
    <w:p w:rsidR="0046729B" w:rsidRDefault="00767123" w14:paraId="66DED5D1" w14:textId="77777777">
      <w:pPr>
        <w:pStyle w:val="ListParagraph"/>
        <w:numPr>
          <w:ilvl w:val="0"/>
          <w:numId w:val="2"/>
        </w:numPr>
        <w:spacing w:after="60"/>
      </w:pPr>
      <w:r>
        <w:rPr>
          <w:u w:val="single"/>
        </w:rPr>
        <w:t xml:space="preserve">Capacity Plan: </w:t>
      </w:r>
      <w:r>
        <w:t>to support transparency into how the proposed fixed-fee pricing has been constructed, the Provider shall submit a populated version of the accompanying Excel pricing template. This template must provide visibility into the underlying resource loading, including at a minimum job role, relevant years of experience, rate, location and estimated hours used to construct the deliverables-based proposal.</w:t>
      </w:r>
    </w:p>
    <w:p w:rsidR="0046729B" w:rsidRDefault="00767123" w14:paraId="0DBD9396" w14:textId="77777777">
      <w:pPr>
        <w:pStyle w:val="ListParagraph"/>
        <w:numPr>
          <w:ilvl w:val="0"/>
          <w:numId w:val="2"/>
        </w:numPr>
        <w:spacing w:after="60"/>
      </w:pPr>
      <w:r>
        <w:rPr>
          <w:u w:val="single"/>
        </w:rPr>
        <w:t xml:space="preserve">AI-supported versus non-AI-supported structure: </w:t>
      </w:r>
      <w:r>
        <w:t>a clear indication of how AI tools are used in delivery (for example for code generation, testing, documentation or analysis) and how this is reflected in the proposed pricing structure. Providers should present a comparative view of the solution and pricing with and without the use of AI tools in delivery, highlighting any differences in scope, effort, timeline and expected business outcomes.</w:t>
      </w:r>
    </w:p>
    <w:p w:rsidR="0046729B" w:rsidRDefault="00767123" w14:paraId="3CD3A11B" w14:textId="77777777">
      <w:pPr>
        <w:pStyle w:val="ListParagraph"/>
        <w:numPr>
          <w:ilvl w:val="0"/>
          <w:numId w:val="2"/>
        </w:numPr>
        <w:spacing w:after="60"/>
      </w:pPr>
      <w:r>
        <w:rPr>
          <w:u w:val="single"/>
        </w:rPr>
        <w:t xml:space="preserve">Pricing structure: </w:t>
      </w:r>
      <w:r>
        <w:t>a fixed-fee, deliverables-based pricing structure with payments tied to Aon's acceptance of the seven milestones, apportioned in the fixed percentages stated in this RFP. Alternative payment weightings will not be accepted.</w:t>
      </w:r>
    </w:p>
    <w:p w:rsidR="0046729B" w:rsidRDefault="00767123" w14:paraId="1DD86AD1" w14:textId="77777777">
      <w:pPr>
        <w:pStyle w:val="ListParagraph"/>
        <w:numPr>
          <w:ilvl w:val="0"/>
          <w:numId w:val="2"/>
        </w:numPr>
        <w:spacing w:after="60"/>
      </w:pPr>
      <w:r>
        <w:rPr>
          <w:u w:val="single"/>
        </w:rPr>
        <w:t xml:space="preserve">Fees by milestone: </w:t>
      </w:r>
      <w:r>
        <w:t>a breakdown of the total fixed fee by each of the seven milestones defined in this RFP, apportioned in the fixed percentages set out in the Key Deliverables and Milestones section. Each milestone may include one or more deliverables, and payment is released only on Aon's formal acceptance of all deliverables within that milestone.</w:t>
      </w:r>
    </w:p>
    <w:p w:rsidR="0046729B" w:rsidRDefault="00767123" w14:paraId="12869DE2" w14:textId="77777777">
      <w:pPr>
        <w:pStyle w:val="ListParagraph"/>
        <w:numPr>
          <w:ilvl w:val="0"/>
          <w:numId w:val="2"/>
        </w:numPr>
        <w:spacing w:after="60"/>
      </w:pPr>
      <w:r>
        <w:rPr>
          <w:u w:val="single"/>
        </w:rPr>
        <w:t xml:space="preserve">Scaling rates: </w:t>
      </w:r>
      <w:r>
        <w:t>the unit cost and lead time to onboard one additional country and one additional client beyond the baseline scope, and the cost of the optional AMS support period beyond hypercare.</w:t>
      </w:r>
    </w:p>
    <w:p w:rsidR="0046729B" w:rsidRDefault="00767123" w14:paraId="5163A54B" w14:textId="77777777">
      <w:pPr>
        <w:pStyle w:val="ListParagraph"/>
        <w:numPr>
          <w:ilvl w:val="0"/>
          <w:numId w:val="2"/>
        </w:numPr>
        <w:spacing w:after="60"/>
      </w:pPr>
      <w:r>
        <w:rPr>
          <w:u w:val="single"/>
        </w:rPr>
        <w:t xml:space="preserve">Pricing assumptions: </w:t>
      </w:r>
      <w:r>
        <w:t>any key assumptions that materially affect pricing, for example working hours, holidays, Aon-provided inputs, environment availability, or other commercial assumptions underlying the fixed price and the associated Capacity Plan.</w:t>
      </w:r>
    </w:p>
    <w:p w:rsidR="0046729B" w:rsidRDefault="00767123" w14:paraId="76C8FEF1" w14:textId="77777777">
      <w:pPr>
        <w:spacing w:before="140"/>
      </w:pPr>
      <w:r>
        <w:rPr>
          <w:b/>
          <w:bCs/>
        </w:rPr>
        <w:t>Important note — Aon does not accept blended rates. An incomplete Excel may lead to disqualification from award consideration.</w:t>
      </w:r>
    </w:p>
    <w:p w:rsidR="0046729B" w:rsidRDefault="00767123" w14:paraId="17E95572" w14:textId="3C9B1BFD">
      <w:pPr>
        <w:pStyle w:val="Heading3"/>
      </w:pPr>
      <w:bookmarkStart w:name="_Toc1397168947" w:id="559"/>
      <w:r>
        <w:t>Value-Add and Improvement Information</w:t>
      </w:r>
      <w:bookmarkEnd w:id="559"/>
    </w:p>
    <w:p w:rsidR="0046729B" w:rsidRDefault="00767123" w14:paraId="6D7FAD7C" w14:textId="77777777">
      <w:r>
        <w:t>The proposal should highlight the additional value that the Provider will bring to the project, including recommended optimisations or alternatives to the proposed delivery timeline or approach (with expected benefits, risks and trade-offs), alternative delivery or resourcing models that may reduce cost, accelerate delivery or improve quality, methods for acceleration, cost reduction or outcome improvement including accelerators, tools or reusable components, and any other differentiators or innovative approaches the provider believes would materially benefit Aon.</w:t>
      </w:r>
    </w:p>
    <w:p w:rsidR="0046729B" w:rsidRDefault="00767123" w14:paraId="562F5B4B" w14:textId="13FDEEFA">
      <w:pPr>
        <w:pStyle w:val="Heading2"/>
      </w:pPr>
      <w:bookmarkStart w:name="_Toc21841208" w:id="560"/>
      <w:r>
        <w:t>Form of Response</w:t>
      </w:r>
      <w:bookmarkEnd w:id="560"/>
    </w:p>
    <w:p w:rsidR="0046729B" w:rsidRDefault="00767123" w14:paraId="71CE1FCA" w14:textId="31C3BF4A">
      <w:pPr>
        <w:pStyle w:val="Heading3"/>
      </w:pPr>
      <w:bookmarkStart w:name="_Toc1127162676" w:id="561"/>
      <w:r>
        <w:t>Proposal Form</w:t>
      </w:r>
      <w:bookmarkEnd w:id="561"/>
    </w:p>
    <w:p w:rsidR="0046729B" w:rsidRDefault="00767123" w14:paraId="0BA67688" w14:textId="77777777">
      <w:r>
        <w:t>Providers are requested to submit:</w:t>
      </w:r>
    </w:p>
    <w:p w:rsidR="0046729B" w:rsidRDefault="00767123" w14:paraId="0C1DF37C" w14:textId="77777777">
      <w:pPr>
        <w:pStyle w:val="ListParagraph"/>
        <w:numPr>
          <w:ilvl w:val="0"/>
          <w:numId w:val="2"/>
        </w:numPr>
        <w:spacing w:after="60"/>
      </w:pPr>
      <w:r>
        <w:t>A PowerPoint "Provider Deck" outlining scope, deliverables, approach, assumptions and commercial terms, suitable for incorporation into an SOW.</w:t>
      </w:r>
    </w:p>
    <w:p w:rsidR="0046729B" w:rsidRDefault="00767123" w14:paraId="741298BC" w14:textId="77777777">
      <w:pPr>
        <w:pStyle w:val="ListParagraph"/>
        <w:numPr>
          <w:ilvl w:val="0"/>
          <w:numId w:val="2"/>
        </w:numPr>
        <w:spacing w:after="60"/>
      </w:pPr>
      <w:r>
        <w:t>A populated Capacity Plan (Excel template provided by Aon).</w:t>
      </w:r>
    </w:p>
    <w:p w:rsidR="0046729B" w:rsidRDefault="00767123" w14:paraId="087A6973" w14:textId="77777777">
      <w:pPr>
        <w:pStyle w:val="ListParagraph"/>
        <w:numPr>
          <w:ilvl w:val="0"/>
          <w:numId w:val="2"/>
        </w:numPr>
        <w:spacing w:after="60"/>
      </w:pPr>
      <w:r>
        <w:t>A completed Non-Functional Requirements compliance matrix (Excel or Word, covering NFR-01 to NFR-51).</w:t>
      </w:r>
    </w:p>
    <w:p w:rsidR="0046729B" w:rsidRDefault="00767123" w14:paraId="5B2C0BB6" w14:textId="77777777">
      <w:pPr>
        <w:pStyle w:val="ListParagraph"/>
        <w:numPr>
          <w:ilvl w:val="0"/>
          <w:numId w:val="2"/>
        </w:numPr>
        <w:spacing w:after="60"/>
      </w:pPr>
      <w:r>
        <w:t>A project plan in Gantt or equivalent form, aligned to the seven payment milestones.</w:t>
      </w:r>
    </w:p>
    <w:p w:rsidR="0046729B" w:rsidRDefault="00767123" w14:paraId="43CA2207" w14:textId="2DEAAEFE">
      <w:pPr>
        <w:pStyle w:val="Heading3"/>
      </w:pPr>
      <w:bookmarkStart w:name="_Toc727913760" w:id="562"/>
      <w:r>
        <w:t>Pricing Form</w:t>
      </w:r>
      <w:bookmarkEnd w:id="562"/>
    </w:p>
    <w:p w:rsidR="0046729B" w:rsidRDefault="00767123" w14:paraId="3C884960" w14:textId="77777777">
      <w:r>
        <w:t>Provider shall submit a populated version of the accompanying Excel pricing template to provide visibility into the resource loading (job role, relevant experience, rate, location, estimated hours) that is used to construct the deliverables-based proposal.</w:t>
      </w:r>
    </w:p>
    <w:p w:rsidR="0046729B" w:rsidRDefault="00767123" w14:paraId="5373B1C1" w14:textId="4C4ED8E2">
      <w:pPr>
        <w:pStyle w:val="Heading2"/>
      </w:pPr>
      <w:bookmarkStart w:name="_Toc595423269" w:id="563"/>
      <w:r>
        <w:t>Estimated Timeline</w:t>
      </w:r>
      <w:bookmarkEnd w:id="563"/>
    </w:p>
    <w:p w:rsidR="0046729B" w:rsidRDefault="00767123" w14:paraId="187716B4" w14:textId="77777777">
      <w:r>
        <w:t>Assuming that normal conditions prevail, Aon anticipates adherence to the time frame outlined below. Any changes to these dates will be communicated to all providers. All times represent Central European Time ("CET").</w:t>
      </w:r>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3400"/>
        <w:gridCol w:w="6680"/>
      </w:tblGrid>
      <w:tr w:rsidR="0046729B" w14:paraId="0B52E482" w14:textId="77777777">
        <w:trPr>
          <w:tblHeader/>
        </w:trPr>
        <w:tc>
          <w:tcPr>
            <w:tcW w:w="3400" w:type="dxa"/>
            <w:shd w:val="clear" w:color="auto" w:fill="1B2A47"/>
            <w:tcMar>
              <w:top w:w="60" w:type="dxa"/>
              <w:left w:w="90" w:type="dxa"/>
              <w:bottom w:w="60" w:type="dxa"/>
              <w:right w:w="90" w:type="dxa"/>
            </w:tcMar>
          </w:tcPr>
          <w:p w:rsidR="0046729B" w:rsidRDefault="00767123" w14:paraId="2BAEA5D9" w14:textId="77777777">
            <w:pPr>
              <w:spacing w:after="0"/>
            </w:pPr>
            <w:r>
              <w:rPr>
                <w:b/>
                <w:bCs/>
                <w:color w:val="FFFFFF"/>
                <w:sz w:val="18"/>
                <w:szCs w:val="18"/>
              </w:rPr>
              <w:t>Date</w:t>
            </w:r>
          </w:p>
        </w:tc>
        <w:tc>
          <w:tcPr>
            <w:tcW w:w="6680" w:type="dxa"/>
            <w:shd w:val="clear" w:color="auto" w:fill="1B2A47"/>
            <w:tcMar>
              <w:top w:w="60" w:type="dxa"/>
              <w:left w:w="90" w:type="dxa"/>
              <w:bottom w:w="60" w:type="dxa"/>
              <w:right w:w="90" w:type="dxa"/>
            </w:tcMar>
          </w:tcPr>
          <w:p w:rsidR="0046729B" w:rsidRDefault="00767123" w14:paraId="661D40FC" w14:textId="77777777">
            <w:pPr>
              <w:spacing w:after="0"/>
            </w:pPr>
            <w:r>
              <w:rPr>
                <w:b/>
                <w:bCs/>
                <w:color w:val="FFFFFF"/>
                <w:sz w:val="18"/>
                <w:szCs w:val="18"/>
              </w:rPr>
              <w:t>Milestone</w:t>
            </w:r>
          </w:p>
        </w:tc>
      </w:tr>
      <w:tr w:rsidR="0046729B" w14:paraId="21ABA9CC" w14:textId="77777777">
        <w:trPr>
          <w:cantSplit/>
        </w:trPr>
        <w:tc>
          <w:tcPr>
            <w:tcW w:w="3400" w:type="dxa"/>
            <w:tcMar>
              <w:top w:w="60" w:type="dxa"/>
              <w:left w:w="90" w:type="dxa"/>
              <w:bottom w:w="60" w:type="dxa"/>
              <w:right w:w="90" w:type="dxa"/>
            </w:tcMar>
          </w:tcPr>
          <w:p w:rsidR="0046729B" w:rsidRDefault="00767123" w14:paraId="0615045B" w14:textId="77777777">
            <w:pPr>
              <w:spacing w:after="0"/>
            </w:pPr>
            <w:r>
              <w:rPr>
                <w:b/>
                <w:bCs/>
                <w:sz w:val="18"/>
                <w:szCs w:val="18"/>
              </w:rPr>
              <w:t>Friday 7 August 2026</w:t>
            </w:r>
          </w:p>
        </w:tc>
        <w:tc>
          <w:tcPr>
            <w:tcW w:w="6680" w:type="dxa"/>
            <w:tcMar>
              <w:top w:w="60" w:type="dxa"/>
              <w:left w:w="90" w:type="dxa"/>
              <w:bottom w:w="60" w:type="dxa"/>
              <w:right w:w="90" w:type="dxa"/>
            </w:tcMar>
          </w:tcPr>
          <w:p w:rsidR="0046729B" w:rsidRDefault="00767123" w14:paraId="6F54C237" w14:textId="77777777">
            <w:pPr>
              <w:spacing w:after="0"/>
            </w:pPr>
            <w:r>
              <w:rPr>
                <w:sz w:val="18"/>
                <w:szCs w:val="18"/>
              </w:rPr>
              <w:t>RFP issuance</w:t>
            </w:r>
          </w:p>
        </w:tc>
      </w:tr>
      <w:tr w:rsidR="0046729B" w14:paraId="1E33CF7B" w14:textId="77777777">
        <w:trPr>
          <w:cantSplit/>
        </w:trPr>
        <w:tc>
          <w:tcPr>
            <w:tcW w:w="3400" w:type="dxa"/>
            <w:shd w:val="clear" w:color="auto" w:fill="F2F4F6"/>
            <w:tcMar>
              <w:top w:w="60" w:type="dxa"/>
              <w:left w:w="90" w:type="dxa"/>
              <w:bottom w:w="60" w:type="dxa"/>
              <w:right w:w="90" w:type="dxa"/>
            </w:tcMar>
          </w:tcPr>
          <w:p w:rsidR="0046729B" w:rsidRDefault="00767123" w14:paraId="519DCDA7" w14:textId="77777777">
            <w:pPr>
              <w:spacing w:after="0"/>
            </w:pPr>
            <w:r>
              <w:rPr>
                <w:b/>
                <w:bCs/>
                <w:sz w:val="18"/>
                <w:szCs w:val="18"/>
              </w:rPr>
              <w:t>Wednesday 12 August 2026</w:t>
            </w:r>
          </w:p>
        </w:tc>
        <w:tc>
          <w:tcPr>
            <w:tcW w:w="6680" w:type="dxa"/>
            <w:shd w:val="clear" w:color="auto" w:fill="F2F4F6"/>
            <w:tcMar>
              <w:top w:w="60" w:type="dxa"/>
              <w:left w:w="90" w:type="dxa"/>
              <w:bottom w:w="60" w:type="dxa"/>
              <w:right w:w="90" w:type="dxa"/>
            </w:tcMar>
          </w:tcPr>
          <w:p w:rsidR="0046729B" w:rsidRDefault="00767123" w14:paraId="2DE751A4" w14:textId="77777777">
            <w:pPr>
              <w:spacing w:after="0"/>
            </w:pPr>
            <w:r>
              <w:rPr>
                <w:sz w:val="18"/>
                <w:szCs w:val="18"/>
              </w:rPr>
              <w:t>Deadline for written questions</w:t>
            </w:r>
          </w:p>
        </w:tc>
      </w:tr>
      <w:tr w:rsidR="0046729B" w14:paraId="187F5A17" w14:textId="77777777">
        <w:trPr>
          <w:cantSplit/>
        </w:trPr>
        <w:tc>
          <w:tcPr>
            <w:tcW w:w="3400" w:type="dxa"/>
            <w:tcMar>
              <w:top w:w="60" w:type="dxa"/>
              <w:left w:w="90" w:type="dxa"/>
              <w:bottom w:w="60" w:type="dxa"/>
              <w:right w:w="90" w:type="dxa"/>
            </w:tcMar>
          </w:tcPr>
          <w:p w:rsidR="0046729B" w:rsidRDefault="00767123" w14:paraId="44AB5F6D" w14:textId="77777777">
            <w:pPr>
              <w:spacing w:after="0"/>
            </w:pPr>
            <w:r>
              <w:rPr>
                <w:b/>
                <w:bCs/>
                <w:sz w:val="18"/>
                <w:szCs w:val="18"/>
              </w:rPr>
              <w:t>Friday 14 August 2026</w:t>
            </w:r>
          </w:p>
        </w:tc>
        <w:tc>
          <w:tcPr>
            <w:tcW w:w="6680" w:type="dxa"/>
            <w:tcMar>
              <w:top w:w="60" w:type="dxa"/>
              <w:left w:w="90" w:type="dxa"/>
              <w:bottom w:w="60" w:type="dxa"/>
              <w:right w:w="90" w:type="dxa"/>
            </w:tcMar>
          </w:tcPr>
          <w:p w:rsidR="0046729B" w:rsidRDefault="00767123" w14:paraId="7D78A5D8" w14:textId="77777777">
            <w:pPr>
              <w:spacing w:after="0"/>
            </w:pPr>
            <w:r>
              <w:rPr>
                <w:sz w:val="18"/>
                <w:szCs w:val="18"/>
              </w:rPr>
              <w:t>Consolidated, anonymised answers returned to all providers</w:t>
            </w:r>
          </w:p>
        </w:tc>
      </w:tr>
      <w:tr w:rsidR="0046729B" w14:paraId="28A889ED" w14:textId="77777777">
        <w:trPr>
          <w:cantSplit/>
        </w:trPr>
        <w:tc>
          <w:tcPr>
            <w:tcW w:w="3400" w:type="dxa"/>
            <w:shd w:val="clear" w:color="auto" w:fill="F2F4F6"/>
            <w:tcMar>
              <w:top w:w="60" w:type="dxa"/>
              <w:left w:w="90" w:type="dxa"/>
              <w:bottom w:w="60" w:type="dxa"/>
              <w:right w:w="90" w:type="dxa"/>
            </w:tcMar>
          </w:tcPr>
          <w:p w:rsidR="0046729B" w:rsidRDefault="00767123" w14:paraId="68AFD954" w14:textId="77777777">
            <w:pPr>
              <w:spacing w:after="0"/>
            </w:pPr>
            <w:r>
              <w:rPr>
                <w:b/>
                <w:bCs/>
                <w:sz w:val="18"/>
                <w:szCs w:val="18"/>
              </w:rPr>
              <w:t>Wednesday 19 August 2026</w:t>
            </w:r>
          </w:p>
        </w:tc>
        <w:tc>
          <w:tcPr>
            <w:tcW w:w="6680" w:type="dxa"/>
            <w:shd w:val="clear" w:color="auto" w:fill="F2F4F6"/>
            <w:tcMar>
              <w:top w:w="60" w:type="dxa"/>
              <w:left w:w="90" w:type="dxa"/>
              <w:bottom w:w="60" w:type="dxa"/>
              <w:right w:w="90" w:type="dxa"/>
            </w:tcMar>
          </w:tcPr>
          <w:p w:rsidR="0046729B" w:rsidRDefault="00767123" w14:paraId="3D315577" w14:textId="77777777">
            <w:pPr>
              <w:spacing w:after="0"/>
            </w:pPr>
            <w:r>
              <w:rPr>
                <w:sz w:val="18"/>
                <w:szCs w:val="18"/>
              </w:rPr>
              <w:t>First proposal submission due</w:t>
            </w:r>
          </w:p>
        </w:tc>
      </w:tr>
      <w:tr w:rsidR="0046729B" w14:paraId="5A6A6B53" w14:textId="77777777">
        <w:trPr>
          <w:cantSplit/>
        </w:trPr>
        <w:tc>
          <w:tcPr>
            <w:tcW w:w="3400" w:type="dxa"/>
            <w:tcMar>
              <w:top w:w="60" w:type="dxa"/>
              <w:left w:w="90" w:type="dxa"/>
              <w:bottom w:w="60" w:type="dxa"/>
              <w:right w:w="90" w:type="dxa"/>
            </w:tcMar>
          </w:tcPr>
          <w:p w:rsidR="0046729B" w:rsidRDefault="00767123" w14:paraId="64C01ED0" w14:textId="77777777">
            <w:pPr>
              <w:spacing w:after="0"/>
            </w:pPr>
            <w:r>
              <w:rPr>
                <w:b/>
                <w:bCs/>
                <w:sz w:val="18"/>
                <w:szCs w:val="18"/>
              </w:rPr>
              <w:t>Thursday 20 – Friday 21 August 2026</w:t>
            </w:r>
          </w:p>
        </w:tc>
        <w:tc>
          <w:tcPr>
            <w:tcW w:w="6680" w:type="dxa"/>
            <w:tcMar>
              <w:top w:w="60" w:type="dxa"/>
              <w:left w:w="90" w:type="dxa"/>
              <w:bottom w:w="60" w:type="dxa"/>
              <w:right w:w="90" w:type="dxa"/>
            </w:tcMar>
          </w:tcPr>
          <w:p w:rsidR="0046729B" w:rsidRDefault="00767123" w14:paraId="396B09F9" w14:textId="77777777">
            <w:pPr>
              <w:spacing w:after="0"/>
            </w:pPr>
            <w:r>
              <w:rPr>
                <w:sz w:val="18"/>
                <w:szCs w:val="18"/>
              </w:rPr>
              <w:t>Clarification and evaluation sessions (round 1) and down-select</w:t>
            </w:r>
          </w:p>
        </w:tc>
      </w:tr>
      <w:tr w:rsidR="0046729B" w14:paraId="5E0C2D56" w14:textId="77777777">
        <w:trPr>
          <w:cantSplit/>
        </w:trPr>
        <w:tc>
          <w:tcPr>
            <w:tcW w:w="3400" w:type="dxa"/>
            <w:shd w:val="clear" w:color="auto" w:fill="F2F4F6"/>
            <w:tcMar>
              <w:top w:w="60" w:type="dxa"/>
              <w:left w:w="90" w:type="dxa"/>
              <w:bottom w:w="60" w:type="dxa"/>
              <w:right w:w="90" w:type="dxa"/>
            </w:tcMar>
          </w:tcPr>
          <w:p w:rsidR="0046729B" w:rsidRDefault="00767123" w14:paraId="3FA42F23" w14:textId="77777777">
            <w:pPr>
              <w:spacing w:after="0"/>
            </w:pPr>
            <w:r>
              <w:rPr>
                <w:b/>
                <w:bCs/>
                <w:sz w:val="18"/>
                <w:szCs w:val="18"/>
              </w:rPr>
              <w:t>Tuesday 25 August 2026</w:t>
            </w:r>
          </w:p>
        </w:tc>
        <w:tc>
          <w:tcPr>
            <w:tcW w:w="6680" w:type="dxa"/>
            <w:shd w:val="clear" w:color="auto" w:fill="F2F4F6"/>
            <w:tcMar>
              <w:top w:w="60" w:type="dxa"/>
              <w:left w:w="90" w:type="dxa"/>
              <w:bottom w:w="60" w:type="dxa"/>
              <w:right w:w="90" w:type="dxa"/>
            </w:tcMar>
          </w:tcPr>
          <w:p w:rsidR="0046729B" w:rsidRDefault="00767123" w14:paraId="18B11F58" w14:textId="77777777">
            <w:pPr>
              <w:spacing w:after="0"/>
            </w:pPr>
            <w:r>
              <w:rPr>
                <w:sz w:val="18"/>
                <w:szCs w:val="18"/>
              </w:rPr>
              <w:t>Second and final proposal submission due</w:t>
            </w:r>
          </w:p>
        </w:tc>
      </w:tr>
      <w:tr w:rsidR="0046729B" w14:paraId="61D5DE7B" w14:textId="77777777">
        <w:trPr>
          <w:cantSplit/>
        </w:trPr>
        <w:tc>
          <w:tcPr>
            <w:tcW w:w="3400" w:type="dxa"/>
            <w:tcMar>
              <w:top w:w="60" w:type="dxa"/>
              <w:left w:w="90" w:type="dxa"/>
              <w:bottom w:w="60" w:type="dxa"/>
              <w:right w:w="90" w:type="dxa"/>
            </w:tcMar>
          </w:tcPr>
          <w:p w:rsidR="0046729B" w:rsidRDefault="00767123" w14:paraId="14342931" w14:textId="77777777">
            <w:pPr>
              <w:spacing w:after="0"/>
            </w:pPr>
            <w:r>
              <w:rPr>
                <w:b/>
                <w:bCs/>
                <w:sz w:val="18"/>
                <w:szCs w:val="18"/>
              </w:rPr>
              <w:t>Wednesday 26 August 2026</w:t>
            </w:r>
          </w:p>
        </w:tc>
        <w:tc>
          <w:tcPr>
            <w:tcW w:w="6680" w:type="dxa"/>
            <w:tcMar>
              <w:top w:w="60" w:type="dxa"/>
              <w:left w:w="90" w:type="dxa"/>
              <w:bottom w:w="60" w:type="dxa"/>
              <w:right w:w="90" w:type="dxa"/>
            </w:tcMar>
          </w:tcPr>
          <w:p w:rsidR="0046729B" w:rsidRDefault="00767123" w14:paraId="301CF453" w14:textId="77777777">
            <w:pPr>
              <w:spacing w:after="0"/>
            </w:pPr>
            <w:r>
              <w:rPr>
                <w:sz w:val="18"/>
                <w:szCs w:val="18"/>
              </w:rPr>
              <w:t>Clarification and evaluation session (round 2), if required</w:t>
            </w:r>
          </w:p>
        </w:tc>
      </w:tr>
      <w:tr w:rsidR="0046729B" w14:paraId="46EE7797" w14:textId="77777777">
        <w:trPr>
          <w:cantSplit/>
        </w:trPr>
        <w:tc>
          <w:tcPr>
            <w:tcW w:w="3400" w:type="dxa"/>
            <w:shd w:val="clear" w:color="auto" w:fill="F2F4F6"/>
            <w:tcMar>
              <w:top w:w="60" w:type="dxa"/>
              <w:left w:w="90" w:type="dxa"/>
              <w:bottom w:w="60" w:type="dxa"/>
              <w:right w:w="90" w:type="dxa"/>
            </w:tcMar>
          </w:tcPr>
          <w:p w:rsidR="0046729B" w:rsidRDefault="00767123" w14:paraId="64C4F5B7" w14:textId="77777777">
            <w:pPr>
              <w:spacing w:after="0"/>
            </w:pPr>
            <w:r>
              <w:rPr>
                <w:b/>
                <w:bCs/>
                <w:sz w:val="18"/>
                <w:szCs w:val="18"/>
              </w:rPr>
              <w:t>Thursday 27 August 2026</w:t>
            </w:r>
          </w:p>
        </w:tc>
        <w:tc>
          <w:tcPr>
            <w:tcW w:w="6680" w:type="dxa"/>
            <w:shd w:val="clear" w:color="auto" w:fill="F2F4F6"/>
            <w:tcMar>
              <w:top w:w="60" w:type="dxa"/>
              <w:left w:w="90" w:type="dxa"/>
              <w:bottom w:w="60" w:type="dxa"/>
              <w:right w:w="90" w:type="dxa"/>
            </w:tcMar>
          </w:tcPr>
          <w:p w:rsidR="0046729B" w:rsidRDefault="00767123" w14:paraId="73134FEF" w14:textId="77777777">
            <w:pPr>
              <w:spacing w:after="0"/>
            </w:pPr>
            <w:r>
              <w:rPr>
                <w:sz w:val="18"/>
                <w:szCs w:val="18"/>
              </w:rPr>
              <w:t>Recommendation for award notification</w:t>
            </w:r>
          </w:p>
        </w:tc>
      </w:tr>
      <w:tr w:rsidR="0046729B" w14:paraId="008AAFF9" w14:textId="77777777">
        <w:trPr>
          <w:cantSplit/>
        </w:trPr>
        <w:tc>
          <w:tcPr>
            <w:tcW w:w="3400" w:type="dxa"/>
            <w:tcMar>
              <w:top w:w="60" w:type="dxa"/>
              <w:left w:w="90" w:type="dxa"/>
              <w:bottom w:w="60" w:type="dxa"/>
              <w:right w:w="90" w:type="dxa"/>
            </w:tcMar>
          </w:tcPr>
          <w:p w:rsidR="0046729B" w:rsidRDefault="00767123" w14:paraId="456EA7C2" w14:textId="77777777">
            <w:pPr>
              <w:spacing w:after="0"/>
            </w:pPr>
            <w:r>
              <w:rPr>
                <w:b/>
                <w:bCs/>
                <w:sz w:val="18"/>
                <w:szCs w:val="18"/>
              </w:rPr>
              <w:t>Monday 31 August 2026</w:t>
            </w:r>
          </w:p>
        </w:tc>
        <w:tc>
          <w:tcPr>
            <w:tcW w:w="6680" w:type="dxa"/>
            <w:tcMar>
              <w:top w:w="60" w:type="dxa"/>
              <w:left w:w="90" w:type="dxa"/>
              <w:bottom w:w="60" w:type="dxa"/>
              <w:right w:w="90" w:type="dxa"/>
            </w:tcMar>
          </w:tcPr>
          <w:p w:rsidR="0046729B" w:rsidRDefault="00767123" w14:paraId="41269764" w14:textId="77777777">
            <w:pPr>
              <w:spacing w:after="0"/>
            </w:pPr>
            <w:r>
              <w:rPr>
                <w:sz w:val="18"/>
                <w:szCs w:val="18"/>
              </w:rPr>
              <w:t>SOW signed and team onboarding start</w:t>
            </w:r>
          </w:p>
        </w:tc>
      </w:tr>
      <w:tr w:rsidR="0046729B" w14:paraId="08F851AA" w14:textId="77777777">
        <w:trPr>
          <w:cantSplit/>
        </w:trPr>
        <w:tc>
          <w:tcPr>
            <w:tcW w:w="3400" w:type="dxa"/>
            <w:shd w:val="clear" w:color="auto" w:fill="F2F4F6"/>
            <w:tcMar>
              <w:top w:w="60" w:type="dxa"/>
              <w:left w:w="90" w:type="dxa"/>
              <w:bottom w:w="60" w:type="dxa"/>
              <w:right w:w="90" w:type="dxa"/>
            </w:tcMar>
          </w:tcPr>
          <w:p w:rsidR="0046729B" w:rsidRDefault="00767123" w14:paraId="638D925C" w14:textId="77777777">
            <w:pPr>
              <w:spacing w:after="0"/>
            </w:pPr>
            <w:r>
              <w:rPr>
                <w:b/>
                <w:bCs/>
                <w:sz w:val="18"/>
                <w:szCs w:val="18"/>
              </w:rPr>
              <w:t>Tuesday 1 September 2026</w:t>
            </w:r>
          </w:p>
        </w:tc>
        <w:tc>
          <w:tcPr>
            <w:tcW w:w="6680" w:type="dxa"/>
            <w:shd w:val="clear" w:color="auto" w:fill="F2F4F6"/>
            <w:tcMar>
              <w:top w:w="60" w:type="dxa"/>
              <w:left w:w="90" w:type="dxa"/>
              <w:bottom w:w="60" w:type="dxa"/>
              <w:right w:w="90" w:type="dxa"/>
            </w:tcMar>
          </w:tcPr>
          <w:p w:rsidR="0046729B" w:rsidRDefault="00767123" w14:paraId="4934C863" w14:textId="77777777">
            <w:pPr>
              <w:spacing w:after="0"/>
            </w:pPr>
            <w:r>
              <w:rPr>
                <w:sz w:val="18"/>
                <w:szCs w:val="18"/>
              </w:rPr>
              <w:t>Project kick-off — design phase commences</w:t>
            </w:r>
          </w:p>
        </w:tc>
      </w:tr>
    </w:tbl>
    <w:p w:rsidR="0046729B" w:rsidRDefault="00767123" w14:paraId="3961961D" w14:textId="77777777">
      <w:pPr>
        <w:spacing w:before="140"/>
      </w:pPr>
      <w:r>
        <w:rPr>
          <w:b/>
          <w:bCs/>
        </w:rPr>
        <w:t>Failure to respond by a provided date may disqualify your firm as a provider in this RFP initiative.</w:t>
      </w:r>
    </w:p>
    <w:p w:rsidR="0046729B" w:rsidRDefault="00767123" w14:paraId="7FF831FE" w14:textId="7308F5BE">
      <w:pPr>
        <w:pStyle w:val="Heading1"/>
      </w:pPr>
      <w:bookmarkStart w:name="_Toc10912679" w:id="564"/>
      <w:r>
        <w:t>Closing</w:t>
      </w:r>
      <w:bookmarkEnd w:id="564"/>
    </w:p>
    <w:p w:rsidR="0046729B" w:rsidRDefault="00767123" w14:paraId="6FA2E3C4" w14:textId="77777777">
      <w:r>
        <w:t>Thank you for your interest in the Meridian Claims Copilot Client Experience initiative. This is a foundational capability in Aon's Connected Experience agenda: the point at which Commercial Risk claims move from a colleague-only system of record to a client-facing experience that clients will judge Aon by. We look forward to your submission and the opportunity to collaborate on delivering a best-in-class claims experience for Aon's clients.</w:t>
      </w:r>
    </w:p>
    <w:p w:rsidR="0046729B" w:rsidRDefault="00767123" w14:paraId="5708D834" w14:textId="3043B95C">
      <w:pPr>
        <w:pStyle w:val="Heading1"/>
        <w:pageBreakBefore/>
        <w:spacing w:before="0"/>
      </w:pPr>
      <w:bookmarkStart w:name="_Toc293166391" w:id="565"/>
      <w:r>
        <w:t>Exhibit 1 – Tech Stack Specifications</w:t>
      </w:r>
      <w:bookmarkEnd w:id="565"/>
    </w:p>
    <w:p w:rsidR="0046729B" w:rsidRDefault="00767123" w14:paraId="095B226E" w14:textId="77777777">
      <w:r>
        <w:t>The technology stack below aligns to Aon's design choices for the Claims Copilot platform, the Meridian client portal and associated greenfield components, and is consistent with the Commercial Risk Solutions reference architecture and Aon Enterprise Architecture Standards. Items marked * are approved but subject to confirmation of licensing and capacity for this initiative.</w:t>
      </w:r>
    </w:p>
    <w:p w:rsidR="0046729B" w:rsidRDefault="00767123" w14:paraId="084479C8" w14:textId="438FF9F0">
      <w:pPr>
        <w:pStyle w:val="Heading3"/>
      </w:pPr>
      <w:bookmarkStart w:name="_Toc1583990087" w:id="566"/>
      <w:r>
        <w:t>Platform</w:t>
      </w:r>
      <w:bookmarkEnd w:id="566"/>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3000"/>
        <w:gridCol w:w="7080"/>
      </w:tblGrid>
      <w:tr w:rsidR="0046729B" w14:paraId="60E5F068" w14:textId="77777777">
        <w:trPr>
          <w:tblHeader/>
        </w:trPr>
        <w:tc>
          <w:tcPr>
            <w:tcW w:w="3000" w:type="dxa"/>
            <w:shd w:val="clear" w:color="auto" w:fill="1B2A47"/>
            <w:tcMar>
              <w:top w:w="60" w:type="dxa"/>
              <w:left w:w="90" w:type="dxa"/>
              <w:bottom w:w="60" w:type="dxa"/>
              <w:right w:w="90" w:type="dxa"/>
            </w:tcMar>
          </w:tcPr>
          <w:p w:rsidR="0046729B" w:rsidRDefault="00767123" w14:paraId="46009A63" w14:textId="77777777">
            <w:pPr>
              <w:spacing w:after="0"/>
            </w:pPr>
            <w:r>
              <w:rPr>
                <w:b/>
                <w:bCs/>
                <w:color w:val="FFFFFF"/>
                <w:sz w:val="18"/>
                <w:szCs w:val="18"/>
              </w:rPr>
              <w:t>Platform</w:t>
            </w:r>
          </w:p>
        </w:tc>
        <w:tc>
          <w:tcPr>
            <w:tcW w:w="7080" w:type="dxa"/>
            <w:shd w:val="clear" w:color="auto" w:fill="1B2A47"/>
            <w:tcMar>
              <w:top w:w="60" w:type="dxa"/>
              <w:left w:w="90" w:type="dxa"/>
              <w:bottom w:w="60" w:type="dxa"/>
              <w:right w:w="90" w:type="dxa"/>
            </w:tcMar>
          </w:tcPr>
          <w:p w:rsidR="0046729B" w:rsidRDefault="00767123" w14:paraId="202FB2AA" w14:textId="77777777">
            <w:pPr>
              <w:spacing w:after="0"/>
            </w:pPr>
            <w:r>
              <w:rPr>
                <w:b/>
                <w:bCs/>
                <w:color w:val="FFFFFF"/>
                <w:sz w:val="18"/>
                <w:szCs w:val="18"/>
              </w:rPr>
              <w:t>Usage</w:t>
            </w:r>
          </w:p>
        </w:tc>
      </w:tr>
      <w:tr w:rsidR="0046729B" w14:paraId="556E93FA" w14:textId="77777777">
        <w:trPr>
          <w:cantSplit/>
        </w:trPr>
        <w:tc>
          <w:tcPr>
            <w:tcW w:w="3000" w:type="dxa"/>
            <w:tcMar>
              <w:top w:w="60" w:type="dxa"/>
              <w:left w:w="90" w:type="dxa"/>
              <w:bottom w:w="60" w:type="dxa"/>
              <w:right w:w="90" w:type="dxa"/>
            </w:tcMar>
          </w:tcPr>
          <w:p w:rsidR="0046729B" w:rsidRDefault="00767123" w14:paraId="7044BF03" w14:textId="77777777">
            <w:pPr>
              <w:spacing w:after="0"/>
            </w:pPr>
            <w:r>
              <w:rPr>
                <w:sz w:val="17"/>
                <w:szCs w:val="17"/>
              </w:rPr>
              <w:t>Appian</w:t>
            </w:r>
          </w:p>
        </w:tc>
        <w:tc>
          <w:tcPr>
            <w:tcW w:w="7080" w:type="dxa"/>
            <w:tcMar>
              <w:top w:w="60" w:type="dxa"/>
              <w:left w:w="90" w:type="dxa"/>
              <w:bottom w:w="60" w:type="dxa"/>
              <w:right w:w="90" w:type="dxa"/>
            </w:tcMar>
          </w:tcPr>
          <w:p w:rsidR="0046729B" w:rsidRDefault="00767123" w14:paraId="1860D240" w14:textId="77777777">
            <w:pPr>
              <w:spacing w:after="0"/>
            </w:pPr>
            <w:r>
              <w:rPr>
                <w:sz w:val="17"/>
                <w:szCs w:val="17"/>
              </w:rPr>
              <w:t>Low-code platform over which the Claims Copilot solution and the client-facing portal are built. Provides the claims workflow engine, the Claims Administrator Workbench and the underlying process orchestration.</w:t>
            </w:r>
          </w:p>
        </w:tc>
      </w:tr>
    </w:tbl>
    <w:p w:rsidR="0046729B" w:rsidRDefault="00767123" w14:paraId="0E2FB68A" w14:textId="338A42EF">
      <w:pPr>
        <w:pStyle w:val="Heading3"/>
      </w:pPr>
      <w:bookmarkStart w:name="_Toc185878457" w:id="567"/>
      <w:r>
        <w:t>API</w:t>
      </w:r>
      <w:bookmarkEnd w:id="567"/>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3000"/>
        <w:gridCol w:w="7080"/>
      </w:tblGrid>
      <w:tr w:rsidR="0046729B" w14:paraId="7F6A26DB" w14:textId="77777777">
        <w:trPr>
          <w:tblHeader/>
        </w:trPr>
        <w:tc>
          <w:tcPr>
            <w:tcW w:w="3000" w:type="dxa"/>
            <w:shd w:val="clear" w:color="auto" w:fill="1B2A47"/>
            <w:tcMar>
              <w:top w:w="60" w:type="dxa"/>
              <w:left w:w="90" w:type="dxa"/>
              <w:bottom w:w="60" w:type="dxa"/>
              <w:right w:w="90" w:type="dxa"/>
            </w:tcMar>
          </w:tcPr>
          <w:p w:rsidR="0046729B" w:rsidRDefault="00767123" w14:paraId="577A8201" w14:textId="77777777">
            <w:pPr>
              <w:spacing w:after="0"/>
            </w:pPr>
            <w:r>
              <w:rPr>
                <w:b/>
                <w:bCs/>
                <w:color w:val="FFFFFF"/>
                <w:sz w:val="18"/>
                <w:szCs w:val="18"/>
              </w:rPr>
              <w:t>Platform</w:t>
            </w:r>
          </w:p>
        </w:tc>
        <w:tc>
          <w:tcPr>
            <w:tcW w:w="7080" w:type="dxa"/>
            <w:shd w:val="clear" w:color="auto" w:fill="1B2A47"/>
            <w:tcMar>
              <w:top w:w="60" w:type="dxa"/>
              <w:left w:w="90" w:type="dxa"/>
              <w:bottom w:w="60" w:type="dxa"/>
              <w:right w:w="90" w:type="dxa"/>
            </w:tcMar>
          </w:tcPr>
          <w:p w:rsidR="0046729B" w:rsidRDefault="00767123" w14:paraId="11DA5135" w14:textId="77777777">
            <w:pPr>
              <w:spacing w:after="0"/>
            </w:pPr>
            <w:r>
              <w:rPr>
                <w:b/>
                <w:bCs/>
                <w:color w:val="FFFFFF"/>
                <w:sz w:val="18"/>
                <w:szCs w:val="18"/>
              </w:rPr>
              <w:t>Usage</w:t>
            </w:r>
          </w:p>
        </w:tc>
      </w:tr>
      <w:tr w:rsidR="0046729B" w14:paraId="344B056F" w14:textId="77777777">
        <w:trPr>
          <w:cantSplit/>
        </w:trPr>
        <w:tc>
          <w:tcPr>
            <w:tcW w:w="3000" w:type="dxa"/>
            <w:tcMar>
              <w:top w:w="60" w:type="dxa"/>
              <w:left w:w="90" w:type="dxa"/>
              <w:bottom w:w="60" w:type="dxa"/>
              <w:right w:w="90" w:type="dxa"/>
            </w:tcMar>
          </w:tcPr>
          <w:p w:rsidR="0046729B" w:rsidRDefault="00767123" w14:paraId="2661A023" w14:textId="77777777">
            <w:pPr>
              <w:spacing w:after="0"/>
            </w:pPr>
            <w:r>
              <w:rPr>
                <w:sz w:val="17"/>
                <w:szCs w:val="17"/>
              </w:rPr>
              <w:t>Azure API Management</w:t>
            </w:r>
          </w:p>
        </w:tc>
        <w:tc>
          <w:tcPr>
            <w:tcW w:w="7080" w:type="dxa"/>
            <w:tcMar>
              <w:top w:w="60" w:type="dxa"/>
              <w:left w:w="90" w:type="dxa"/>
              <w:bottom w:w="60" w:type="dxa"/>
              <w:right w:w="90" w:type="dxa"/>
            </w:tcMar>
          </w:tcPr>
          <w:p w:rsidR="0046729B" w:rsidRDefault="00767123" w14:paraId="0A492CDE" w14:textId="77777777">
            <w:pPr>
              <w:spacing w:after="0"/>
            </w:pPr>
            <w:r>
              <w:rPr>
                <w:sz w:val="17"/>
                <w:szCs w:val="17"/>
              </w:rPr>
              <w:t>Manage APIs across clouds.</w:t>
            </w:r>
          </w:p>
        </w:tc>
      </w:tr>
      <w:tr w:rsidR="0046729B" w14:paraId="1A995F11" w14:textId="77777777">
        <w:trPr>
          <w:cantSplit/>
        </w:trPr>
        <w:tc>
          <w:tcPr>
            <w:tcW w:w="3000" w:type="dxa"/>
            <w:shd w:val="clear" w:color="auto" w:fill="F2F4F6"/>
            <w:tcMar>
              <w:top w:w="60" w:type="dxa"/>
              <w:left w:w="90" w:type="dxa"/>
              <w:bottom w:w="60" w:type="dxa"/>
              <w:right w:w="90" w:type="dxa"/>
            </w:tcMar>
          </w:tcPr>
          <w:p w:rsidR="0046729B" w:rsidRDefault="00767123" w14:paraId="3D1C436C" w14:textId="77777777">
            <w:pPr>
              <w:spacing w:after="0"/>
            </w:pPr>
            <w:r>
              <w:rPr>
                <w:sz w:val="17"/>
                <w:szCs w:val="17"/>
              </w:rPr>
              <w:t>Azure Functions</w:t>
            </w:r>
          </w:p>
        </w:tc>
        <w:tc>
          <w:tcPr>
            <w:tcW w:w="7080" w:type="dxa"/>
            <w:shd w:val="clear" w:color="auto" w:fill="F2F4F6"/>
            <w:tcMar>
              <w:top w:w="60" w:type="dxa"/>
              <w:left w:w="90" w:type="dxa"/>
              <w:bottom w:w="60" w:type="dxa"/>
              <w:right w:w="90" w:type="dxa"/>
            </w:tcMar>
          </w:tcPr>
          <w:p w:rsidR="0046729B" w:rsidRDefault="00767123" w14:paraId="005366BF" w14:textId="77777777">
            <w:pPr>
              <w:spacing w:after="0"/>
            </w:pPr>
            <w:r>
              <w:rPr>
                <w:sz w:val="17"/>
                <w:szCs w:val="17"/>
              </w:rPr>
              <w:t>Event-driven microservices and serverless computing platform.</w:t>
            </w:r>
          </w:p>
        </w:tc>
      </w:tr>
      <w:tr w:rsidR="0046729B" w14:paraId="13FF7241" w14:textId="77777777">
        <w:trPr>
          <w:cantSplit/>
        </w:trPr>
        <w:tc>
          <w:tcPr>
            <w:tcW w:w="3000" w:type="dxa"/>
            <w:tcMar>
              <w:top w:w="60" w:type="dxa"/>
              <w:left w:w="90" w:type="dxa"/>
              <w:bottom w:w="60" w:type="dxa"/>
              <w:right w:w="90" w:type="dxa"/>
            </w:tcMar>
          </w:tcPr>
          <w:p w:rsidR="0046729B" w:rsidRDefault="00767123" w14:paraId="08E0D311" w14:textId="77777777">
            <w:pPr>
              <w:spacing w:after="0"/>
            </w:pPr>
            <w:r>
              <w:rPr>
                <w:sz w:val="17"/>
                <w:szCs w:val="17"/>
              </w:rPr>
              <w:t>Azure App Service</w:t>
            </w:r>
          </w:p>
        </w:tc>
        <w:tc>
          <w:tcPr>
            <w:tcW w:w="7080" w:type="dxa"/>
            <w:tcMar>
              <w:top w:w="60" w:type="dxa"/>
              <w:left w:w="90" w:type="dxa"/>
              <w:bottom w:w="60" w:type="dxa"/>
              <w:right w:w="90" w:type="dxa"/>
            </w:tcMar>
          </w:tcPr>
          <w:p w:rsidR="0046729B" w:rsidRDefault="00767123" w14:paraId="340DE463" w14:textId="77777777">
            <w:pPr>
              <w:spacing w:after="0"/>
            </w:pPr>
            <w:r>
              <w:rPr>
                <w:sz w:val="17"/>
                <w:szCs w:val="17"/>
              </w:rPr>
              <w:t>Build and deploy web applications.</w:t>
            </w:r>
          </w:p>
        </w:tc>
      </w:tr>
    </w:tbl>
    <w:p w:rsidR="0046729B" w:rsidRDefault="00767123" w14:paraId="49CEEDD2" w14:textId="69ED870A">
      <w:pPr>
        <w:pStyle w:val="Heading3"/>
      </w:pPr>
      <w:bookmarkStart w:name="_Toc1090268901" w:id="568"/>
      <w:r>
        <w:t>User Interface</w:t>
      </w:r>
      <w:bookmarkEnd w:id="568"/>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3000"/>
        <w:gridCol w:w="7080"/>
      </w:tblGrid>
      <w:tr w:rsidR="0046729B" w14:paraId="42DCCDBE" w14:textId="77777777">
        <w:trPr>
          <w:tblHeader/>
        </w:trPr>
        <w:tc>
          <w:tcPr>
            <w:tcW w:w="3000" w:type="dxa"/>
            <w:shd w:val="clear" w:color="auto" w:fill="1B2A47"/>
            <w:tcMar>
              <w:top w:w="60" w:type="dxa"/>
              <w:left w:w="90" w:type="dxa"/>
              <w:bottom w:w="60" w:type="dxa"/>
              <w:right w:w="90" w:type="dxa"/>
            </w:tcMar>
          </w:tcPr>
          <w:p w:rsidR="0046729B" w:rsidRDefault="00767123" w14:paraId="228672B3" w14:textId="77777777">
            <w:pPr>
              <w:spacing w:after="0"/>
            </w:pPr>
            <w:r>
              <w:rPr>
                <w:b/>
                <w:bCs/>
                <w:color w:val="FFFFFF"/>
                <w:sz w:val="18"/>
                <w:szCs w:val="18"/>
              </w:rPr>
              <w:t>Platform</w:t>
            </w:r>
          </w:p>
        </w:tc>
        <w:tc>
          <w:tcPr>
            <w:tcW w:w="7080" w:type="dxa"/>
            <w:shd w:val="clear" w:color="auto" w:fill="1B2A47"/>
            <w:tcMar>
              <w:top w:w="60" w:type="dxa"/>
              <w:left w:w="90" w:type="dxa"/>
              <w:bottom w:w="60" w:type="dxa"/>
              <w:right w:w="90" w:type="dxa"/>
            </w:tcMar>
          </w:tcPr>
          <w:p w:rsidR="0046729B" w:rsidRDefault="00767123" w14:paraId="1AEAF59A" w14:textId="77777777">
            <w:pPr>
              <w:spacing w:after="0"/>
            </w:pPr>
            <w:r>
              <w:rPr>
                <w:b/>
                <w:bCs/>
                <w:color w:val="FFFFFF"/>
                <w:sz w:val="18"/>
                <w:szCs w:val="18"/>
              </w:rPr>
              <w:t>Usage</w:t>
            </w:r>
          </w:p>
        </w:tc>
      </w:tr>
      <w:tr w:rsidR="0046729B" w14:paraId="4C3FC41B" w14:textId="77777777">
        <w:trPr>
          <w:cantSplit/>
        </w:trPr>
        <w:tc>
          <w:tcPr>
            <w:tcW w:w="3000" w:type="dxa"/>
            <w:tcMar>
              <w:top w:w="60" w:type="dxa"/>
              <w:left w:w="90" w:type="dxa"/>
              <w:bottom w:w="60" w:type="dxa"/>
              <w:right w:w="90" w:type="dxa"/>
            </w:tcMar>
          </w:tcPr>
          <w:p w:rsidR="0046729B" w:rsidRDefault="00767123" w14:paraId="2BCDBFBA" w14:textId="77777777">
            <w:pPr>
              <w:spacing w:after="0"/>
            </w:pPr>
            <w:r>
              <w:rPr>
                <w:sz w:val="17"/>
                <w:szCs w:val="17"/>
              </w:rPr>
              <w:t>United UI (UUI)</w:t>
            </w:r>
          </w:p>
        </w:tc>
        <w:tc>
          <w:tcPr>
            <w:tcW w:w="7080" w:type="dxa"/>
            <w:tcMar>
              <w:top w:w="60" w:type="dxa"/>
              <w:left w:w="90" w:type="dxa"/>
              <w:bottom w:w="60" w:type="dxa"/>
              <w:right w:w="90" w:type="dxa"/>
            </w:tcMar>
          </w:tcPr>
          <w:p w:rsidR="0046729B" w:rsidRDefault="00767123" w14:paraId="0F4103E9" w14:textId="77777777">
            <w:pPr>
              <w:spacing w:after="0"/>
            </w:pPr>
            <w:r>
              <w:rPr>
                <w:sz w:val="17"/>
                <w:szCs w:val="17"/>
              </w:rPr>
              <w:t>Aon's mandatory control set and design system for all client-facing web applications. Provides reusable components, design tokens, Figma Code Connect alignment and built-in WCAG accessibility compliance (Meridian Pattern Layer 1).</w:t>
            </w:r>
          </w:p>
        </w:tc>
      </w:tr>
      <w:tr w:rsidR="0046729B" w14:paraId="6917A5C2" w14:textId="77777777">
        <w:trPr>
          <w:cantSplit/>
        </w:trPr>
        <w:tc>
          <w:tcPr>
            <w:tcW w:w="3000" w:type="dxa"/>
            <w:shd w:val="clear" w:color="auto" w:fill="F2F4F6"/>
            <w:tcMar>
              <w:top w:w="60" w:type="dxa"/>
              <w:left w:w="90" w:type="dxa"/>
              <w:bottom w:w="60" w:type="dxa"/>
              <w:right w:w="90" w:type="dxa"/>
            </w:tcMar>
          </w:tcPr>
          <w:p w:rsidR="0046729B" w:rsidRDefault="00767123" w14:paraId="45531E12" w14:textId="77777777">
            <w:pPr>
              <w:spacing w:after="0"/>
            </w:pPr>
            <w:r>
              <w:rPr>
                <w:sz w:val="17"/>
                <w:szCs w:val="17"/>
              </w:rPr>
              <w:t>React 18</w:t>
            </w:r>
          </w:p>
        </w:tc>
        <w:tc>
          <w:tcPr>
            <w:tcW w:w="7080" w:type="dxa"/>
            <w:shd w:val="clear" w:color="auto" w:fill="F2F4F6"/>
            <w:tcMar>
              <w:top w:w="60" w:type="dxa"/>
              <w:left w:w="90" w:type="dxa"/>
              <w:bottom w:w="60" w:type="dxa"/>
              <w:right w:w="90" w:type="dxa"/>
            </w:tcMar>
          </w:tcPr>
          <w:p w:rsidR="0046729B" w:rsidRDefault="00767123" w14:paraId="20B55F59" w14:textId="77777777">
            <w:pPr>
              <w:spacing w:after="0"/>
            </w:pPr>
            <w:r>
              <w:rPr>
                <w:sz w:val="17"/>
                <w:szCs w:val="17"/>
              </w:rPr>
              <w:t>JavaScript library for building single page application user interfaces. Meridian shell and Claims Copilot Micro-Frontend.</w:t>
            </w:r>
          </w:p>
        </w:tc>
      </w:tr>
      <w:tr w:rsidR="0046729B" w14:paraId="5686072A" w14:textId="77777777">
        <w:trPr>
          <w:cantSplit/>
        </w:trPr>
        <w:tc>
          <w:tcPr>
            <w:tcW w:w="3000" w:type="dxa"/>
            <w:tcMar>
              <w:top w:w="60" w:type="dxa"/>
              <w:left w:w="90" w:type="dxa"/>
              <w:bottom w:w="60" w:type="dxa"/>
              <w:right w:w="90" w:type="dxa"/>
            </w:tcMar>
          </w:tcPr>
          <w:p w:rsidR="0046729B" w:rsidRDefault="00767123" w14:paraId="4B3EE7CE" w14:textId="77777777">
            <w:pPr>
              <w:spacing w:after="0"/>
            </w:pPr>
            <w:r>
              <w:rPr>
                <w:sz w:val="17"/>
                <w:szCs w:val="17"/>
              </w:rPr>
              <w:t>Appian</w:t>
            </w:r>
          </w:p>
        </w:tc>
        <w:tc>
          <w:tcPr>
            <w:tcW w:w="7080" w:type="dxa"/>
            <w:tcMar>
              <w:top w:w="60" w:type="dxa"/>
              <w:left w:w="90" w:type="dxa"/>
              <w:bottom w:w="60" w:type="dxa"/>
              <w:right w:w="90" w:type="dxa"/>
            </w:tcMar>
          </w:tcPr>
          <w:p w:rsidR="0046729B" w:rsidRDefault="00767123" w14:paraId="474FABFE" w14:textId="77777777">
            <w:pPr>
              <w:spacing w:after="0"/>
            </w:pPr>
            <w:r>
              <w:rPr>
                <w:sz w:val="17"/>
                <w:szCs w:val="17"/>
              </w:rPr>
              <w:t>Low-code workflow platform – Claims Copilot Claims Administrator Workbench.</w:t>
            </w:r>
          </w:p>
        </w:tc>
      </w:tr>
    </w:tbl>
    <w:p w:rsidR="0046729B" w:rsidRDefault="00767123" w14:paraId="6ECDB291" w14:textId="6A2E368D">
      <w:pPr>
        <w:pStyle w:val="Heading3"/>
      </w:pPr>
      <w:bookmarkStart w:name="_Toc1507480921" w:id="569"/>
      <w:r>
        <w:t>Application Hosting</w:t>
      </w:r>
      <w:bookmarkEnd w:id="569"/>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3000"/>
        <w:gridCol w:w="7080"/>
      </w:tblGrid>
      <w:tr w:rsidR="0046729B" w14:paraId="6F396AA6" w14:textId="77777777">
        <w:trPr>
          <w:tblHeader/>
        </w:trPr>
        <w:tc>
          <w:tcPr>
            <w:tcW w:w="3000" w:type="dxa"/>
            <w:shd w:val="clear" w:color="auto" w:fill="1B2A47"/>
            <w:tcMar>
              <w:top w:w="60" w:type="dxa"/>
              <w:left w:w="90" w:type="dxa"/>
              <w:bottom w:w="60" w:type="dxa"/>
              <w:right w:w="90" w:type="dxa"/>
            </w:tcMar>
          </w:tcPr>
          <w:p w:rsidR="0046729B" w:rsidRDefault="00767123" w14:paraId="64485C7C" w14:textId="77777777">
            <w:pPr>
              <w:spacing w:after="0"/>
            </w:pPr>
            <w:r>
              <w:rPr>
                <w:b/>
                <w:bCs/>
                <w:color w:val="FFFFFF"/>
                <w:sz w:val="18"/>
                <w:szCs w:val="18"/>
              </w:rPr>
              <w:t>Platform</w:t>
            </w:r>
          </w:p>
        </w:tc>
        <w:tc>
          <w:tcPr>
            <w:tcW w:w="7080" w:type="dxa"/>
            <w:shd w:val="clear" w:color="auto" w:fill="1B2A47"/>
            <w:tcMar>
              <w:top w:w="60" w:type="dxa"/>
              <w:left w:w="90" w:type="dxa"/>
              <w:bottom w:w="60" w:type="dxa"/>
              <w:right w:w="90" w:type="dxa"/>
            </w:tcMar>
          </w:tcPr>
          <w:p w:rsidR="0046729B" w:rsidRDefault="00767123" w14:paraId="4710EBF8" w14:textId="77777777">
            <w:pPr>
              <w:spacing w:after="0"/>
            </w:pPr>
            <w:r>
              <w:rPr>
                <w:b/>
                <w:bCs/>
                <w:color w:val="FFFFFF"/>
                <w:sz w:val="18"/>
                <w:szCs w:val="18"/>
              </w:rPr>
              <w:t>Usage</w:t>
            </w:r>
          </w:p>
        </w:tc>
      </w:tr>
      <w:tr w:rsidR="0046729B" w14:paraId="6A4B0705" w14:textId="77777777">
        <w:trPr>
          <w:cantSplit/>
        </w:trPr>
        <w:tc>
          <w:tcPr>
            <w:tcW w:w="3000" w:type="dxa"/>
            <w:tcMar>
              <w:top w:w="60" w:type="dxa"/>
              <w:left w:w="90" w:type="dxa"/>
              <w:bottom w:w="60" w:type="dxa"/>
              <w:right w:w="90" w:type="dxa"/>
            </w:tcMar>
          </w:tcPr>
          <w:p w:rsidR="0046729B" w:rsidRDefault="00767123" w14:paraId="08BD4F2E" w14:textId="77777777">
            <w:pPr>
              <w:spacing w:after="0"/>
            </w:pPr>
            <w:r>
              <w:rPr>
                <w:sz w:val="17"/>
                <w:szCs w:val="17"/>
              </w:rPr>
              <w:t>Azure App Service</w:t>
            </w:r>
          </w:p>
        </w:tc>
        <w:tc>
          <w:tcPr>
            <w:tcW w:w="7080" w:type="dxa"/>
            <w:tcMar>
              <w:top w:w="60" w:type="dxa"/>
              <w:left w:w="90" w:type="dxa"/>
              <w:bottom w:w="60" w:type="dxa"/>
              <w:right w:w="90" w:type="dxa"/>
            </w:tcMar>
          </w:tcPr>
          <w:p w:rsidR="0046729B" w:rsidRDefault="00767123" w14:paraId="61934856" w14:textId="77777777">
            <w:pPr>
              <w:spacing w:after="0"/>
            </w:pPr>
            <w:r>
              <w:rPr>
                <w:sz w:val="17"/>
                <w:szCs w:val="17"/>
              </w:rPr>
              <w:t>Build and deploy web applications.</w:t>
            </w:r>
          </w:p>
        </w:tc>
      </w:tr>
      <w:tr w:rsidR="0046729B" w14:paraId="0EF508DE" w14:textId="77777777">
        <w:trPr>
          <w:cantSplit/>
        </w:trPr>
        <w:tc>
          <w:tcPr>
            <w:tcW w:w="3000" w:type="dxa"/>
            <w:shd w:val="clear" w:color="auto" w:fill="F2F4F6"/>
            <w:tcMar>
              <w:top w:w="60" w:type="dxa"/>
              <w:left w:w="90" w:type="dxa"/>
              <w:bottom w:w="60" w:type="dxa"/>
              <w:right w:w="90" w:type="dxa"/>
            </w:tcMar>
          </w:tcPr>
          <w:p w:rsidR="0046729B" w:rsidRDefault="00767123" w14:paraId="5B594DB7" w14:textId="77777777">
            <w:pPr>
              <w:spacing w:after="0"/>
            </w:pPr>
            <w:r>
              <w:rPr>
                <w:sz w:val="17"/>
                <w:szCs w:val="17"/>
              </w:rPr>
              <w:t>Application Gateway</w:t>
            </w:r>
          </w:p>
        </w:tc>
        <w:tc>
          <w:tcPr>
            <w:tcW w:w="7080" w:type="dxa"/>
            <w:shd w:val="clear" w:color="auto" w:fill="F2F4F6"/>
            <w:tcMar>
              <w:top w:w="60" w:type="dxa"/>
              <w:left w:w="90" w:type="dxa"/>
              <w:bottom w:w="60" w:type="dxa"/>
              <w:right w:w="90" w:type="dxa"/>
            </w:tcMar>
          </w:tcPr>
          <w:p w:rsidR="0046729B" w:rsidRDefault="00767123" w14:paraId="0C074BD6" w14:textId="77777777">
            <w:pPr>
              <w:spacing w:after="0"/>
            </w:pPr>
            <w:r>
              <w:rPr>
                <w:sz w:val="17"/>
                <w:szCs w:val="17"/>
              </w:rPr>
              <w:t>Cloud load balancing for web applications.</w:t>
            </w:r>
          </w:p>
        </w:tc>
      </w:tr>
      <w:tr w:rsidR="0046729B" w14:paraId="72E57D43" w14:textId="77777777">
        <w:trPr>
          <w:cantSplit/>
        </w:trPr>
        <w:tc>
          <w:tcPr>
            <w:tcW w:w="3000" w:type="dxa"/>
            <w:tcMar>
              <w:top w:w="60" w:type="dxa"/>
              <w:left w:w="90" w:type="dxa"/>
              <w:bottom w:w="60" w:type="dxa"/>
              <w:right w:w="90" w:type="dxa"/>
            </w:tcMar>
          </w:tcPr>
          <w:p w:rsidR="0046729B" w:rsidRDefault="00767123" w14:paraId="6961E1FF" w14:textId="77777777">
            <w:pPr>
              <w:spacing w:after="0"/>
            </w:pPr>
            <w:r>
              <w:rPr>
                <w:sz w:val="17"/>
                <w:szCs w:val="17"/>
              </w:rPr>
              <w:t>Cloudflare WAF</w:t>
            </w:r>
          </w:p>
        </w:tc>
        <w:tc>
          <w:tcPr>
            <w:tcW w:w="7080" w:type="dxa"/>
            <w:tcMar>
              <w:top w:w="60" w:type="dxa"/>
              <w:left w:w="90" w:type="dxa"/>
              <w:bottom w:w="60" w:type="dxa"/>
              <w:right w:w="90" w:type="dxa"/>
            </w:tcMar>
          </w:tcPr>
          <w:p w:rsidR="0046729B" w:rsidRDefault="00767123" w14:paraId="6B27DA10" w14:textId="77777777">
            <w:pPr>
              <w:spacing w:after="0"/>
            </w:pPr>
            <w:r>
              <w:rPr>
                <w:sz w:val="17"/>
                <w:szCs w:val="17"/>
              </w:rPr>
              <w:t>Web application firewall.</w:t>
            </w:r>
          </w:p>
        </w:tc>
      </w:tr>
    </w:tbl>
    <w:p w:rsidR="0046729B" w:rsidRDefault="00767123" w14:paraId="69037171" w14:textId="143441D3">
      <w:pPr>
        <w:pStyle w:val="Heading3"/>
      </w:pPr>
      <w:bookmarkStart w:name="_Toc1434864325" w:id="570"/>
      <w:r>
        <w:t>Document Management</w:t>
      </w:r>
      <w:bookmarkEnd w:id="570"/>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3000"/>
        <w:gridCol w:w="7080"/>
      </w:tblGrid>
      <w:tr w:rsidR="0046729B" w14:paraId="6701B987" w14:textId="77777777">
        <w:trPr>
          <w:tblHeader/>
        </w:trPr>
        <w:tc>
          <w:tcPr>
            <w:tcW w:w="3000" w:type="dxa"/>
            <w:shd w:val="clear" w:color="auto" w:fill="1B2A47"/>
            <w:tcMar>
              <w:top w:w="60" w:type="dxa"/>
              <w:left w:w="90" w:type="dxa"/>
              <w:bottom w:w="60" w:type="dxa"/>
              <w:right w:w="90" w:type="dxa"/>
            </w:tcMar>
          </w:tcPr>
          <w:p w:rsidR="0046729B" w:rsidRDefault="00767123" w14:paraId="4423F0DD" w14:textId="77777777">
            <w:pPr>
              <w:spacing w:after="0"/>
            </w:pPr>
            <w:r>
              <w:rPr>
                <w:b/>
                <w:bCs/>
                <w:color w:val="FFFFFF"/>
                <w:sz w:val="18"/>
                <w:szCs w:val="18"/>
              </w:rPr>
              <w:t>Platform</w:t>
            </w:r>
          </w:p>
        </w:tc>
        <w:tc>
          <w:tcPr>
            <w:tcW w:w="7080" w:type="dxa"/>
            <w:shd w:val="clear" w:color="auto" w:fill="1B2A47"/>
            <w:tcMar>
              <w:top w:w="60" w:type="dxa"/>
              <w:left w:w="90" w:type="dxa"/>
              <w:bottom w:w="60" w:type="dxa"/>
              <w:right w:w="90" w:type="dxa"/>
            </w:tcMar>
          </w:tcPr>
          <w:p w:rsidR="0046729B" w:rsidRDefault="00767123" w14:paraId="31DC2EF2" w14:textId="77777777">
            <w:pPr>
              <w:spacing w:after="0"/>
            </w:pPr>
            <w:r>
              <w:rPr>
                <w:b/>
                <w:bCs/>
                <w:color w:val="FFFFFF"/>
                <w:sz w:val="18"/>
                <w:szCs w:val="18"/>
              </w:rPr>
              <w:t>Usage</w:t>
            </w:r>
          </w:p>
        </w:tc>
      </w:tr>
      <w:tr w:rsidR="0046729B" w14:paraId="58627F66" w14:textId="77777777">
        <w:trPr>
          <w:cantSplit/>
        </w:trPr>
        <w:tc>
          <w:tcPr>
            <w:tcW w:w="3000" w:type="dxa"/>
            <w:tcMar>
              <w:top w:w="60" w:type="dxa"/>
              <w:left w:w="90" w:type="dxa"/>
              <w:bottom w:w="60" w:type="dxa"/>
              <w:right w:w="90" w:type="dxa"/>
            </w:tcMar>
          </w:tcPr>
          <w:p w:rsidR="0046729B" w:rsidRDefault="00767123" w14:paraId="4837520D" w14:textId="77777777">
            <w:pPr>
              <w:spacing w:after="0"/>
            </w:pPr>
            <w:r>
              <w:rPr>
                <w:sz w:val="17"/>
                <w:szCs w:val="17"/>
              </w:rPr>
              <w:t>ECM – FileNet</w:t>
            </w:r>
          </w:p>
        </w:tc>
        <w:tc>
          <w:tcPr>
            <w:tcW w:w="7080" w:type="dxa"/>
            <w:tcMar>
              <w:top w:w="60" w:type="dxa"/>
              <w:left w:w="90" w:type="dxa"/>
              <w:bottom w:w="60" w:type="dxa"/>
              <w:right w:w="90" w:type="dxa"/>
            </w:tcMar>
          </w:tcPr>
          <w:p w:rsidR="0046729B" w:rsidRDefault="00767123" w14:paraId="0D5386AE" w14:textId="77777777">
            <w:pPr>
              <w:spacing w:after="0"/>
            </w:pPr>
            <w:r>
              <w:rPr>
                <w:sz w:val="17"/>
                <w:szCs w:val="17"/>
              </w:rPr>
              <w:t>Enterprise Content Management – system of record for Commercial Risk claims documents.</w:t>
            </w:r>
          </w:p>
        </w:tc>
      </w:tr>
      <w:tr w:rsidR="0046729B" w14:paraId="3FF3D009" w14:textId="77777777">
        <w:trPr>
          <w:cantSplit/>
        </w:trPr>
        <w:tc>
          <w:tcPr>
            <w:tcW w:w="3000" w:type="dxa"/>
            <w:shd w:val="clear" w:color="auto" w:fill="F2F4F6"/>
            <w:tcMar>
              <w:top w:w="60" w:type="dxa"/>
              <w:left w:w="90" w:type="dxa"/>
              <w:bottom w:w="60" w:type="dxa"/>
              <w:right w:w="90" w:type="dxa"/>
            </w:tcMar>
          </w:tcPr>
          <w:p w:rsidR="0046729B" w:rsidRDefault="00767123" w14:paraId="55BE631D" w14:textId="77777777">
            <w:pPr>
              <w:spacing w:after="0"/>
            </w:pPr>
            <w:r>
              <w:rPr>
                <w:sz w:val="17"/>
                <w:szCs w:val="17"/>
              </w:rPr>
              <w:t>S-DMS (Smart-DMS)</w:t>
            </w:r>
          </w:p>
        </w:tc>
        <w:tc>
          <w:tcPr>
            <w:tcW w:w="7080" w:type="dxa"/>
            <w:shd w:val="clear" w:color="auto" w:fill="F2F4F6"/>
            <w:tcMar>
              <w:top w:w="60" w:type="dxa"/>
              <w:left w:w="90" w:type="dxa"/>
              <w:bottom w:w="60" w:type="dxa"/>
              <w:right w:w="90" w:type="dxa"/>
            </w:tcMar>
          </w:tcPr>
          <w:p w:rsidR="0046729B" w:rsidRDefault="00767123" w14:paraId="03ED416E" w14:textId="77777777">
            <w:pPr>
              <w:spacing w:after="0"/>
            </w:pPr>
            <w:r>
              <w:rPr>
                <w:sz w:val="17"/>
                <w:szCs w:val="17"/>
              </w:rPr>
              <w:t>DocuSign-based Document Management Platform supporting the Meridian portal; access-controlled proxy over ECM.</w:t>
            </w:r>
          </w:p>
        </w:tc>
      </w:tr>
      <w:tr w:rsidR="0046729B" w14:paraId="6C46C385" w14:textId="77777777">
        <w:trPr>
          <w:cantSplit/>
        </w:trPr>
        <w:tc>
          <w:tcPr>
            <w:tcW w:w="3000" w:type="dxa"/>
            <w:tcMar>
              <w:top w:w="60" w:type="dxa"/>
              <w:left w:w="90" w:type="dxa"/>
              <w:bottom w:w="60" w:type="dxa"/>
              <w:right w:w="90" w:type="dxa"/>
            </w:tcMar>
          </w:tcPr>
          <w:p w:rsidR="0046729B" w:rsidRDefault="00767123" w14:paraId="0780B028" w14:textId="77777777">
            <w:pPr>
              <w:spacing w:after="0"/>
            </w:pPr>
            <w:r>
              <w:rPr>
                <w:sz w:val="17"/>
                <w:szCs w:val="17"/>
              </w:rPr>
              <w:t>SmartCOMM</w:t>
            </w:r>
          </w:p>
        </w:tc>
        <w:tc>
          <w:tcPr>
            <w:tcW w:w="7080" w:type="dxa"/>
            <w:tcMar>
              <w:top w:w="60" w:type="dxa"/>
              <w:left w:w="90" w:type="dxa"/>
              <w:bottom w:w="60" w:type="dxa"/>
              <w:right w:w="90" w:type="dxa"/>
            </w:tcMar>
          </w:tcPr>
          <w:p w:rsidR="0046729B" w:rsidRDefault="00767123" w14:paraId="6EF29B90" w14:textId="77777777">
            <w:pPr>
              <w:spacing w:after="0"/>
            </w:pPr>
            <w:r>
              <w:rPr>
                <w:sz w:val="17"/>
                <w:szCs w:val="17"/>
              </w:rPr>
              <w:t>Document generation.</w:t>
            </w:r>
          </w:p>
        </w:tc>
      </w:tr>
      <w:tr w:rsidR="0046729B" w14:paraId="0AD3E68C" w14:textId="77777777">
        <w:trPr>
          <w:cantSplit/>
        </w:trPr>
        <w:tc>
          <w:tcPr>
            <w:tcW w:w="3000" w:type="dxa"/>
            <w:shd w:val="clear" w:color="auto" w:fill="F2F4F6"/>
            <w:tcMar>
              <w:top w:w="60" w:type="dxa"/>
              <w:left w:w="90" w:type="dxa"/>
              <w:bottom w:w="60" w:type="dxa"/>
              <w:right w:w="90" w:type="dxa"/>
            </w:tcMar>
          </w:tcPr>
          <w:p w:rsidR="0046729B" w:rsidRDefault="00767123" w14:paraId="71C7A7D8" w14:textId="77777777">
            <w:pPr>
              <w:spacing w:after="0"/>
            </w:pPr>
            <w:r>
              <w:rPr>
                <w:sz w:val="17"/>
                <w:szCs w:val="17"/>
              </w:rPr>
              <w:t>DocuSign</w:t>
            </w:r>
          </w:p>
        </w:tc>
        <w:tc>
          <w:tcPr>
            <w:tcW w:w="7080" w:type="dxa"/>
            <w:shd w:val="clear" w:color="auto" w:fill="F2F4F6"/>
            <w:tcMar>
              <w:top w:w="60" w:type="dxa"/>
              <w:left w:w="90" w:type="dxa"/>
              <w:bottom w:w="60" w:type="dxa"/>
              <w:right w:w="90" w:type="dxa"/>
            </w:tcMar>
          </w:tcPr>
          <w:p w:rsidR="0046729B" w:rsidRDefault="00767123" w14:paraId="137F0447" w14:textId="77777777">
            <w:pPr>
              <w:spacing w:after="0"/>
            </w:pPr>
            <w:r>
              <w:rPr>
                <w:sz w:val="17"/>
                <w:szCs w:val="17"/>
              </w:rPr>
              <w:t>Document electronic signatures.</w:t>
            </w:r>
          </w:p>
        </w:tc>
      </w:tr>
      <w:tr w:rsidR="0046729B" w14:paraId="797F25D4" w14:textId="77777777">
        <w:trPr>
          <w:cantSplit/>
        </w:trPr>
        <w:tc>
          <w:tcPr>
            <w:tcW w:w="3000" w:type="dxa"/>
            <w:tcMar>
              <w:top w:w="60" w:type="dxa"/>
              <w:left w:w="90" w:type="dxa"/>
              <w:bottom w:w="60" w:type="dxa"/>
              <w:right w:w="90" w:type="dxa"/>
            </w:tcMar>
          </w:tcPr>
          <w:p w:rsidR="0046729B" w:rsidRDefault="00767123" w14:paraId="7E4038A9" w14:textId="77777777">
            <w:pPr>
              <w:spacing w:after="0"/>
            </w:pPr>
            <w:r>
              <w:rPr>
                <w:sz w:val="17"/>
                <w:szCs w:val="17"/>
              </w:rPr>
              <w:t>LRS</w:t>
            </w:r>
          </w:p>
        </w:tc>
        <w:tc>
          <w:tcPr>
            <w:tcW w:w="7080" w:type="dxa"/>
            <w:tcMar>
              <w:top w:w="60" w:type="dxa"/>
              <w:left w:w="90" w:type="dxa"/>
              <w:bottom w:w="60" w:type="dxa"/>
              <w:right w:w="90" w:type="dxa"/>
            </w:tcMar>
          </w:tcPr>
          <w:p w:rsidR="0046729B" w:rsidRDefault="00767123" w14:paraId="00CAA741" w14:textId="77777777">
            <w:pPr>
              <w:spacing w:after="0"/>
            </w:pPr>
            <w:r>
              <w:rPr>
                <w:sz w:val="17"/>
                <w:szCs w:val="17"/>
              </w:rPr>
              <w:t>Document printing, hosted by Aon Data Center.</w:t>
            </w:r>
          </w:p>
        </w:tc>
      </w:tr>
      <w:tr w:rsidR="0046729B" w14:paraId="6D0B267E" w14:textId="77777777">
        <w:trPr>
          <w:cantSplit/>
        </w:trPr>
        <w:tc>
          <w:tcPr>
            <w:tcW w:w="3000" w:type="dxa"/>
            <w:shd w:val="clear" w:color="auto" w:fill="F2F4F6"/>
            <w:tcMar>
              <w:top w:w="60" w:type="dxa"/>
              <w:left w:w="90" w:type="dxa"/>
              <w:bottom w:w="60" w:type="dxa"/>
              <w:right w:w="90" w:type="dxa"/>
            </w:tcMar>
          </w:tcPr>
          <w:p w:rsidR="0046729B" w:rsidRDefault="00767123" w14:paraId="1DDB1F38" w14:textId="77777777">
            <w:pPr>
              <w:spacing w:after="0"/>
            </w:pPr>
            <w:r>
              <w:rPr>
                <w:sz w:val="17"/>
                <w:szCs w:val="17"/>
              </w:rPr>
              <w:t>Draftable</w:t>
            </w:r>
          </w:p>
        </w:tc>
        <w:tc>
          <w:tcPr>
            <w:tcW w:w="7080" w:type="dxa"/>
            <w:shd w:val="clear" w:color="auto" w:fill="F2F4F6"/>
            <w:tcMar>
              <w:top w:w="60" w:type="dxa"/>
              <w:left w:w="90" w:type="dxa"/>
              <w:bottom w:w="60" w:type="dxa"/>
              <w:right w:w="90" w:type="dxa"/>
            </w:tcMar>
          </w:tcPr>
          <w:p w:rsidR="0046729B" w:rsidRDefault="00767123" w14:paraId="7A496741" w14:textId="77777777">
            <w:pPr>
              <w:spacing w:after="0"/>
            </w:pPr>
            <w:r>
              <w:rPr>
                <w:sz w:val="17"/>
                <w:szCs w:val="17"/>
              </w:rPr>
              <w:t>Document compare (AWS provider-hosted SaaS).</w:t>
            </w:r>
          </w:p>
        </w:tc>
      </w:tr>
    </w:tbl>
    <w:p w:rsidR="0046729B" w:rsidRDefault="00767123" w14:paraId="5FD08F9B" w14:textId="444D889B">
      <w:pPr>
        <w:pStyle w:val="Heading3"/>
      </w:pPr>
      <w:bookmarkStart w:name="_Toc554467543" w:id="571"/>
      <w:r>
        <w:t>Programming Language</w:t>
      </w:r>
      <w:bookmarkEnd w:id="571"/>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3000"/>
        <w:gridCol w:w="7080"/>
      </w:tblGrid>
      <w:tr w:rsidR="0046729B" w14:paraId="5F490DC7" w14:textId="77777777">
        <w:trPr>
          <w:tblHeader/>
        </w:trPr>
        <w:tc>
          <w:tcPr>
            <w:tcW w:w="3000" w:type="dxa"/>
            <w:shd w:val="clear" w:color="auto" w:fill="1B2A47"/>
            <w:tcMar>
              <w:top w:w="60" w:type="dxa"/>
              <w:left w:w="90" w:type="dxa"/>
              <w:bottom w:w="60" w:type="dxa"/>
              <w:right w:w="90" w:type="dxa"/>
            </w:tcMar>
          </w:tcPr>
          <w:p w:rsidR="0046729B" w:rsidRDefault="00767123" w14:paraId="5F22136F" w14:textId="77777777">
            <w:pPr>
              <w:spacing w:after="0"/>
            </w:pPr>
            <w:r>
              <w:rPr>
                <w:b/>
                <w:bCs/>
                <w:color w:val="FFFFFF"/>
                <w:sz w:val="18"/>
                <w:szCs w:val="18"/>
              </w:rPr>
              <w:t>Platform</w:t>
            </w:r>
          </w:p>
        </w:tc>
        <w:tc>
          <w:tcPr>
            <w:tcW w:w="7080" w:type="dxa"/>
            <w:shd w:val="clear" w:color="auto" w:fill="1B2A47"/>
            <w:tcMar>
              <w:top w:w="60" w:type="dxa"/>
              <w:left w:w="90" w:type="dxa"/>
              <w:bottom w:w="60" w:type="dxa"/>
              <w:right w:w="90" w:type="dxa"/>
            </w:tcMar>
          </w:tcPr>
          <w:p w:rsidR="0046729B" w:rsidRDefault="00767123" w14:paraId="39507945" w14:textId="77777777">
            <w:pPr>
              <w:spacing w:after="0"/>
            </w:pPr>
            <w:r>
              <w:rPr>
                <w:b/>
                <w:bCs/>
                <w:color w:val="FFFFFF"/>
                <w:sz w:val="18"/>
                <w:szCs w:val="18"/>
              </w:rPr>
              <w:t>Usage</w:t>
            </w:r>
          </w:p>
        </w:tc>
      </w:tr>
      <w:tr w:rsidR="0046729B" w14:paraId="507357D7" w14:textId="77777777">
        <w:trPr>
          <w:cantSplit/>
        </w:trPr>
        <w:tc>
          <w:tcPr>
            <w:tcW w:w="3000" w:type="dxa"/>
            <w:tcMar>
              <w:top w:w="60" w:type="dxa"/>
              <w:left w:w="90" w:type="dxa"/>
              <w:bottom w:w="60" w:type="dxa"/>
              <w:right w:w="90" w:type="dxa"/>
            </w:tcMar>
          </w:tcPr>
          <w:p w:rsidR="0046729B" w:rsidRDefault="00767123" w14:paraId="10A27099" w14:textId="77777777">
            <w:pPr>
              <w:spacing w:after="0"/>
            </w:pPr>
            <w:r>
              <w:rPr>
                <w:sz w:val="17"/>
                <w:szCs w:val="17"/>
              </w:rPr>
              <w:t>React 18</w:t>
            </w:r>
          </w:p>
        </w:tc>
        <w:tc>
          <w:tcPr>
            <w:tcW w:w="7080" w:type="dxa"/>
            <w:tcMar>
              <w:top w:w="60" w:type="dxa"/>
              <w:left w:w="90" w:type="dxa"/>
              <w:bottom w:w="60" w:type="dxa"/>
              <w:right w:w="90" w:type="dxa"/>
            </w:tcMar>
          </w:tcPr>
          <w:p w:rsidR="0046729B" w:rsidRDefault="00767123" w14:paraId="42C6673D" w14:textId="77777777">
            <w:pPr>
              <w:spacing w:after="0"/>
            </w:pPr>
            <w:r>
              <w:rPr>
                <w:sz w:val="17"/>
                <w:szCs w:val="17"/>
              </w:rPr>
              <w:t>Client-facing web user interface development, built with the United UI control set and delivered as a Micro-Frontend within the Meridian shell.</w:t>
            </w:r>
          </w:p>
        </w:tc>
      </w:tr>
      <w:tr w:rsidR="0046729B" w14:paraId="2A328A2B" w14:textId="77777777">
        <w:trPr>
          <w:cantSplit/>
        </w:trPr>
        <w:tc>
          <w:tcPr>
            <w:tcW w:w="3000" w:type="dxa"/>
            <w:shd w:val="clear" w:color="auto" w:fill="F2F4F6"/>
            <w:tcMar>
              <w:top w:w="60" w:type="dxa"/>
              <w:left w:w="90" w:type="dxa"/>
              <w:bottom w:w="60" w:type="dxa"/>
              <w:right w:w="90" w:type="dxa"/>
            </w:tcMar>
          </w:tcPr>
          <w:p w:rsidR="0046729B" w:rsidRDefault="00767123" w14:paraId="73FDB449" w14:textId="77777777">
            <w:pPr>
              <w:spacing w:after="0"/>
            </w:pPr>
            <w:r>
              <w:rPr>
                <w:sz w:val="17"/>
                <w:szCs w:val="17"/>
              </w:rPr>
              <w:t>Python</w:t>
            </w:r>
          </w:p>
        </w:tc>
        <w:tc>
          <w:tcPr>
            <w:tcW w:w="7080" w:type="dxa"/>
            <w:shd w:val="clear" w:color="auto" w:fill="F2F4F6"/>
            <w:tcMar>
              <w:top w:w="60" w:type="dxa"/>
              <w:left w:w="90" w:type="dxa"/>
              <w:bottom w:w="60" w:type="dxa"/>
              <w:right w:w="90" w:type="dxa"/>
            </w:tcMar>
          </w:tcPr>
          <w:p w:rsidR="0046729B" w:rsidRDefault="00767123" w14:paraId="66FA44E9" w14:textId="77777777">
            <w:pPr>
              <w:spacing w:after="0"/>
            </w:pPr>
            <w:r>
              <w:rPr>
                <w:sz w:val="17"/>
                <w:szCs w:val="17"/>
              </w:rPr>
              <w:t>Application services and API development, and Databricks development.</w:t>
            </w:r>
          </w:p>
        </w:tc>
      </w:tr>
      <w:tr w:rsidR="0046729B" w14:paraId="3FD865F3" w14:textId="77777777">
        <w:trPr>
          <w:cantSplit/>
        </w:trPr>
        <w:tc>
          <w:tcPr>
            <w:tcW w:w="3000" w:type="dxa"/>
            <w:tcMar>
              <w:top w:w="60" w:type="dxa"/>
              <w:left w:w="90" w:type="dxa"/>
              <w:bottom w:w="60" w:type="dxa"/>
              <w:right w:w="90" w:type="dxa"/>
            </w:tcMar>
          </w:tcPr>
          <w:p w:rsidR="0046729B" w:rsidRDefault="00767123" w14:paraId="6FEB6032" w14:textId="77777777">
            <w:pPr>
              <w:spacing w:after="0"/>
            </w:pPr>
            <w:r>
              <w:rPr>
                <w:sz w:val="17"/>
                <w:szCs w:val="17"/>
              </w:rPr>
              <w:t>Appian (low-code)</w:t>
            </w:r>
          </w:p>
        </w:tc>
        <w:tc>
          <w:tcPr>
            <w:tcW w:w="7080" w:type="dxa"/>
            <w:tcMar>
              <w:top w:w="60" w:type="dxa"/>
              <w:left w:w="90" w:type="dxa"/>
              <w:bottom w:w="60" w:type="dxa"/>
              <w:right w:w="90" w:type="dxa"/>
            </w:tcMar>
          </w:tcPr>
          <w:p w:rsidR="0046729B" w:rsidRDefault="00767123" w14:paraId="33D6506E" w14:textId="77777777">
            <w:pPr>
              <w:spacing w:after="0"/>
            </w:pPr>
            <w:r>
              <w:rPr>
                <w:sz w:val="17"/>
                <w:szCs w:val="17"/>
              </w:rPr>
              <w:t>Claims workflow configuration and the Claims Administrator Workbench on the underlying Appian platform.</w:t>
            </w:r>
          </w:p>
        </w:tc>
      </w:tr>
    </w:tbl>
    <w:p w:rsidR="0046729B" w:rsidRDefault="00767123" w14:paraId="6BCBFAE2" w14:textId="0BEF41F2">
      <w:pPr>
        <w:pStyle w:val="Heading3"/>
      </w:pPr>
      <w:bookmarkStart w:name="_Toc1134116330" w:id="572"/>
      <w:r>
        <w:t>Asynchronous Messaging &amp; Process Orchestration</w:t>
      </w:r>
      <w:bookmarkEnd w:id="572"/>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3000"/>
        <w:gridCol w:w="7080"/>
      </w:tblGrid>
      <w:tr w:rsidR="0046729B" w14:paraId="365974AC" w14:textId="77777777">
        <w:trPr>
          <w:tblHeader/>
        </w:trPr>
        <w:tc>
          <w:tcPr>
            <w:tcW w:w="3000" w:type="dxa"/>
            <w:shd w:val="clear" w:color="auto" w:fill="1B2A47"/>
            <w:tcMar>
              <w:top w:w="60" w:type="dxa"/>
              <w:left w:w="90" w:type="dxa"/>
              <w:bottom w:w="60" w:type="dxa"/>
              <w:right w:w="90" w:type="dxa"/>
            </w:tcMar>
          </w:tcPr>
          <w:p w:rsidR="0046729B" w:rsidRDefault="00767123" w14:paraId="0B64A79E" w14:textId="77777777">
            <w:pPr>
              <w:spacing w:after="0"/>
            </w:pPr>
            <w:r>
              <w:rPr>
                <w:b/>
                <w:bCs/>
                <w:color w:val="FFFFFF"/>
                <w:sz w:val="18"/>
                <w:szCs w:val="18"/>
              </w:rPr>
              <w:t>Platform</w:t>
            </w:r>
          </w:p>
        </w:tc>
        <w:tc>
          <w:tcPr>
            <w:tcW w:w="7080" w:type="dxa"/>
            <w:shd w:val="clear" w:color="auto" w:fill="1B2A47"/>
            <w:tcMar>
              <w:top w:w="60" w:type="dxa"/>
              <w:left w:w="90" w:type="dxa"/>
              <w:bottom w:w="60" w:type="dxa"/>
              <w:right w:w="90" w:type="dxa"/>
            </w:tcMar>
          </w:tcPr>
          <w:p w:rsidR="0046729B" w:rsidRDefault="00767123" w14:paraId="2F7F0116" w14:textId="77777777">
            <w:pPr>
              <w:spacing w:after="0"/>
            </w:pPr>
            <w:r>
              <w:rPr>
                <w:b/>
                <w:bCs/>
                <w:color w:val="FFFFFF"/>
                <w:sz w:val="18"/>
                <w:szCs w:val="18"/>
              </w:rPr>
              <w:t>Usage</w:t>
            </w:r>
          </w:p>
        </w:tc>
      </w:tr>
      <w:tr w:rsidR="0046729B" w14:paraId="365AFB70" w14:textId="77777777">
        <w:trPr>
          <w:cantSplit/>
        </w:trPr>
        <w:tc>
          <w:tcPr>
            <w:tcW w:w="3000" w:type="dxa"/>
            <w:tcMar>
              <w:top w:w="60" w:type="dxa"/>
              <w:left w:w="90" w:type="dxa"/>
              <w:bottom w:w="60" w:type="dxa"/>
              <w:right w:w="90" w:type="dxa"/>
            </w:tcMar>
          </w:tcPr>
          <w:p w:rsidR="0046729B" w:rsidRDefault="00767123" w14:paraId="20DDAF7F" w14:textId="77777777">
            <w:pPr>
              <w:spacing w:after="0"/>
            </w:pPr>
            <w:r>
              <w:rPr>
                <w:sz w:val="17"/>
                <w:szCs w:val="17"/>
              </w:rPr>
              <w:t>Azure Queue Storage</w:t>
            </w:r>
          </w:p>
        </w:tc>
        <w:tc>
          <w:tcPr>
            <w:tcW w:w="7080" w:type="dxa"/>
            <w:tcMar>
              <w:top w:w="60" w:type="dxa"/>
              <w:left w:w="90" w:type="dxa"/>
              <w:bottom w:w="60" w:type="dxa"/>
              <w:right w:w="90" w:type="dxa"/>
            </w:tcMar>
          </w:tcPr>
          <w:p w:rsidR="0046729B" w:rsidRDefault="00767123" w14:paraId="73A259C6" w14:textId="77777777">
            <w:pPr>
              <w:spacing w:after="0"/>
            </w:pPr>
            <w:r>
              <w:rPr>
                <w:sz w:val="17"/>
                <w:szCs w:val="17"/>
              </w:rPr>
              <w:t>Message broker.</w:t>
            </w:r>
          </w:p>
        </w:tc>
      </w:tr>
      <w:tr w:rsidR="0046729B" w14:paraId="797B6BBE" w14:textId="77777777">
        <w:trPr>
          <w:cantSplit/>
        </w:trPr>
        <w:tc>
          <w:tcPr>
            <w:tcW w:w="3000" w:type="dxa"/>
            <w:shd w:val="clear" w:color="auto" w:fill="F2F4F6"/>
            <w:tcMar>
              <w:top w:w="60" w:type="dxa"/>
              <w:left w:w="90" w:type="dxa"/>
              <w:bottom w:w="60" w:type="dxa"/>
              <w:right w:w="90" w:type="dxa"/>
            </w:tcMar>
          </w:tcPr>
          <w:p w:rsidR="0046729B" w:rsidRDefault="00767123" w14:paraId="5B6CD0ED" w14:textId="77777777">
            <w:pPr>
              <w:spacing w:after="0"/>
            </w:pPr>
            <w:r>
              <w:rPr>
                <w:sz w:val="17"/>
                <w:szCs w:val="17"/>
              </w:rPr>
              <w:t>Azure Service Bus</w:t>
            </w:r>
          </w:p>
        </w:tc>
        <w:tc>
          <w:tcPr>
            <w:tcW w:w="7080" w:type="dxa"/>
            <w:shd w:val="clear" w:color="auto" w:fill="F2F4F6"/>
            <w:tcMar>
              <w:top w:w="60" w:type="dxa"/>
              <w:left w:w="90" w:type="dxa"/>
              <w:bottom w:w="60" w:type="dxa"/>
              <w:right w:w="90" w:type="dxa"/>
            </w:tcMar>
          </w:tcPr>
          <w:p w:rsidR="0046729B" w:rsidRDefault="00767123" w14:paraId="7897FABF" w14:textId="77777777">
            <w:pPr>
              <w:spacing w:after="0"/>
            </w:pPr>
            <w:r>
              <w:rPr>
                <w:sz w:val="17"/>
                <w:szCs w:val="17"/>
              </w:rPr>
              <w:t>Message broker.</w:t>
            </w:r>
          </w:p>
        </w:tc>
      </w:tr>
      <w:tr w:rsidR="0046729B" w14:paraId="46D2457F" w14:textId="77777777">
        <w:trPr>
          <w:cantSplit/>
        </w:trPr>
        <w:tc>
          <w:tcPr>
            <w:tcW w:w="3000" w:type="dxa"/>
            <w:tcMar>
              <w:top w:w="60" w:type="dxa"/>
              <w:left w:w="90" w:type="dxa"/>
              <w:bottom w:w="60" w:type="dxa"/>
              <w:right w:w="90" w:type="dxa"/>
            </w:tcMar>
          </w:tcPr>
          <w:p w:rsidR="0046729B" w:rsidRDefault="00767123" w14:paraId="0EE149B1" w14:textId="77777777">
            <w:pPr>
              <w:spacing w:after="0"/>
            </w:pPr>
            <w:r>
              <w:rPr>
                <w:sz w:val="17"/>
                <w:szCs w:val="17"/>
              </w:rPr>
              <w:t>Azure Functions</w:t>
            </w:r>
          </w:p>
        </w:tc>
        <w:tc>
          <w:tcPr>
            <w:tcW w:w="7080" w:type="dxa"/>
            <w:tcMar>
              <w:top w:w="60" w:type="dxa"/>
              <w:left w:w="90" w:type="dxa"/>
              <w:bottom w:w="60" w:type="dxa"/>
              <w:right w:w="90" w:type="dxa"/>
            </w:tcMar>
          </w:tcPr>
          <w:p w:rsidR="0046729B" w:rsidRDefault="00767123" w14:paraId="73D4D3E7" w14:textId="77777777">
            <w:pPr>
              <w:spacing w:after="0"/>
            </w:pPr>
            <w:r>
              <w:rPr>
                <w:sz w:val="17"/>
                <w:szCs w:val="17"/>
              </w:rPr>
              <w:t>Worker.</w:t>
            </w:r>
          </w:p>
        </w:tc>
      </w:tr>
    </w:tbl>
    <w:p w:rsidR="0046729B" w:rsidRDefault="00767123" w14:paraId="0BC0E74A" w14:textId="662586AE">
      <w:pPr>
        <w:pStyle w:val="Heading3"/>
      </w:pPr>
      <w:bookmarkStart w:name="_Toc815474495" w:id="573"/>
      <w:r>
        <w:t>Events</w:t>
      </w:r>
      <w:bookmarkEnd w:id="573"/>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3000"/>
        <w:gridCol w:w="7080"/>
      </w:tblGrid>
      <w:tr w:rsidR="0046729B" w14:paraId="48526ADB" w14:textId="77777777">
        <w:trPr>
          <w:tblHeader/>
        </w:trPr>
        <w:tc>
          <w:tcPr>
            <w:tcW w:w="3000" w:type="dxa"/>
            <w:shd w:val="clear" w:color="auto" w:fill="1B2A47"/>
            <w:tcMar>
              <w:top w:w="60" w:type="dxa"/>
              <w:left w:w="90" w:type="dxa"/>
              <w:bottom w:w="60" w:type="dxa"/>
              <w:right w:w="90" w:type="dxa"/>
            </w:tcMar>
          </w:tcPr>
          <w:p w:rsidR="0046729B" w:rsidRDefault="00767123" w14:paraId="0275C6AC" w14:textId="77777777">
            <w:pPr>
              <w:spacing w:after="0"/>
            </w:pPr>
            <w:r>
              <w:rPr>
                <w:b/>
                <w:bCs/>
                <w:color w:val="FFFFFF"/>
                <w:sz w:val="18"/>
                <w:szCs w:val="18"/>
              </w:rPr>
              <w:t>Platform</w:t>
            </w:r>
          </w:p>
        </w:tc>
        <w:tc>
          <w:tcPr>
            <w:tcW w:w="7080" w:type="dxa"/>
            <w:shd w:val="clear" w:color="auto" w:fill="1B2A47"/>
            <w:tcMar>
              <w:top w:w="60" w:type="dxa"/>
              <w:left w:w="90" w:type="dxa"/>
              <w:bottom w:w="60" w:type="dxa"/>
              <w:right w:w="90" w:type="dxa"/>
            </w:tcMar>
          </w:tcPr>
          <w:p w:rsidR="0046729B" w:rsidRDefault="00767123" w14:paraId="7B535E37" w14:textId="77777777">
            <w:pPr>
              <w:spacing w:after="0"/>
            </w:pPr>
            <w:r>
              <w:rPr>
                <w:b/>
                <w:bCs/>
                <w:color w:val="FFFFFF"/>
                <w:sz w:val="18"/>
                <w:szCs w:val="18"/>
              </w:rPr>
              <w:t>Usage</w:t>
            </w:r>
          </w:p>
        </w:tc>
      </w:tr>
      <w:tr w:rsidR="0046729B" w14:paraId="370A30E4" w14:textId="77777777">
        <w:trPr>
          <w:cantSplit/>
        </w:trPr>
        <w:tc>
          <w:tcPr>
            <w:tcW w:w="3000" w:type="dxa"/>
            <w:tcMar>
              <w:top w:w="60" w:type="dxa"/>
              <w:left w:w="90" w:type="dxa"/>
              <w:bottom w:w="60" w:type="dxa"/>
              <w:right w:w="90" w:type="dxa"/>
            </w:tcMar>
          </w:tcPr>
          <w:p w:rsidR="0046729B" w:rsidRDefault="00767123" w14:paraId="1CDA1C51" w14:textId="77777777">
            <w:pPr>
              <w:spacing w:after="0"/>
            </w:pPr>
            <w:r>
              <w:rPr>
                <w:sz w:val="17"/>
                <w:szCs w:val="17"/>
              </w:rPr>
              <w:t>Azure Event Hub</w:t>
            </w:r>
          </w:p>
        </w:tc>
        <w:tc>
          <w:tcPr>
            <w:tcW w:w="7080" w:type="dxa"/>
            <w:tcMar>
              <w:top w:w="60" w:type="dxa"/>
              <w:left w:w="90" w:type="dxa"/>
              <w:bottom w:w="60" w:type="dxa"/>
              <w:right w:w="90" w:type="dxa"/>
            </w:tcMar>
          </w:tcPr>
          <w:p w:rsidR="0046729B" w:rsidRDefault="00767123" w14:paraId="767D1136" w14:textId="77777777">
            <w:pPr>
              <w:spacing w:after="0"/>
            </w:pPr>
            <w:r>
              <w:rPr>
                <w:sz w:val="17"/>
                <w:szCs w:val="17"/>
              </w:rPr>
              <w:t>Event streaming.</w:t>
            </w:r>
          </w:p>
        </w:tc>
      </w:tr>
      <w:tr w:rsidR="0046729B" w14:paraId="0135B7A9" w14:textId="77777777">
        <w:trPr>
          <w:cantSplit/>
        </w:trPr>
        <w:tc>
          <w:tcPr>
            <w:tcW w:w="3000" w:type="dxa"/>
            <w:shd w:val="clear" w:color="auto" w:fill="F2F4F6"/>
            <w:tcMar>
              <w:top w:w="60" w:type="dxa"/>
              <w:left w:w="90" w:type="dxa"/>
              <w:bottom w:w="60" w:type="dxa"/>
              <w:right w:w="90" w:type="dxa"/>
            </w:tcMar>
          </w:tcPr>
          <w:p w:rsidR="0046729B" w:rsidRDefault="00767123" w14:paraId="1D026070" w14:textId="77777777">
            <w:pPr>
              <w:spacing w:after="0"/>
            </w:pPr>
            <w:r>
              <w:rPr>
                <w:sz w:val="17"/>
                <w:szCs w:val="17"/>
              </w:rPr>
              <w:t>Azure Event Grid</w:t>
            </w:r>
          </w:p>
        </w:tc>
        <w:tc>
          <w:tcPr>
            <w:tcW w:w="7080" w:type="dxa"/>
            <w:shd w:val="clear" w:color="auto" w:fill="F2F4F6"/>
            <w:tcMar>
              <w:top w:w="60" w:type="dxa"/>
              <w:left w:w="90" w:type="dxa"/>
              <w:bottom w:w="60" w:type="dxa"/>
              <w:right w:w="90" w:type="dxa"/>
            </w:tcMar>
          </w:tcPr>
          <w:p w:rsidR="0046729B" w:rsidRDefault="00767123" w14:paraId="7F3A78B5" w14:textId="77777777">
            <w:pPr>
              <w:spacing w:after="0"/>
            </w:pPr>
            <w:r>
              <w:rPr>
                <w:sz w:val="17"/>
                <w:szCs w:val="17"/>
              </w:rPr>
              <w:t>Event distribution.</w:t>
            </w:r>
          </w:p>
        </w:tc>
      </w:tr>
    </w:tbl>
    <w:p w:rsidR="0046729B" w:rsidRDefault="00767123" w14:paraId="04D38446" w14:textId="3C22BB6A">
      <w:pPr>
        <w:pStyle w:val="Heading3"/>
      </w:pPr>
      <w:bookmarkStart w:name="_Toc1103575580" w:id="574"/>
      <w:r>
        <w:t>Data Storage</w:t>
      </w:r>
      <w:bookmarkEnd w:id="574"/>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3000"/>
        <w:gridCol w:w="7080"/>
      </w:tblGrid>
      <w:tr w:rsidR="0046729B" w14:paraId="15D511A1" w14:textId="77777777">
        <w:trPr>
          <w:tblHeader/>
        </w:trPr>
        <w:tc>
          <w:tcPr>
            <w:tcW w:w="3000" w:type="dxa"/>
            <w:shd w:val="clear" w:color="auto" w:fill="1B2A47"/>
            <w:tcMar>
              <w:top w:w="60" w:type="dxa"/>
              <w:left w:w="90" w:type="dxa"/>
              <w:bottom w:w="60" w:type="dxa"/>
              <w:right w:w="90" w:type="dxa"/>
            </w:tcMar>
          </w:tcPr>
          <w:p w:rsidR="0046729B" w:rsidRDefault="00767123" w14:paraId="4186158C" w14:textId="77777777">
            <w:pPr>
              <w:spacing w:after="0"/>
            </w:pPr>
            <w:r>
              <w:rPr>
                <w:b/>
                <w:bCs/>
                <w:color w:val="FFFFFF"/>
                <w:sz w:val="18"/>
                <w:szCs w:val="18"/>
              </w:rPr>
              <w:t>Platform</w:t>
            </w:r>
          </w:p>
        </w:tc>
        <w:tc>
          <w:tcPr>
            <w:tcW w:w="7080" w:type="dxa"/>
            <w:shd w:val="clear" w:color="auto" w:fill="1B2A47"/>
            <w:tcMar>
              <w:top w:w="60" w:type="dxa"/>
              <w:left w:w="90" w:type="dxa"/>
              <w:bottom w:w="60" w:type="dxa"/>
              <w:right w:w="90" w:type="dxa"/>
            </w:tcMar>
          </w:tcPr>
          <w:p w:rsidR="0046729B" w:rsidRDefault="00767123" w14:paraId="4FF56FF6" w14:textId="77777777">
            <w:pPr>
              <w:spacing w:after="0"/>
            </w:pPr>
            <w:r>
              <w:rPr>
                <w:b/>
                <w:bCs/>
                <w:color w:val="FFFFFF"/>
                <w:sz w:val="18"/>
                <w:szCs w:val="18"/>
              </w:rPr>
              <w:t>Usage</w:t>
            </w:r>
          </w:p>
        </w:tc>
      </w:tr>
      <w:tr w:rsidR="0046729B" w14:paraId="5F81DAB5" w14:textId="77777777">
        <w:trPr>
          <w:cantSplit/>
        </w:trPr>
        <w:tc>
          <w:tcPr>
            <w:tcW w:w="3000" w:type="dxa"/>
            <w:tcMar>
              <w:top w:w="60" w:type="dxa"/>
              <w:left w:w="90" w:type="dxa"/>
              <w:bottom w:w="60" w:type="dxa"/>
              <w:right w:w="90" w:type="dxa"/>
            </w:tcMar>
          </w:tcPr>
          <w:p w:rsidR="0046729B" w:rsidRDefault="00767123" w14:paraId="2A11F820" w14:textId="77777777">
            <w:pPr>
              <w:spacing w:after="0"/>
            </w:pPr>
            <w:r>
              <w:rPr>
                <w:sz w:val="17"/>
                <w:szCs w:val="17"/>
              </w:rPr>
              <w:t>MySQL</w:t>
            </w:r>
          </w:p>
        </w:tc>
        <w:tc>
          <w:tcPr>
            <w:tcW w:w="7080" w:type="dxa"/>
            <w:tcMar>
              <w:top w:w="60" w:type="dxa"/>
              <w:left w:w="90" w:type="dxa"/>
              <w:bottom w:w="60" w:type="dxa"/>
              <w:right w:w="90" w:type="dxa"/>
            </w:tcMar>
          </w:tcPr>
          <w:p w:rsidR="0046729B" w:rsidRDefault="00767123" w14:paraId="0E68A4AB" w14:textId="77777777">
            <w:pPr>
              <w:spacing w:after="0"/>
            </w:pPr>
            <w:r>
              <w:rPr>
                <w:sz w:val="17"/>
                <w:szCs w:val="17"/>
              </w:rPr>
              <w:t>Transactional relational database for the client-facing claims experience, including long-term retention. High availability via InnoDB Cluster with Group Replication, fronted by MySQL Router.</w:t>
            </w:r>
          </w:p>
        </w:tc>
      </w:tr>
      <w:tr w:rsidR="0046729B" w14:paraId="087B66B7" w14:textId="77777777">
        <w:trPr>
          <w:cantSplit/>
        </w:trPr>
        <w:tc>
          <w:tcPr>
            <w:tcW w:w="3000" w:type="dxa"/>
            <w:shd w:val="clear" w:color="auto" w:fill="F2F4F6"/>
            <w:tcMar>
              <w:top w:w="60" w:type="dxa"/>
              <w:left w:w="90" w:type="dxa"/>
              <w:bottom w:w="60" w:type="dxa"/>
              <w:right w:w="90" w:type="dxa"/>
            </w:tcMar>
          </w:tcPr>
          <w:p w:rsidR="0046729B" w:rsidRDefault="00767123" w14:paraId="13B04080" w14:textId="77777777">
            <w:pPr>
              <w:spacing w:after="0"/>
            </w:pPr>
            <w:r>
              <w:rPr>
                <w:sz w:val="17"/>
                <w:szCs w:val="17"/>
              </w:rPr>
              <w:t>Databricks Lakehouse</w:t>
            </w:r>
          </w:p>
        </w:tc>
        <w:tc>
          <w:tcPr>
            <w:tcW w:w="7080" w:type="dxa"/>
            <w:shd w:val="clear" w:color="auto" w:fill="F2F4F6"/>
            <w:tcMar>
              <w:top w:w="60" w:type="dxa"/>
              <w:left w:w="90" w:type="dxa"/>
              <w:bottom w:w="60" w:type="dxa"/>
              <w:right w:w="90" w:type="dxa"/>
            </w:tcMar>
          </w:tcPr>
          <w:p w:rsidR="0046729B" w:rsidRDefault="00767123" w14:paraId="6BA733CE" w14:textId="77777777">
            <w:pPr>
              <w:spacing w:after="0"/>
            </w:pPr>
            <w:r>
              <w:rPr>
                <w:sz w:val="17"/>
                <w:szCs w:val="17"/>
              </w:rPr>
              <w:t>Analytical data platform for claims analytics and reporting (Meridian Pattern Layer 6). Not used for transactional application data.</w:t>
            </w:r>
          </w:p>
        </w:tc>
      </w:tr>
    </w:tbl>
    <w:p w:rsidR="0046729B" w:rsidRDefault="00767123" w14:paraId="01203E25" w14:textId="561BCDED">
      <w:pPr>
        <w:pStyle w:val="Heading3"/>
      </w:pPr>
      <w:bookmarkStart w:name="_Toc925000475" w:id="575"/>
      <w:r>
        <w:t>File Transfer</w:t>
      </w:r>
      <w:bookmarkEnd w:id="575"/>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3000"/>
        <w:gridCol w:w="7080"/>
      </w:tblGrid>
      <w:tr w:rsidR="0046729B" w14:paraId="250840A6" w14:textId="77777777">
        <w:trPr>
          <w:tblHeader/>
        </w:trPr>
        <w:tc>
          <w:tcPr>
            <w:tcW w:w="3000" w:type="dxa"/>
            <w:shd w:val="clear" w:color="auto" w:fill="1B2A47"/>
            <w:tcMar>
              <w:top w:w="60" w:type="dxa"/>
              <w:left w:w="90" w:type="dxa"/>
              <w:bottom w:w="60" w:type="dxa"/>
              <w:right w:w="90" w:type="dxa"/>
            </w:tcMar>
          </w:tcPr>
          <w:p w:rsidR="0046729B" w:rsidRDefault="00767123" w14:paraId="4CFCC5BE" w14:textId="77777777">
            <w:pPr>
              <w:spacing w:after="0"/>
            </w:pPr>
            <w:r>
              <w:rPr>
                <w:b/>
                <w:bCs/>
                <w:color w:val="FFFFFF"/>
                <w:sz w:val="18"/>
                <w:szCs w:val="18"/>
              </w:rPr>
              <w:t>Platform</w:t>
            </w:r>
          </w:p>
        </w:tc>
        <w:tc>
          <w:tcPr>
            <w:tcW w:w="7080" w:type="dxa"/>
            <w:shd w:val="clear" w:color="auto" w:fill="1B2A47"/>
            <w:tcMar>
              <w:top w:w="60" w:type="dxa"/>
              <w:left w:w="90" w:type="dxa"/>
              <w:bottom w:w="60" w:type="dxa"/>
              <w:right w:w="90" w:type="dxa"/>
            </w:tcMar>
          </w:tcPr>
          <w:p w:rsidR="0046729B" w:rsidRDefault="00767123" w14:paraId="183ADBA0" w14:textId="77777777">
            <w:pPr>
              <w:spacing w:after="0"/>
            </w:pPr>
            <w:r>
              <w:rPr>
                <w:b/>
                <w:bCs/>
                <w:color w:val="FFFFFF"/>
                <w:sz w:val="18"/>
                <w:szCs w:val="18"/>
              </w:rPr>
              <w:t>Usage</w:t>
            </w:r>
          </w:p>
        </w:tc>
      </w:tr>
      <w:tr w:rsidR="0046729B" w14:paraId="5BB5A58E" w14:textId="77777777">
        <w:trPr>
          <w:cantSplit/>
        </w:trPr>
        <w:tc>
          <w:tcPr>
            <w:tcW w:w="3000" w:type="dxa"/>
            <w:tcMar>
              <w:top w:w="60" w:type="dxa"/>
              <w:left w:w="90" w:type="dxa"/>
              <w:bottom w:w="60" w:type="dxa"/>
              <w:right w:w="90" w:type="dxa"/>
            </w:tcMar>
          </w:tcPr>
          <w:p w:rsidR="0046729B" w:rsidRDefault="00767123" w14:paraId="48A4EAA2" w14:textId="77777777">
            <w:pPr>
              <w:spacing w:after="0"/>
            </w:pPr>
            <w:r>
              <w:rPr>
                <w:sz w:val="17"/>
                <w:szCs w:val="17"/>
              </w:rPr>
              <w:t>MoveIt</w:t>
            </w:r>
          </w:p>
        </w:tc>
        <w:tc>
          <w:tcPr>
            <w:tcW w:w="7080" w:type="dxa"/>
            <w:tcMar>
              <w:top w:w="60" w:type="dxa"/>
              <w:left w:w="90" w:type="dxa"/>
              <w:bottom w:w="60" w:type="dxa"/>
              <w:right w:w="90" w:type="dxa"/>
            </w:tcMar>
          </w:tcPr>
          <w:p w:rsidR="0046729B" w:rsidRDefault="00767123" w14:paraId="79CA29E1" w14:textId="77777777">
            <w:pPr>
              <w:spacing w:after="0"/>
            </w:pPr>
            <w:r>
              <w:rPr>
                <w:sz w:val="17"/>
                <w:szCs w:val="17"/>
              </w:rPr>
              <w:t>Large file transfer received from / to clients and partners.</w:t>
            </w:r>
          </w:p>
        </w:tc>
      </w:tr>
    </w:tbl>
    <w:p w:rsidR="0046729B" w:rsidRDefault="00767123" w14:paraId="629D2C80" w14:textId="112C279B">
      <w:pPr>
        <w:pStyle w:val="Heading3"/>
      </w:pPr>
      <w:bookmarkStart w:name="_Toc27519780" w:id="576"/>
      <w:r>
        <w:t>File Storage</w:t>
      </w:r>
      <w:bookmarkEnd w:id="576"/>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3000"/>
        <w:gridCol w:w="7080"/>
      </w:tblGrid>
      <w:tr w:rsidR="0046729B" w14:paraId="4137C64B" w14:textId="77777777">
        <w:trPr>
          <w:tblHeader/>
        </w:trPr>
        <w:tc>
          <w:tcPr>
            <w:tcW w:w="3000" w:type="dxa"/>
            <w:shd w:val="clear" w:color="auto" w:fill="1B2A47"/>
            <w:tcMar>
              <w:top w:w="60" w:type="dxa"/>
              <w:left w:w="90" w:type="dxa"/>
              <w:bottom w:w="60" w:type="dxa"/>
              <w:right w:w="90" w:type="dxa"/>
            </w:tcMar>
          </w:tcPr>
          <w:p w:rsidR="0046729B" w:rsidRDefault="00767123" w14:paraId="42C10444" w14:textId="77777777">
            <w:pPr>
              <w:spacing w:after="0"/>
            </w:pPr>
            <w:r>
              <w:rPr>
                <w:b/>
                <w:bCs/>
                <w:color w:val="FFFFFF"/>
                <w:sz w:val="18"/>
                <w:szCs w:val="18"/>
              </w:rPr>
              <w:t>Platform</w:t>
            </w:r>
          </w:p>
        </w:tc>
        <w:tc>
          <w:tcPr>
            <w:tcW w:w="7080" w:type="dxa"/>
            <w:shd w:val="clear" w:color="auto" w:fill="1B2A47"/>
            <w:tcMar>
              <w:top w:w="60" w:type="dxa"/>
              <w:left w:w="90" w:type="dxa"/>
              <w:bottom w:w="60" w:type="dxa"/>
              <w:right w:w="90" w:type="dxa"/>
            </w:tcMar>
          </w:tcPr>
          <w:p w:rsidR="0046729B" w:rsidRDefault="00767123" w14:paraId="01CD6F69" w14:textId="77777777">
            <w:pPr>
              <w:spacing w:after="0"/>
            </w:pPr>
            <w:r>
              <w:rPr>
                <w:b/>
                <w:bCs/>
                <w:color w:val="FFFFFF"/>
                <w:sz w:val="18"/>
                <w:szCs w:val="18"/>
              </w:rPr>
              <w:t>Usage</w:t>
            </w:r>
          </w:p>
        </w:tc>
      </w:tr>
      <w:tr w:rsidR="0046729B" w14:paraId="2E6B12F1" w14:textId="77777777">
        <w:trPr>
          <w:cantSplit/>
        </w:trPr>
        <w:tc>
          <w:tcPr>
            <w:tcW w:w="3000" w:type="dxa"/>
            <w:tcMar>
              <w:top w:w="60" w:type="dxa"/>
              <w:left w:w="90" w:type="dxa"/>
              <w:bottom w:w="60" w:type="dxa"/>
              <w:right w:w="90" w:type="dxa"/>
            </w:tcMar>
          </w:tcPr>
          <w:p w:rsidR="0046729B" w:rsidRDefault="00767123" w14:paraId="13BEF91A" w14:textId="77777777">
            <w:pPr>
              <w:spacing w:after="0"/>
            </w:pPr>
            <w:r>
              <w:rPr>
                <w:sz w:val="17"/>
                <w:szCs w:val="17"/>
              </w:rPr>
              <w:t>Azure Blob Storage</w:t>
            </w:r>
          </w:p>
        </w:tc>
        <w:tc>
          <w:tcPr>
            <w:tcW w:w="7080" w:type="dxa"/>
            <w:tcMar>
              <w:top w:w="60" w:type="dxa"/>
              <w:left w:w="90" w:type="dxa"/>
              <w:bottom w:w="60" w:type="dxa"/>
              <w:right w:w="90" w:type="dxa"/>
            </w:tcMar>
          </w:tcPr>
          <w:p w:rsidR="0046729B" w:rsidRDefault="00767123" w14:paraId="20671A5D" w14:textId="77777777">
            <w:pPr>
              <w:spacing w:after="0"/>
            </w:pPr>
            <w:r>
              <w:rPr>
                <w:sz w:val="17"/>
                <w:szCs w:val="17"/>
              </w:rPr>
              <w:t>General-purpose file storage.</w:t>
            </w:r>
          </w:p>
        </w:tc>
      </w:tr>
      <w:tr w:rsidR="0046729B" w14:paraId="2ADC47A0" w14:textId="77777777">
        <w:trPr>
          <w:cantSplit/>
        </w:trPr>
        <w:tc>
          <w:tcPr>
            <w:tcW w:w="3000" w:type="dxa"/>
            <w:shd w:val="clear" w:color="auto" w:fill="F2F4F6"/>
            <w:tcMar>
              <w:top w:w="60" w:type="dxa"/>
              <w:left w:w="90" w:type="dxa"/>
              <w:bottom w:w="60" w:type="dxa"/>
              <w:right w:w="90" w:type="dxa"/>
            </w:tcMar>
          </w:tcPr>
          <w:p w:rsidR="0046729B" w:rsidRDefault="00767123" w14:paraId="5CC26105" w14:textId="77777777">
            <w:pPr>
              <w:spacing w:after="0"/>
            </w:pPr>
            <w:r>
              <w:rPr>
                <w:sz w:val="17"/>
                <w:szCs w:val="17"/>
              </w:rPr>
              <w:t>Azure File Shares</w:t>
            </w:r>
          </w:p>
        </w:tc>
        <w:tc>
          <w:tcPr>
            <w:tcW w:w="7080" w:type="dxa"/>
            <w:shd w:val="clear" w:color="auto" w:fill="F2F4F6"/>
            <w:tcMar>
              <w:top w:w="60" w:type="dxa"/>
              <w:left w:w="90" w:type="dxa"/>
              <w:bottom w:w="60" w:type="dxa"/>
              <w:right w:w="90" w:type="dxa"/>
            </w:tcMar>
          </w:tcPr>
          <w:p w:rsidR="0046729B" w:rsidRDefault="00767123" w14:paraId="2810E2DF" w14:textId="77777777">
            <w:pPr>
              <w:spacing w:after="0"/>
            </w:pPr>
            <w:r>
              <w:rPr>
                <w:sz w:val="17"/>
                <w:szCs w:val="17"/>
              </w:rPr>
              <w:t>File storage when network access is needed.</w:t>
            </w:r>
          </w:p>
        </w:tc>
      </w:tr>
    </w:tbl>
    <w:p w:rsidR="0046729B" w:rsidRDefault="00767123" w14:paraId="5FB48AF5" w14:textId="1AC822BE">
      <w:pPr>
        <w:pStyle w:val="Heading3"/>
      </w:pPr>
      <w:bookmarkStart w:name="_Toc173444896" w:id="577"/>
      <w:r>
        <w:t>Reporting and Visualizations</w:t>
      </w:r>
      <w:bookmarkEnd w:id="577"/>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3000"/>
        <w:gridCol w:w="7080"/>
      </w:tblGrid>
      <w:tr w:rsidR="0046729B" w14:paraId="79E2A848" w14:textId="77777777">
        <w:trPr>
          <w:tblHeader/>
        </w:trPr>
        <w:tc>
          <w:tcPr>
            <w:tcW w:w="3000" w:type="dxa"/>
            <w:shd w:val="clear" w:color="auto" w:fill="1B2A47"/>
            <w:tcMar>
              <w:top w:w="60" w:type="dxa"/>
              <w:left w:w="90" w:type="dxa"/>
              <w:bottom w:w="60" w:type="dxa"/>
              <w:right w:w="90" w:type="dxa"/>
            </w:tcMar>
          </w:tcPr>
          <w:p w:rsidR="0046729B" w:rsidRDefault="00767123" w14:paraId="2C43BDEF" w14:textId="77777777">
            <w:pPr>
              <w:spacing w:after="0"/>
            </w:pPr>
            <w:r>
              <w:rPr>
                <w:b/>
                <w:bCs/>
                <w:color w:val="FFFFFF"/>
                <w:sz w:val="18"/>
                <w:szCs w:val="18"/>
              </w:rPr>
              <w:t>Platform</w:t>
            </w:r>
          </w:p>
        </w:tc>
        <w:tc>
          <w:tcPr>
            <w:tcW w:w="7080" w:type="dxa"/>
            <w:shd w:val="clear" w:color="auto" w:fill="1B2A47"/>
            <w:tcMar>
              <w:top w:w="60" w:type="dxa"/>
              <w:left w:w="90" w:type="dxa"/>
              <w:bottom w:w="60" w:type="dxa"/>
              <w:right w:w="90" w:type="dxa"/>
            </w:tcMar>
          </w:tcPr>
          <w:p w:rsidR="0046729B" w:rsidRDefault="00767123" w14:paraId="3DDA4700" w14:textId="77777777">
            <w:pPr>
              <w:spacing w:after="0"/>
            </w:pPr>
            <w:r>
              <w:rPr>
                <w:b/>
                <w:bCs/>
                <w:color w:val="FFFFFF"/>
                <w:sz w:val="18"/>
                <w:szCs w:val="18"/>
              </w:rPr>
              <w:t>Usage</w:t>
            </w:r>
          </w:p>
        </w:tc>
      </w:tr>
      <w:tr w:rsidR="0046729B" w14:paraId="514DD520" w14:textId="77777777">
        <w:trPr>
          <w:cantSplit/>
        </w:trPr>
        <w:tc>
          <w:tcPr>
            <w:tcW w:w="3000" w:type="dxa"/>
            <w:tcMar>
              <w:top w:w="60" w:type="dxa"/>
              <w:left w:w="90" w:type="dxa"/>
              <w:bottom w:w="60" w:type="dxa"/>
              <w:right w:w="90" w:type="dxa"/>
            </w:tcMar>
          </w:tcPr>
          <w:p w:rsidR="0046729B" w:rsidRDefault="00767123" w14:paraId="075ED7D5" w14:textId="77777777">
            <w:pPr>
              <w:spacing w:after="0"/>
            </w:pPr>
            <w:r>
              <w:rPr>
                <w:sz w:val="17"/>
                <w:szCs w:val="17"/>
              </w:rPr>
              <w:t>Power BI</w:t>
            </w:r>
          </w:p>
        </w:tc>
        <w:tc>
          <w:tcPr>
            <w:tcW w:w="7080" w:type="dxa"/>
            <w:tcMar>
              <w:top w:w="60" w:type="dxa"/>
              <w:left w:w="90" w:type="dxa"/>
              <w:bottom w:w="60" w:type="dxa"/>
              <w:right w:w="90" w:type="dxa"/>
            </w:tcMar>
          </w:tcPr>
          <w:p w:rsidR="0046729B" w:rsidRDefault="00767123" w14:paraId="5C8ABBA7" w14:textId="77777777">
            <w:pPr>
              <w:spacing w:after="0"/>
            </w:pPr>
            <w:r>
              <w:rPr>
                <w:sz w:val="17"/>
                <w:szCs w:val="17"/>
              </w:rPr>
              <w:t>Visualization.</w:t>
            </w:r>
          </w:p>
        </w:tc>
      </w:tr>
    </w:tbl>
    <w:p w:rsidR="0046729B" w:rsidRDefault="00767123" w14:paraId="31F61633" w14:textId="08005218">
      <w:pPr>
        <w:pStyle w:val="Heading3"/>
      </w:pPr>
      <w:bookmarkStart w:name="_Toc1162465279" w:id="578"/>
      <w:r>
        <w:t>Security</w:t>
      </w:r>
      <w:bookmarkEnd w:id="578"/>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3000"/>
        <w:gridCol w:w="7080"/>
      </w:tblGrid>
      <w:tr w:rsidR="0046729B" w14:paraId="21B71E82" w14:textId="77777777">
        <w:trPr>
          <w:tblHeader/>
        </w:trPr>
        <w:tc>
          <w:tcPr>
            <w:tcW w:w="3000" w:type="dxa"/>
            <w:shd w:val="clear" w:color="auto" w:fill="1B2A47"/>
            <w:tcMar>
              <w:top w:w="60" w:type="dxa"/>
              <w:left w:w="90" w:type="dxa"/>
              <w:bottom w:w="60" w:type="dxa"/>
              <w:right w:w="90" w:type="dxa"/>
            </w:tcMar>
          </w:tcPr>
          <w:p w:rsidR="0046729B" w:rsidRDefault="00767123" w14:paraId="48BE79BE" w14:textId="77777777">
            <w:pPr>
              <w:spacing w:after="0"/>
            </w:pPr>
            <w:r>
              <w:rPr>
                <w:b/>
                <w:bCs/>
                <w:color w:val="FFFFFF"/>
                <w:sz w:val="18"/>
                <w:szCs w:val="18"/>
              </w:rPr>
              <w:t>Platform</w:t>
            </w:r>
          </w:p>
        </w:tc>
        <w:tc>
          <w:tcPr>
            <w:tcW w:w="7080" w:type="dxa"/>
            <w:shd w:val="clear" w:color="auto" w:fill="1B2A47"/>
            <w:tcMar>
              <w:top w:w="60" w:type="dxa"/>
              <w:left w:w="90" w:type="dxa"/>
              <w:bottom w:w="60" w:type="dxa"/>
              <w:right w:w="90" w:type="dxa"/>
            </w:tcMar>
          </w:tcPr>
          <w:p w:rsidR="0046729B" w:rsidRDefault="00767123" w14:paraId="4E515859" w14:textId="77777777">
            <w:pPr>
              <w:spacing w:after="0"/>
            </w:pPr>
            <w:r>
              <w:rPr>
                <w:b/>
                <w:bCs/>
                <w:color w:val="FFFFFF"/>
                <w:sz w:val="18"/>
                <w:szCs w:val="18"/>
              </w:rPr>
              <w:t>Usage</w:t>
            </w:r>
          </w:p>
        </w:tc>
      </w:tr>
      <w:tr w:rsidR="0046729B" w14:paraId="18F2FA4E" w14:textId="77777777">
        <w:trPr>
          <w:cantSplit/>
        </w:trPr>
        <w:tc>
          <w:tcPr>
            <w:tcW w:w="3000" w:type="dxa"/>
            <w:tcMar>
              <w:top w:w="60" w:type="dxa"/>
              <w:left w:w="90" w:type="dxa"/>
              <w:bottom w:w="60" w:type="dxa"/>
              <w:right w:w="90" w:type="dxa"/>
            </w:tcMar>
          </w:tcPr>
          <w:p w:rsidR="0046729B" w:rsidRDefault="00767123" w14:paraId="091A2258" w14:textId="77777777">
            <w:pPr>
              <w:spacing w:after="0"/>
            </w:pPr>
            <w:r>
              <w:rPr>
                <w:sz w:val="17"/>
                <w:szCs w:val="17"/>
              </w:rPr>
              <w:t>Okta OIDC</w:t>
            </w:r>
          </w:p>
        </w:tc>
        <w:tc>
          <w:tcPr>
            <w:tcW w:w="7080" w:type="dxa"/>
            <w:tcMar>
              <w:top w:w="60" w:type="dxa"/>
              <w:left w:w="90" w:type="dxa"/>
              <w:bottom w:w="60" w:type="dxa"/>
              <w:right w:w="90" w:type="dxa"/>
            </w:tcMar>
          </w:tcPr>
          <w:p w:rsidR="0046729B" w:rsidRDefault="00767123" w14:paraId="4AA43786" w14:textId="77777777">
            <w:pPr>
              <w:spacing w:after="0"/>
            </w:pPr>
            <w:r>
              <w:rPr>
                <w:sz w:val="17"/>
                <w:szCs w:val="17"/>
              </w:rPr>
              <w:t>Enterprise identity provider. External web app and API authentication and authorization via SAML 2.0 / OIDC, PKCE flow for the Meridian SPA, MFA enforcement, and SCIM provisioning of group and role claims to the central Meridian RBAC layer. Custom identity stores are not permitted.</w:t>
            </w:r>
          </w:p>
        </w:tc>
      </w:tr>
      <w:tr w:rsidR="0046729B" w14:paraId="30C0E09E" w14:textId="77777777">
        <w:trPr>
          <w:cantSplit/>
        </w:trPr>
        <w:tc>
          <w:tcPr>
            <w:tcW w:w="3000" w:type="dxa"/>
            <w:shd w:val="clear" w:color="auto" w:fill="F2F4F6"/>
            <w:tcMar>
              <w:top w:w="60" w:type="dxa"/>
              <w:left w:w="90" w:type="dxa"/>
              <w:bottom w:w="60" w:type="dxa"/>
              <w:right w:w="90" w:type="dxa"/>
            </w:tcMar>
          </w:tcPr>
          <w:p w:rsidR="0046729B" w:rsidRDefault="00767123" w14:paraId="3C794805" w14:textId="77777777">
            <w:pPr>
              <w:spacing w:after="0"/>
            </w:pPr>
            <w:r>
              <w:rPr>
                <w:sz w:val="17"/>
                <w:szCs w:val="17"/>
              </w:rPr>
              <w:t>Okta client credentials flow</w:t>
            </w:r>
          </w:p>
        </w:tc>
        <w:tc>
          <w:tcPr>
            <w:tcW w:w="7080" w:type="dxa"/>
            <w:shd w:val="clear" w:color="auto" w:fill="F2F4F6"/>
            <w:tcMar>
              <w:top w:w="60" w:type="dxa"/>
              <w:left w:w="90" w:type="dxa"/>
              <w:bottom w:w="60" w:type="dxa"/>
              <w:right w:w="90" w:type="dxa"/>
            </w:tcMar>
          </w:tcPr>
          <w:p w:rsidR="0046729B" w:rsidRDefault="00767123" w14:paraId="13CCBED0" w14:textId="77777777">
            <w:pPr>
              <w:spacing w:after="0"/>
            </w:pPr>
            <w:r>
              <w:rPr>
                <w:sz w:val="17"/>
                <w:szCs w:val="17"/>
              </w:rPr>
              <w:t>Confidential client (machine-to-machine) authentication.</w:t>
            </w:r>
          </w:p>
        </w:tc>
      </w:tr>
      <w:tr w:rsidR="0046729B" w14:paraId="798908FB" w14:textId="77777777">
        <w:trPr>
          <w:cantSplit/>
        </w:trPr>
        <w:tc>
          <w:tcPr>
            <w:tcW w:w="3000" w:type="dxa"/>
            <w:tcMar>
              <w:top w:w="60" w:type="dxa"/>
              <w:left w:w="90" w:type="dxa"/>
              <w:bottom w:w="60" w:type="dxa"/>
              <w:right w:w="90" w:type="dxa"/>
            </w:tcMar>
          </w:tcPr>
          <w:p w:rsidR="0046729B" w:rsidRDefault="00767123" w14:paraId="7275E9EF" w14:textId="77777777">
            <w:pPr>
              <w:spacing w:after="0"/>
            </w:pPr>
            <w:r>
              <w:rPr>
                <w:sz w:val="17"/>
                <w:szCs w:val="17"/>
              </w:rPr>
              <w:t>Azure Managed Identities</w:t>
            </w:r>
          </w:p>
        </w:tc>
        <w:tc>
          <w:tcPr>
            <w:tcW w:w="7080" w:type="dxa"/>
            <w:tcMar>
              <w:top w:w="60" w:type="dxa"/>
              <w:left w:w="90" w:type="dxa"/>
              <w:bottom w:w="60" w:type="dxa"/>
              <w:right w:w="90" w:type="dxa"/>
            </w:tcMar>
          </w:tcPr>
          <w:p w:rsidR="0046729B" w:rsidRDefault="00767123" w14:paraId="309C5C2D" w14:textId="77777777">
            <w:pPr>
              <w:spacing w:after="0"/>
            </w:pPr>
            <w:r>
              <w:rPr>
                <w:sz w:val="17"/>
                <w:szCs w:val="17"/>
              </w:rPr>
              <w:t>Authentication between Azure services.</w:t>
            </w:r>
          </w:p>
        </w:tc>
      </w:tr>
      <w:tr w:rsidR="0046729B" w14:paraId="47C99D42" w14:textId="77777777">
        <w:trPr>
          <w:cantSplit/>
        </w:trPr>
        <w:tc>
          <w:tcPr>
            <w:tcW w:w="3000" w:type="dxa"/>
            <w:shd w:val="clear" w:color="auto" w:fill="F2F4F6"/>
            <w:tcMar>
              <w:top w:w="60" w:type="dxa"/>
              <w:left w:w="90" w:type="dxa"/>
              <w:bottom w:w="60" w:type="dxa"/>
              <w:right w:w="90" w:type="dxa"/>
            </w:tcMar>
          </w:tcPr>
          <w:p w:rsidR="0046729B" w:rsidRDefault="00767123" w14:paraId="192A6ED6" w14:textId="77777777">
            <w:pPr>
              <w:spacing w:after="0"/>
            </w:pPr>
            <w:r>
              <w:rPr>
                <w:sz w:val="17"/>
                <w:szCs w:val="17"/>
              </w:rPr>
              <w:t>Azure Key Vault</w:t>
            </w:r>
          </w:p>
        </w:tc>
        <w:tc>
          <w:tcPr>
            <w:tcW w:w="7080" w:type="dxa"/>
            <w:shd w:val="clear" w:color="auto" w:fill="F2F4F6"/>
            <w:tcMar>
              <w:top w:w="60" w:type="dxa"/>
              <w:left w:w="90" w:type="dxa"/>
              <w:bottom w:w="60" w:type="dxa"/>
              <w:right w:w="90" w:type="dxa"/>
            </w:tcMar>
          </w:tcPr>
          <w:p w:rsidR="0046729B" w:rsidRDefault="00767123" w14:paraId="0BEABFB8" w14:textId="77777777">
            <w:pPr>
              <w:spacing w:after="0"/>
            </w:pPr>
            <w:r>
              <w:rPr>
                <w:sz w:val="17"/>
                <w:szCs w:val="17"/>
              </w:rPr>
              <w:t>Secret management.</w:t>
            </w:r>
          </w:p>
        </w:tc>
      </w:tr>
      <w:tr w:rsidR="0046729B" w14:paraId="1CFD298F" w14:textId="77777777">
        <w:trPr>
          <w:cantSplit/>
        </w:trPr>
        <w:tc>
          <w:tcPr>
            <w:tcW w:w="3000" w:type="dxa"/>
            <w:tcMar>
              <w:top w:w="60" w:type="dxa"/>
              <w:left w:w="90" w:type="dxa"/>
              <w:bottom w:w="60" w:type="dxa"/>
              <w:right w:w="90" w:type="dxa"/>
            </w:tcMar>
          </w:tcPr>
          <w:p w:rsidR="0046729B" w:rsidRDefault="00767123" w14:paraId="1CA2B549" w14:textId="77777777">
            <w:pPr>
              <w:spacing w:after="0"/>
            </w:pPr>
            <w:r>
              <w:rPr>
                <w:sz w:val="17"/>
                <w:szCs w:val="17"/>
              </w:rPr>
              <w:t>CyberArk</w:t>
            </w:r>
          </w:p>
        </w:tc>
        <w:tc>
          <w:tcPr>
            <w:tcW w:w="7080" w:type="dxa"/>
            <w:tcMar>
              <w:top w:w="60" w:type="dxa"/>
              <w:left w:w="90" w:type="dxa"/>
              <w:bottom w:w="60" w:type="dxa"/>
              <w:right w:w="90" w:type="dxa"/>
            </w:tcMar>
          </w:tcPr>
          <w:p w:rsidR="0046729B" w:rsidRDefault="00767123" w14:paraId="29116FDD" w14:textId="77777777">
            <w:pPr>
              <w:spacing w:after="0"/>
            </w:pPr>
            <w:r>
              <w:rPr>
                <w:sz w:val="17"/>
                <w:szCs w:val="17"/>
              </w:rPr>
              <w:t>Privileged access management.</w:t>
            </w:r>
          </w:p>
        </w:tc>
      </w:tr>
      <w:tr w:rsidR="0046729B" w14:paraId="6FA45862" w14:textId="77777777">
        <w:trPr>
          <w:cantSplit/>
        </w:trPr>
        <w:tc>
          <w:tcPr>
            <w:tcW w:w="3000" w:type="dxa"/>
            <w:shd w:val="clear" w:color="auto" w:fill="F2F4F6"/>
            <w:tcMar>
              <w:top w:w="60" w:type="dxa"/>
              <w:left w:w="90" w:type="dxa"/>
              <w:bottom w:w="60" w:type="dxa"/>
              <w:right w:w="90" w:type="dxa"/>
            </w:tcMar>
          </w:tcPr>
          <w:p w:rsidR="0046729B" w:rsidRDefault="00767123" w14:paraId="3730163C" w14:textId="77777777">
            <w:pPr>
              <w:spacing w:after="0"/>
            </w:pPr>
            <w:r>
              <w:rPr>
                <w:sz w:val="17"/>
                <w:szCs w:val="17"/>
              </w:rPr>
              <w:t>Salt Security</w:t>
            </w:r>
          </w:p>
        </w:tc>
        <w:tc>
          <w:tcPr>
            <w:tcW w:w="7080" w:type="dxa"/>
            <w:shd w:val="clear" w:color="auto" w:fill="F2F4F6"/>
            <w:tcMar>
              <w:top w:w="60" w:type="dxa"/>
              <w:left w:w="90" w:type="dxa"/>
              <w:bottom w:w="60" w:type="dxa"/>
              <w:right w:w="90" w:type="dxa"/>
            </w:tcMar>
          </w:tcPr>
          <w:p w:rsidR="0046729B" w:rsidRDefault="00767123" w14:paraId="4AD1D9FB" w14:textId="77777777">
            <w:pPr>
              <w:spacing w:after="0"/>
            </w:pPr>
            <w:r>
              <w:rPr>
                <w:sz w:val="17"/>
                <w:szCs w:val="17"/>
              </w:rPr>
              <w:t>Adaptive intelligent API security.</w:t>
            </w:r>
          </w:p>
        </w:tc>
      </w:tr>
    </w:tbl>
    <w:p w:rsidR="0046729B" w:rsidRDefault="00767123" w14:paraId="0EDF9E84" w14:textId="1C8272F5">
      <w:pPr>
        <w:pStyle w:val="Heading3"/>
      </w:pPr>
      <w:bookmarkStart w:name="_Toc431369738" w:id="579"/>
      <w:r>
        <w:t>DevOps</w:t>
      </w:r>
      <w:bookmarkEnd w:id="579"/>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3000"/>
        <w:gridCol w:w="7080"/>
      </w:tblGrid>
      <w:tr w:rsidR="0046729B" w14:paraId="27BE035F" w14:textId="77777777">
        <w:trPr>
          <w:tblHeader/>
        </w:trPr>
        <w:tc>
          <w:tcPr>
            <w:tcW w:w="3000" w:type="dxa"/>
            <w:shd w:val="clear" w:color="auto" w:fill="1B2A47"/>
            <w:tcMar>
              <w:top w:w="60" w:type="dxa"/>
              <w:left w:w="90" w:type="dxa"/>
              <w:bottom w:w="60" w:type="dxa"/>
              <w:right w:w="90" w:type="dxa"/>
            </w:tcMar>
          </w:tcPr>
          <w:p w:rsidR="0046729B" w:rsidRDefault="00767123" w14:paraId="33D0EB9F" w14:textId="77777777">
            <w:pPr>
              <w:spacing w:after="0"/>
            </w:pPr>
            <w:r>
              <w:rPr>
                <w:b/>
                <w:bCs/>
                <w:color w:val="FFFFFF"/>
                <w:sz w:val="18"/>
                <w:szCs w:val="18"/>
              </w:rPr>
              <w:t>Platform</w:t>
            </w:r>
          </w:p>
        </w:tc>
        <w:tc>
          <w:tcPr>
            <w:tcW w:w="7080" w:type="dxa"/>
            <w:shd w:val="clear" w:color="auto" w:fill="1B2A47"/>
            <w:tcMar>
              <w:top w:w="60" w:type="dxa"/>
              <w:left w:w="90" w:type="dxa"/>
              <w:bottom w:w="60" w:type="dxa"/>
              <w:right w:w="90" w:type="dxa"/>
            </w:tcMar>
          </w:tcPr>
          <w:p w:rsidR="0046729B" w:rsidRDefault="00767123" w14:paraId="70EBF90B" w14:textId="77777777">
            <w:pPr>
              <w:spacing w:after="0"/>
            </w:pPr>
            <w:r>
              <w:rPr>
                <w:b/>
                <w:bCs/>
                <w:color w:val="FFFFFF"/>
                <w:sz w:val="18"/>
                <w:szCs w:val="18"/>
              </w:rPr>
              <w:t>Usage</w:t>
            </w:r>
          </w:p>
        </w:tc>
      </w:tr>
      <w:tr w:rsidR="0046729B" w14:paraId="46A76502" w14:textId="77777777">
        <w:trPr>
          <w:cantSplit/>
        </w:trPr>
        <w:tc>
          <w:tcPr>
            <w:tcW w:w="3000" w:type="dxa"/>
            <w:tcMar>
              <w:top w:w="60" w:type="dxa"/>
              <w:left w:w="90" w:type="dxa"/>
              <w:bottom w:w="60" w:type="dxa"/>
              <w:right w:w="90" w:type="dxa"/>
            </w:tcMar>
          </w:tcPr>
          <w:p w:rsidR="0046729B" w:rsidRDefault="00767123" w14:paraId="3F942E66" w14:textId="77777777">
            <w:pPr>
              <w:spacing w:after="0"/>
            </w:pPr>
            <w:r>
              <w:rPr>
                <w:sz w:val="17"/>
                <w:szCs w:val="17"/>
              </w:rPr>
              <w:t>Azure DevOps</w:t>
            </w:r>
          </w:p>
        </w:tc>
        <w:tc>
          <w:tcPr>
            <w:tcW w:w="7080" w:type="dxa"/>
            <w:tcMar>
              <w:top w:w="60" w:type="dxa"/>
              <w:left w:w="90" w:type="dxa"/>
              <w:bottom w:w="60" w:type="dxa"/>
              <w:right w:w="90" w:type="dxa"/>
            </w:tcMar>
          </w:tcPr>
          <w:p w:rsidR="0046729B" w:rsidRDefault="00767123" w14:paraId="32C4E58F" w14:textId="77777777">
            <w:pPr>
              <w:spacing w:after="0"/>
            </w:pPr>
            <w:r>
              <w:rPr>
                <w:sz w:val="17"/>
                <w:szCs w:val="17"/>
              </w:rPr>
              <w:t>Code repositories, pipelines, work management. Requirements are maintained in Azure DevOps at Epic / Feature level.</w:t>
            </w:r>
          </w:p>
        </w:tc>
      </w:tr>
      <w:tr w:rsidR="0046729B" w14:paraId="2D9BB204" w14:textId="77777777">
        <w:trPr>
          <w:cantSplit/>
        </w:trPr>
        <w:tc>
          <w:tcPr>
            <w:tcW w:w="3000" w:type="dxa"/>
            <w:shd w:val="clear" w:color="auto" w:fill="F2F4F6"/>
            <w:tcMar>
              <w:top w:w="60" w:type="dxa"/>
              <w:left w:w="90" w:type="dxa"/>
              <w:bottom w:w="60" w:type="dxa"/>
              <w:right w:w="90" w:type="dxa"/>
            </w:tcMar>
          </w:tcPr>
          <w:p w:rsidR="0046729B" w:rsidRDefault="00767123" w14:paraId="1EDAD133" w14:textId="77777777">
            <w:pPr>
              <w:spacing w:after="0"/>
            </w:pPr>
            <w:r>
              <w:rPr>
                <w:sz w:val="17"/>
                <w:szCs w:val="17"/>
              </w:rPr>
              <w:t>Claude Code</w:t>
            </w:r>
          </w:p>
        </w:tc>
        <w:tc>
          <w:tcPr>
            <w:tcW w:w="7080" w:type="dxa"/>
            <w:shd w:val="clear" w:color="auto" w:fill="F2F4F6"/>
            <w:tcMar>
              <w:top w:w="60" w:type="dxa"/>
              <w:left w:w="90" w:type="dxa"/>
              <w:bottom w:w="60" w:type="dxa"/>
              <w:right w:w="90" w:type="dxa"/>
            </w:tcMar>
          </w:tcPr>
          <w:p w:rsidR="0046729B" w:rsidRDefault="00767123" w14:paraId="4B985257" w14:textId="77777777">
            <w:pPr>
              <w:spacing w:after="0"/>
            </w:pPr>
            <w:r>
              <w:rPr>
                <w:sz w:val="17"/>
                <w:szCs w:val="17"/>
              </w:rPr>
              <w:t>Standard AI coding assistant for all Meridian Pattern projects (Layer 7), with codebase-wide context, agentic task execution and MCP connectivity to Figma, databases and internal tools.</w:t>
            </w:r>
          </w:p>
        </w:tc>
      </w:tr>
      <w:tr w:rsidR="0046729B" w14:paraId="6FDDCB31" w14:textId="77777777">
        <w:trPr>
          <w:cantSplit/>
        </w:trPr>
        <w:tc>
          <w:tcPr>
            <w:tcW w:w="3000" w:type="dxa"/>
            <w:tcMar>
              <w:top w:w="60" w:type="dxa"/>
              <w:left w:w="90" w:type="dxa"/>
              <w:bottom w:w="60" w:type="dxa"/>
              <w:right w:w="90" w:type="dxa"/>
            </w:tcMar>
          </w:tcPr>
          <w:p w:rsidR="0046729B" w:rsidRDefault="00767123" w14:paraId="49091832" w14:textId="77777777">
            <w:pPr>
              <w:spacing w:after="0"/>
            </w:pPr>
            <w:r>
              <w:rPr>
                <w:sz w:val="17"/>
                <w:szCs w:val="17"/>
              </w:rPr>
              <w:t>GitHub Enterprise*</w:t>
            </w:r>
          </w:p>
        </w:tc>
        <w:tc>
          <w:tcPr>
            <w:tcW w:w="7080" w:type="dxa"/>
            <w:tcMar>
              <w:top w:w="60" w:type="dxa"/>
              <w:left w:w="90" w:type="dxa"/>
              <w:bottom w:w="60" w:type="dxa"/>
              <w:right w:w="90" w:type="dxa"/>
            </w:tcMar>
          </w:tcPr>
          <w:p w:rsidR="0046729B" w:rsidRDefault="00767123" w14:paraId="7CF220B5" w14:textId="77777777">
            <w:pPr>
              <w:spacing w:after="0"/>
            </w:pPr>
            <w:r>
              <w:rPr>
                <w:sz w:val="17"/>
                <w:szCs w:val="17"/>
              </w:rPr>
              <w:t>Git code repositories and deployment pipelines.</w:t>
            </w:r>
          </w:p>
        </w:tc>
      </w:tr>
      <w:tr w:rsidR="0046729B" w14:paraId="5368AB90" w14:textId="77777777">
        <w:trPr>
          <w:cantSplit/>
        </w:trPr>
        <w:tc>
          <w:tcPr>
            <w:tcW w:w="3000" w:type="dxa"/>
            <w:shd w:val="clear" w:color="auto" w:fill="F2F4F6"/>
            <w:tcMar>
              <w:top w:w="60" w:type="dxa"/>
              <w:left w:w="90" w:type="dxa"/>
              <w:bottom w:w="60" w:type="dxa"/>
              <w:right w:w="90" w:type="dxa"/>
            </w:tcMar>
          </w:tcPr>
          <w:p w:rsidR="0046729B" w:rsidRDefault="00767123" w14:paraId="2AC9185A" w14:textId="77777777">
            <w:pPr>
              <w:spacing w:after="0"/>
            </w:pPr>
            <w:r>
              <w:rPr>
                <w:sz w:val="17"/>
                <w:szCs w:val="17"/>
              </w:rPr>
              <w:t>Terraform</w:t>
            </w:r>
          </w:p>
        </w:tc>
        <w:tc>
          <w:tcPr>
            <w:tcW w:w="7080" w:type="dxa"/>
            <w:shd w:val="clear" w:color="auto" w:fill="F2F4F6"/>
            <w:tcMar>
              <w:top w:w="60" w:type="dxa"/>
              <w:left w:w="90" w:type="dxa"/>
              <w:bottom w:w="60" w:type="dxa"/>
              <w:right w:w="90" w:type="dxa"/>
            </w:tcMar>
          </w:tcPr>
          <w:p w:rsidR="0046729B" w:rsidRDefault="00767123" w14:paraId="7FB810C7" w14:textId="77777777">
            <w:pPr>
              <w:spacing w:after="0"/>
            </w:pPr>
            <w:r>
              <w:rPr>
                <w:sz w:val="17"/>
                <w:szCs w:val="17"/>
              </w:rPr>
              <w:t>Infrastructure as code.</w:t>
            </w:r>
          </w:p>
        </w:tc>
      </w:tr>
      <w:tr w:rsidR="0046729B" w14:paraId="27EA88C4" w14:textId="77777777">
        <w:trPr>
          <w:cantSplit/>
        </w:trPr>
        <w:tc>
          <w:tcPr>
            <w:tcW w:w="3000" w:type="dxa"/>
            <w:tcMar>
              <w:top w:w="60" w:type="dxa"/>
              <w:left w:w="90" w:type="dxa"/>
              <w:bottom w:w="60" w:type="dxa"/>
              <w:right w:w="90" w:type="dxa"/>
            </w:tcMar>
          </w:tcPr>
          <w:p w:rsidR="0046729B" w:rsidRDefault="00767123" w14:paraId="718A8428" w14:textId="77777777">
            <w:pPr>
              <w:spacing w:after="0"/>
            </w:pPr>
            <w:r>
              <w:rPr>
                <w:sz w:val="17"/>
                <w:szCs w:val="17"/>
              </w:rPr>
              <w:t>Snyk</w:t>
            </w:r>
          </w:p>
        </w:tc>
        <w:tc>
          <w:tcPr>
            <w:tcW w:w="7080" w:type="dxa"/>
            <w:tcMar>
              <w:top w:w="60" w:type="dxa"/>
              <w:left w:w="90" w:type="dxa"/>
              <w:bottom w:w="60" w:type="dxa"/>
              <w:right w:w="90" w:type="dxa"/>
            </w:tcMar>
          </w:tcPr>
          <w:p w:rsidR="0046729B" w:rsidRDefault="00767123" w14:paraId="69FCF25B" w14:textId="77777777">
            <w:pPr>
              <w:spacing w:after="0"/>
            </w:pPr>
            <w:r>
              <w:rPr>
                <w:sz w:val="17"/>
                <w:szCs w:val="17"/>
              </w:rPr>
              <w:t>Software dependency analysis and static code analysis.</w:t>
            </w:r>
          </w:p>
        </w:tc>
      </w:tr>
      <w:tr w:rsidR="0046729B" w14:paraId="287489D2" w14:textId="77777777">
        <w:trPr>
          <w:cantSplit/>
        </w:trPr>
        <w:tc>
          <w:tcPr>
            <w:tcW w:w="3000" w:type="dxa"/>
            <w:shd w:val="clear" w:color="auto" w:fill="F2F4F6"/>
            <w:tcMar>
              <w:top w:w="60" w:type="dxa"/>
              <w:left w:w="90" w:type="dxa"/>
              <w:bottom w:w="60" w:type="dxa"/>
              <w:right w:w="90" w:type="dxa"/>
            </w:tcMar>
          </w:tcPr>
          <w:p w:rsidR="0046729B" w:rsidRDefault="00767123" w14:paraId="6B8D9CC5" w14:textId="77777777">
            <w:pPr>
              <w:spacing w:after="0"/>
            </w:pPr>
            <w:r>
              <w:rPr>
                <w:sz w:val="17"/>
                <w:szCs w:val="17"/>
              </w:rPr>
              <w:t>SonarQube</w:t>
            </w:r>
          </w:p>
        </w:tc>
        <w:tc>
          <w:tcPr>
            <w:tcW w:w="7080" w:type="dxa"/>
            <w:shd w:val="clear" w:color="auto" w:fill="F2F4F6"/>
            <w:tcMar>
              <w:top w:w="60" w:type="dxa"/>
              <w:left w:w="90" w:type="dxa"/>
              <w:bottom w:w="60" w:type="dxa"/>
              <w:right w:w="90" w:type="dxa"/>
            </w:tcMar>
          </w:tcPr>
          <w:p w:rsidR="0046729B" w:rsidRDefault="00767123" w14:paraId="32C41C0A" w14:textId="77777777">
            <w:pPr>
              <w:spacing w:after="0"/>
            </w:pPr>
            <w:r>
              <w:rPr>
                <w:sz w:val="17"/>
                <w:szCs w:val="17"/>
              </w:rPr>
              <w:t>Static code quality analysis.</w:t>
            </w:r>
          </w:p>
        </w:tc>
      </w:tr>
    </w:tbl>
    <w:p w:rsidR="0046729B" w:rsidRDefault="00767123" w14:paraId="19D7FD21" w14:textId="75F3F802">
      <w:pPr>
        <w:pStyle w:val="Heading3"/>
      </w:pPr>
      <w:bookmarkStart w:name="_Toc2091460617" w:id="580"/>
      <w:r>
        <w:t>Telemetry and Logging</w:t>
      </w:r>
      <w:bookmarkEnd w:id="580"/>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3000"/>
        <w:gridCol w:w="7080"/>
      </w:tblGrid>
      <w:tr w:rsidR="0046729B" w14:paraId="4D39C0E2" w14:textId="77777777">
        <w:trPr>
          <w:tblHeader/>
        </w:trPr>
        <w:tc>
          <w:tcPr>
            <w:tcW w:w="3000" w:type="dxa"/>
            <w:shd w:val="clear" w:color="auto" w:fill="1B2A47"/>
            <w:tcMar>
              <w:top w:w="60" w:type="dxa"/>
              <w:left w:w="90" w:type="dxa"/>
              <w:bottom w:w="60" w:type="dxa"/>
              <w:right w:w="90" w:type="dxa"/>
            </w:tcMar>
          </w:tcPr>
          <w:p w:rsidR="0046729B" w:rsidRDefault="00767123" w14:paraId="0E16AB8A" w14:textId="77777777">
            <w:pPr>
              <w:spacing w:after="0"/>
            </w:pPr>
            <w:r>
              <w:rPr>
                <w:b/>
                <w:bCs/>
                <w:color w:val="FFFFFF"/>
                <w:sz w:val="18"/>
                <w:szCs w:val="18"/>
              </w:rPr>
              <w:t>Platform</w:t>
            </w:r>
          </w:p>
        </w:tc>
        <w:tc>
          <w:tcPr>
            <w:tcW w:w="7080" w:type="dxa"/>
            <w:shd w:val="clear" w:color="auto" w:fill="1B2A47"/>
            <w:tcMar>
              <w:top w:w="60" w:type="dxa"/>
              <w:left w:w="90" w:type="dxa"/>
              <w:bottom w:w="60" w:type="dxa"/>
              <w:right w:w="90" w:type="dxa"/>
            </w:tcMar>
          </w:tcPr>
          <w:p w:rsidR="0046729B" w:rsidRDefault="00767123" w14:paraId="16BF8ABA" w14:textId="77777777">
            <w:pPr>
              <w:spacing w:after="0"/>
            </w:pPr>
            <w:r>
              <w:rPr>
                <w:b/>
                <w:bCs/>
                <w:color w:val="FFFFFF"/>
                <w:sz w:val="18"/>
                <w:szCs w:val="18"/>
              </w:rPr>
              <w:t>Usage</w:t>
            </w:r>
          </w:p>
        </w:tc>
      </w:tr>
      <w:tr w:rsidR="0046729B" w14:paraId="3FBCA4DF" w14:textId="77777777">
        <w:trPr>
          <w:cantSplit/>
        </w:trPr>
        <w:tc>
          <w:tcPr>
            <w:tcW w:w="3000" w:type="dxa"/>
            <w:tcMar>
              <w:top w:w="60" w:type="dxa"/>
              <w:left w:w="90" w:type="dxa"/>
              <w:bottom w:w="60" w:type="dxa"/>
              <w:right w:w="90" w:type="dxa"/>
            </w:tcMar>
          </w:tcPr>
          <w:p w:rsidR="0046729B" w:rsidRDefault="00767123" w14:paraId="3BA98A99" w14:textId="77777777">
            <w:pPr>
              <w:spacing w:after="0"/>
            </w:pPr>
            <w:r>
              <w:rPr>
                <w:sz w:val="17"/>
                <w:szCs w:val="17"/>
              </w:rPr>
              <w:t>New Relic</w:t>
            </w:r>
          </w:p>
        </w:tc>
        <w:tc>
          <w:tcPr>
            <w:tcW w:w="7080" w:type="dxa"/>
            <w:tcMar>
              <w:top w:w="60" w:type="dxa"/>
              <w:left w:w="90" w:type="dxa"/>
              <w:bottom w:w="60" w:type="dxa"/>
              <w:right w:w="90" w:type="dxa"/>
            </w:tcMar>
          </w:tcPr>
          <w:p w:rsidR="0046729B" w:rsidRDefault="00767123" w14:paraId="7236EA05" w14:textId="77777777">
            <w:pPr>
              <w:spacing w:after="0"/>
            </w:pPr>
            <w:r>
              <w:rPr>
                <w:sz w:val="17"/>
                <w:szCs w:val="17"/>
              </w:rPr>
              <w:t>Application performance and general monitoring.</w:t>
            </w:r>
          </w:p>
        </w:tc>
      </w:tr>
      <w:tr w:rsidR="0046729B" w14:paraId="0C26E29B" w14:textId="77777777">
        <w:trPr>
          <w:cantSplit/>
        </w:trPr>
        <w:tc>
          <w:tcPr>
            <w:tcW w:w="3000" w:type="dxa"/>
            <w:shd w:val="clear" w:color="auto" w:fill="F2F4F6"/>
            <w:tcMar>
              <w:top w:w="60" w:type="dxa"/>
              <w:left w:w="90" w:type="dxa"/>
              <w:bottom w:w="60" w:type="dxa"/>
              <w:right w:w="90" w:type="dxa"/>
            </w:tcMar>
          </w:tcPr>
          <w:p w:rsidR="0046729B" w:rsidRDefault="00767123" w14:paraId="430DDDF2" w14:textId="77777777">
            <w:pPr>
              <w:spacing w:after="0"/>
            </w:pPr>
            <w:r>
              <w:rPr>
                <w:sz w:val="17"/>
                <w:szCs w:val="17"/>
              </w:rPr>
              <w:t>Datadog</w:t>
            </w:r>
          </w:p>
        </w:tc>
        <w:tc>
          <w:tcPr>
            <w:tcW w:w="7080" w:type="dxa"/>
            <w:shd w:val="clear" w:color="auto" w:fill="F2F4F6"/>
            <w:tcMar>
              <w:top w:w="60" w:type="dxa"/>
              <w:left w:w="90" w:type="dxa"/>
              <w:bottom w:w="60" w:type="dxa"/>
              <w:right w:w="90" w:type="dxa"/>
            </w:tcMar>
          </w:tcPr>
          <w:p w:rsidR="0046729B" w:rsidRDefault="00767123" w14:paraId="06086C14" w14:textId="77777777">
            <w:pPr>
              <w:spacing w:after="0"/>
            </w:pPr>
            <w:r>
              <w:rPr>
                <w:sz w:val="17"/>
                <w:szCs w:val="17"/>
              </w:rPr>
              <w:t>Monitoring and logging (cloud).</w:t>
            </w:r>
          </w:p>
        </w:tc>
      </w:tr>
    </w:tbl>
    <w:p w:rsidR="0046729B" w:rsidRDefault="00767123" w14:paraId="4AD015A5" w14:textId="22E2AFEC">
      <w:pPr>
        <w:pStyle w:val="Heading3"/>
      </w:pPr>
      <w:bookmarkStart w:name="_Toc65599449" w:id="581"/>
      <w:r>
        <w:t>IDE</w:t>
      </w:r>
      <w:bookmarkEnd w:id="581"/>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3000"/>
        <w:gridCol w:w="7080"/>
      </w:tblGrid>
      <w:tr w:rsidR="0046729B" w14:paraId="0B23600B" w14:textId="77777777">
        <w:trPr>
          <w:tblHeader/>
        </w:trPr>
        <w:tc>
          <w:tcPr>
            <w:tcW w:w="3000" w:type="dxa"/>
            <w:shd w:val="clear" w:color="auto" w:fill="1B2A47"/>
            <w:tcMar>
              <w:top w:w="60" w:type="dxa"/>
              <w:left w:w="90" w:type="dxa"/>
              <w:bottom w:w="60" w:type="dxa"/>
              <w:right w:w="90" w:type="dxa"/>
            </w:tcMar>
          </w:tcPr>
          <w:p w:rsidR="0046729B" w:rsidRDefault="00767123" w14:paraId="2BDB43C5" w14:textId="77777777">
            <w:pPr>
              <w:spacing w:after="0"/>
            </w:pPr>
            <w:r>
              <w:rPr>
                <w:b/>
                <w:bCs/>
                <w:color w:val="FFFFFF"/>
                <w:sz w:val="18"/>
                <w:szCs w:val="18"/>
              </w:rPr>
              <w:t>Platform</w:t>
            </w:r>
          </w:p>
        </w:tc>
        <w:tc>
          <w:tcPr>
            <w:tcW w:w="7080" w:type="dxa"/>
            <w:shd w:val="clear" w:color="auto" w:fill="1B2A47"/>
            <w:tcMar>
              <w:top w:w="60" w:type="dxa"/>
              <w:left w:w="90" w:type="dxa"/>
              <w:bottom w:w="60" w:type="dxa"/>
              <w:right w:w="90" w:type="dxa"/>
            </w:tcMar>
          </w:tcPr>
          <w:p w:rsidR="0046729B" w:rsidRDefault="00767123" w14:paraId="15C39477" w14:textId="77777777">
            <w:pPr>
              <w:spacing w:after="0"/>
            </w:pPr>
            <w:r>
              <w:rPr>
                <w:b/>
                <w:bCs/>
                <w:color w:val="FFFFFF"/>
                <w:sz w:val="18"/>
                <w:szCs w:val="18"/>
              </w:rPr>
              <w:t>Usage</w:t>
            </w:r>
          </w:p>
        </w:tc>
      </w:tr>
      <w:tr w:rsidR="0046729B" w14:paraId="29E2F773" w14:textId="77777777">
        <w:trPr>
          <w:cantSplit/>
        </w:trPr>
        <w:tc>
          <w:tcPr>
            <w:tcW w:w="3000" w:type="dxa"/>
            <w:tcMar>
              <w:top w:w="60" w:type="dxa"/>
              <w:left w:w="90" w:type="dxa"/>
              <w:bottom w:w="60" w:type="dxa"/>
              <w:right w:w="90" w:type="dxa"/>
            </w:tcMar>
          </w:tcPr>
          <w:p w:rsidR="0046729B" w:rsidRDefault="00767123" w14:paraId="67282C0F" w14:textId="77777777">
            <w:pPr>
              <w:spacing w:after="0"/>
            </w:pPr>
            <w:r>
              <w:rPr>
                <w:sz w:val="17"/>
                <w:szCs w:val="17"/>
              </w:rPr>
              <w:t>VS Code</w:t>
            </w:r>
          </w:p>
        </w:tc>
        <w:tc>
          <w:tcPr>
            <w:tcW w:w="7080" w:type="dxa"/>
            <w:tcMar>
              <w:top w:w="60" w:type="dxa"/>
              <w:left w:w="90" w:type="dxa"/>
              <w:bottom w:w="60" w:type="dxa"/>
              <w:right w:w="90" w:type="dxa"/>
            </w:tcMar>
          </w:tcPr>
          <w:p w:rsidR="0046729B" w:rsidRDefault="00767123" w14:paraId="0B2F1FC8" w14:textId="77777777">
            <w:pPr>
              <w:spacing w:after="0"/>
            </w:pPr>
            <w:r>
              <w:rPr>
                <w:sz w:val="17"/>
                <w:szCs w:val="17"/>
              </w:rPr>
              <w:t>Code development platform.</w:t>
            </w:r>
          </w:p>
        </w:tc>
      </w:tr>
      <w:tr w:rsidR="0046729B" w14:paraId="118B3DC7" w14:textId="77777777">
        <w:trPr>
          <w:cantSplit/>
        </w:trPr>
        <w:tc>
          <w:tcPr>
            <w:tcW w:w="3000" w:type="dxa"/>
            <w:shd w:val="clear" w:color="auto" w:fill="F2F4F6"/>
            <w:tcMar>
              <w:top w:w="60" w:type="dxa"/>
              <w:left w:w="90" w:type="dxa"/>
              <w:bottom w:w="60" w:type="dxa"/>
              <w:right w:w="90" w:type="dxa"/>
            </w:tcMar>
          </w:tcPr>
          <w:p w:rsidR="0046729B" w:rsidRDefault="00767123" w14:paraId="033BCEAC" w14:textId="77777777">
            <w:pPr>
              <w:spacing w:after="0"/>
            </w:pPr>
            <w:r>
              <w:rPr>
                <w:sz w:val="17"/>
                <w:szCs w:val="17"/>
              </w:rPr>
              <w:t>Visual Studio 2022</w:t>
            </w:r>
          </w:p>
        </w:tc>
        <w:tc>
          <w:tcPr>
            <w:tcW w:w="7080" w:type="dxa"/>
            <w:shd w:val="clear" w:color="auto" w:fill="F2F4F6"/>
            <w:tcMar>
              <w:top w:w="60" w:type="dxa"/>
              <w:left w:w="90" w:type="dxa"/>
              <w:bottom w:w="60" w:type="dxa"/>
              <w:right w:w="90" w:type="dxa"/>
            </w:tcMar>
          </w:tcPr>
          <w:p w:rsidR="0046729B" w:rsidRDefault="00767123" w14:paraId="2874526F" w14:textId="77777777">
            <w:pPr>
              <w:spacing w:after="0"/>
            </w:pPr>
            <w:r>
              <w:rPr>
                <w:sz w:val="17"/>
                <w:szCs w:val="17"/>
              </w:rPr>
              <w:t>Code development platform.</w:t>
            </w:r>
          </w:p>
        </w:tc>
      </w:tr>
    </w:tbl>
    <w:p w:rsidR="0046729B" w:rsidRDefault="00767123" w14:paraId="25CDB06B" w14:textId="2D2C3E24">
      <w:pPr>
        <w:pStyle w:val="Heading3"/>
      </w:pPr>
      <w:bookmarkStart w:name="_Toc408888077" w:id="582"/>
      <w:r>
        <w:t>Scheduling</w:t>
      </w:r>
      <w:bookmarkEnd w:id="582"/>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3000"/>
        <w:gridCol w:w="7080"/>
      </w:tblGrid>
      <w:tr w:rsidR="0046729B" w14:paraId="54A971E8" w14:textId="77777777">
        <w:trPr>
          <w:tblHeader/>
        </w:trPr>
        <w:tc>
          <w:tcPr>
            <w:tcW w:w="3000" w:type="dxa"/>
            <w:shd w:val="clear" w:color="auto" w:fill="1B2A47"/>
            <w:tcMar>
              <w:top w:w="60" w:type="dxa"/>
              <w:left w:w="90" w:type="dxa"/>
              <w:bottom w:w="60" w:type="dxa"/>
              <w:right w:w="90" w:type="dxa"/>
            </w:tcMar>
          </w:tcPr>
          <w:p w:rsidR="0046729B" w:rsidRDefault="00767123" w14:paraId="5EF5CA64" w14:textId="77777777">
            <w:pPr>
              <w:spacing w:after="0"/>
            </w:pPr>
            <w:r>
              <w:rPr>
                <w:b/>
                <w:bCs/>
                <w:color w:val="FFFFFF"/>
                <w:sz w:val="18"/>
                <w:szCs w:val="18"/>
              </w:rPr>
              <w:t>Platform</w:t>
            </w:r>
          </w:p>
        </w:tc>
        <w:tc>
          <w:tcPr>
            <w:tcW w:w="7080" w:type="dxa"/>
            <w:shd w:val="clear" w:color="auto" w:fill="1B2A47"/>
            <w:tcMar>
              <w:top w:w="60" w:type="dxa"/>
              <w:left w:w="90" w:type="dxa"/>
              <w:bottom w:w="60" w:type="dxa"/>
              <w:right w:w="90" w:type="dxa"/>
            </w:tcMar>
          </w:tcPr>
          <w:p w:rsidR="0046729B" w:rsidRDefault="00767123" w14:paraId="16625026" w14:textId="77777777">
            <w:pPr>
              <w:spacing w:after="0"/>
            </w:pPr>
            <w:r>
              <w:rPr>
                <w:b/>
                <w:bCs/>
                <w:color w:val="FFFFFF"/>
                <w:sz w:val="18"/>
                <w:szCs w:val="18"/>
              </w:rPr>
              <w:t>Usage</w:t>
            </w:r>
          </w:p>
        </w:tc>
      </w:tr>
      <w:tr w:rsidR="0046729B" w14:paraId="570AACE1" w14:textId="77777777">
        <w:trPr>
          <w:cantSplit/>
        </w:trPr>
        <w:tc>
          <w:tcPr>
            <w:tcW w:w="3000" w:type="dxa"/>
            <w:tcMar>
              <w:top w:w="60" w:type="dxa"/>
              <w:left w:w="90" w:type="dxa"/>
              <w:bottom w:w="60" w:type="dxa"/>
              <w:right w:w="90" w:type="dxa"/>
            </w:tcMar>
          </w:tcPr>
          <w:p w:rsidR="0046729B" w:rsidRDefault="00767123" w14:paraId="0383C2A7" w14:textId="77777777">
            <w:pPr>
              <w:spacing w:after="0"/>
            </w:pPr>
            <w:r>
              <w:rPr>
                <w:sz w:val="17"/>
                <w:szCs w:val="17"/>
              </w:rPr>
              <w:t>Autosys*</w:t>
            </w:r>
          </w:p>
        </w:tc>
        <w:tc>
          <w:tcPr>
            <w:tcW w:w="7080" w:type="dxa"/>
            <w:tcMar>
              <w:top w:w="60" w:type="dxa"/>
              <w:left w:w="90" w:type="dxa"/>
              <w:bottom w:w="60" w:type="dxa"/>
              <w:right w:w="90" w:type="dxa"/>
            </w:tcMar>
          </w:tcPr>
          <w:p w:rsidR="0046729B" w:rsidRDefault="00767123" w14:paraId="70CF2D53" w14:textId="77777777">
            <w:pPr>
              <w:spacing w:after="0"/>
            </w:pPr>
            <w:r>
              <w:rPr>
                <w:sz w:val="17"/>
                <w:szCs w:val="17"/>
              </w:rPr>
              <w:t>Aon standard job scheduling framework.</w:t>
            </w:r>
          </w:p>
        </w:tc>
      </w:tr>
      <w:tr w:rsidR="0046729B" w14:paraId="39B29F38" w14:textId="77777777">
        <w:trPr>
          <w:cantSplit/>
        </w:trPr>
        <w:tc>
          <w:tcPr>
            <w:tcW w:w="3000" w:type="dxa"/>
            <w:shd w:val="clear" w:color="auto" w:fill="F2F4F6"/>
            <w:tcMar>
              <w:top w:w="60" w:type="dxa"/>
              <w:left w:w="90" w:type="dxa"/>
              <w:bottom w:w="60" w:type="dxa"/>
              <w:right w:w="90" w:type="dxa"/>
            </w:tcMar>
          </w:tcPr>
          <w:p w:rsidR="0046729B" w:rsidRDefault="00767123" w14:paraId="4F972AF3" w14:textId="77777777">
            <w:pPr>
              <w:spacing w:after="0"/>
            </w:pPr>
            <w:r>
              <w:rPr>
                <w:sz w:val="17"/>
                <w:szCs w:val="17"/>
              </w:rPr>
              <w:t>Azure Functions</w:t>
            </w:r>
          </w:p>
        </w:tc>
        <w:tc>
          <w:tcPr>
            <w:tcW w:w="7080" w:type="dxa"/>
            <w:shd w:val="clear" w:color="auto" w:fill="F2F4F6"/>
            <w:tcMar>
              <w:top w:w="60" w:type="dxa"/>
              <w:left w:w="90" w:type="dxa"/>
              <w:bottom w:w="60" w:type="dxa"/>
              <w:right w:w="90" w:type="dxa"/>
            </w:tcMar>
          </w:tcPr>
          <w:p w:rsidR="0046729B" w:rsidRDefault="00767123" w14:paraId="755785BD" w14:textId="77777777">
            <w:pPr>
              <w:spacing w:after="0"/>
            </w:pPr>
            <w:r>
              <w:rPr>
                <w:sz w:val="17"/>
                <w:szCs w:val="17"/>
              </w:rPr>
              <w:t>Scheduled execution.</w:t>
            </w:r>
          </w:p>
        </w:tc>
      </w:tr>
    </w:tbl>
    <w:p w:rsidR="0046729B" w:rsidRDefault="00767123" w14:paraId="1492EF0E" w14:textId="3F804068">
      <w:pPr>
        <w:pStyle w:val="Heading3"/>
      </w:pPr>
      <w:bookmarkStart w:name="_Toc292489073" w:id="583"/>
      <w:r>
        <w:t>Testing Automation</w:t>
      </w:r>
      <w:bookmarkEnd w:id="583"/>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3000"/>
        <w:gridCol w:w="7080"/>
      </w:tblGrid>
      <w:tr w:rsidR="0046729B" w14:paraId="25922873" w14:textId="77777777">
        <w:trPr>
          <w:tblHeader/>
        </w:trPr>
        <w:tc>
          <w:tcPr>
            <w:tcW w:w="3000" w:type="dxa"/>
            <w:shd w:val="clear" w:color="auto" w:fill="1B2A47"/>
            <w:tcMar>
              <w:top w:w="60" w:type="dxa"/>
              <w:left w:w="90" w:type="dxa"/>
              <w:bottom w:w="60" w:type="dxa"/>
              <w:right w:w="90" w:type="dxa"/>
            </w:tcMar>
          </w:tcPr>
          <w:p w:rsidR="0046729B" w:rsidRDefault="00767123" w14:paraId="63E9990B" w14:textId="77777777">
            <w:pPr>
              <w:spacing w:after="0"/>
            </w:pPr>
            <w:r>
              <w:rPr>
                <w:b/>
                <w:bCs/>
                <w:color w:val="FFFFFF"/>
                <w:sz w:val="18"/>
                <w:szCs w:val="18"/>
              </w:rPr>
              <w:t>Platform</w:t>
            </w:r>
          </w:p>
        </w:tc>
        <w:tc>
          <w:tcPr>
            <w:tcW w:w="7080" w:type="dxa"/>
            <w:shd w:val="clear" w:color="auto" w:fill="1B2A47"/>
            <w:tcMar>
              <w:top w:w="60" w:type="dxa"/>
              <w:left w:w="90" w:type="dxa"/>
              <w:bottom w:w="60" w:type="dxa"/>
              <w:right w:w="90" w:type="dxa"/>
            </w:tcMar>
          </w:tcPr>
          <w:p w:rsidR="0046729B" w:rsidRDefault="00767123" w14:paraId="13A1143D" w14:textId="77777777">
            <w:pPr>
              <w:spacing w:after="0"/>
            </w:pPr>
            <w:r>
              <w:rPr>
                <w:b/>
                <w:bCs/>
                <w:color w:val="FFFFFF"/>
                <w:sz w:val="18"/>
                <w:szCs w:val="18"/>
              </w:rPr>
              <w:t>Usage</w:t>
            </w:r>
          </w:p>
        </w:tc>
      </w:tr>
      <w:tr w:rsidR="0046729B" w14:paraId="56F1B075" w14:textId="77777777">
        <w:trPr>
          <w:cantSplit/>
        </w:trPr>
        <w:tc>
          <w:tcPr>
            <w:tcW w:w="3000" w:type="dxa"/>
            <w:tcMar>
              <w:top w:w="60" w:type="dxa"/>
              <w:left w:w="90" w:type="dxa"/>
              <w:bottom w:w="60" w:type="dxa"/>
              <w:right w:w="90" w:type="dxa"/>
            </w:tcMar>
          </w:tcPr>
          <w:p w:rsidR="0046729B" w:rsidRDefault="00767123" w14:paraId="732697C5" w14:textId="77777777">
            <w:pPr>
              <w:spacing w:after="0"/>
            </w:pPr>
            <w:r>
              <w:rPr>
                <w:sz w:val="17"/>
                <w:szCs w:val="17"/>
              </w:rPr>
              <w:t>Specflow, Selenium, Microfocus-UFT (based on use case)</w:t>
            </w:r>
          </w:p>
        </w:tc>
        <w:tc>
          <w:tcPr>
            <w:tcW w:w="7080" w:type="dxa"/>
            <w:tcMar>
              <w:top w:w="60" w:type="dxa"/>
              <w:left w:w="90" w:type="dxa"/>
              <w:bottom w:w="60" w:type="dxa"/>
              <w:right w:w="90" w:type="dxa"/>
            </w:tcMar>
          </w:tcPr>
          <w:p w:rsidR="0046729B" w:rsidRDefault="00767123" w14:paraId="2A995229" w14:textId="77777777">
            <w:pPr>
              <w:spacing w:after="0"/>
            </w:pPr>
            <w:r>
              <w:rPr>
                <w:sz w:val="17"/>
                <w:szCs w:val="17"/>
              </w:rPr>
              <w:t>Web / UI testing.</w:t>
            </w:r>
          </w:p>
        </w:tc>
      </w:tr>
      <w:tr w:rsidR="0046729B" w14:paraId="04178594" w14:textId="77777777">
        <w:trPr>
          <w:cantSplit/>
        </w:trPr>
        <w:tc>
          <w:tcPr>
            <w:tcW w:w="3000" w:type="dxa"/>
            <w:shd w:val="clear" w:color="auto" w:fill="F2F4F6"/>
            <w:tcMar>
              <w:top w:w="60" w:type="dxa"/>
              <w:left w:w="90" w:type="dxa"/>
              <w:bottom w:w="60" w:type="dxa"/>
              <w:right w:w="90" w:type="dxa"/>
            </w:tcMar>
          </w:tcPr>
          <w:p w:rsidR="0046729B" w:rsidRDefault="00767123" w14:paraId="110B4FE0" w14:textId="77777777">
            <w:pPr>
              <w:spacing w:after="0"/>
            </w:pPr>
            <w:r>
              <w:rPr>
                <w:sz w:val="17"/>
                <w:szCs w:val="17"/>
              </w:rPr>
              <w:t>Browser Stack, Selenium</w:t>
            </w:r>
          </w:p>
        </w:tc>
        <w:tc>
          <w:tcPr>
            <w:tcW w:w="7080" w:type="dxa"/>
            <w:shd w:val="clear" w:color="auto" w:fill="F2F4F6"/>
            <w:tcMar>
              <w:top w:w="60" w:type="dxa"/>
              <w:left w:w="90" w:type="dxa"/>
              <w:bottom w:w="60" w:type="dxa"/>
              <w:right w:w="90" w:type="dxa"/>
            </w:tcMar>
          </w:tcPr>
          <w:p w:rsidR="0046729B" w:rsidRDefault="00767123" w14:paraId="7A03EFE8" w14:textId="77777777">
            <w:pPr>
              <w:spacing w:after="0"/>
            </w:pPr>
            <w:r>
              <w:rPr>
                <w:sz w:val="17"/>
                <w:szCs w:val="17"/>
              </w:rPr>
              <w:t>Browser testing.</w:t>
            </w:r>
          </w:p>
        </w:tc>
      </w:tr>
      <w:tr w:rsidR="0046729B" w14:paraId="6FF1308F" w14:textId="77777777">
        <w:trPr>
          <w:cantSplit/>
        </w:trPr>
        <w:tc>
          <w:tcPr>
            <w:tcW w:w="3000" w:type="dxa"/>
            <w:tcMar>
              <w:top w:w="60" w:type="dxa"/>
              <w:left w:w="90" w:type="dxa"/>
              <w:bottom w:w="60" w:type="dxa"/>
              <w:right w:w="90" w:type="dxa"/>
            </w:tcMar>
          </w:tcPr>
          <w:p w:rsidR="0046729B" w:rsidRDefault="00767123" w14:paraId="156C40A1" w14:textId="77777777">
            <w:pPr>
              <w:spacing w:after="0"/>
            </w:pPr>
            <w:r>
              <w:rPr>
                <w:sz w:val="17"/>
                <w:szCs w:val="17"/>
              </w:rPr>
              <w:t>pCloudy</w:t>
            </w:r>
          </w:p>
        </w:tc>
        <w:tc>
          <w:tcPr>
            <w:tcW w:w="7080" w:type="dxa"/>
            <w:tcMar>
              <w:top w:w="60" w:type="dxa"/>
              <w:left w:w="90" w:type="dxa"/>
              <w:bottom w:w="60" w:type="dxa"/>
              <w:right w:w="90" w:type="dxa"/>
            </w:tcMar>
          </w:tcPr>
          <w:p w:rsidR="0046729B" w:rsidRDefault="00767123" w14:paraId="74F82D5D" w14:textId="77777777">
            <w:pPr>
              <w:spacing w:after="0"/>
            </w:pPr>
            <w:r>
              <w:rPr>
                <w:sz w:val="17"/>
                <w:szCs w:val="17"/>
              </w:rPr>
              <w:t>Mobile testing.</w:t>
            </w:r>
          </w:p>
        </w:tc>
      </w:tr>
      <w:tr w:rsidR="0046729B" w14:paraId="468B7833" w14:textId="77777777">
        <w:trPr>
          <w:cantSplit/>
        </w:trPr>
        <w:tc>
          <w:tcPr>
            <w:tcW w:w="3000" w:type="dxa"/>
            <w:shd w:val="clear" w:color="auto" w:fill="F2F4F6"/>
            <w:tcMar>
              <w:top w:w="60" w:type="dxa"/>
              <w:left w:w="90" w:type="dxa"/>
              <w:bottom w:w="60" w:type="dxa"/>
              <w:right w:w="90" w:type="dxa"/>
            </w:tcMar>
          </w:tcPr>
          <w:p w:rsidR="0046729B" w:rsidRDefault="00767123" w14:paraId="12E0CDD2" w14:textId="77777777">
            <w:pPr>
              <w:spacing w:after="0"/>
            </w:pPr>
            <w:r>
              <w:rPr>
                <w:sz w:val="17"/>
                <w:szCs w:val="17"/>
              </w:rPr>
              <w:t>Azure DevOps</w:t>
            </w:r>
          </w:p>
        </w:tc>
        <w:tc>
          <w:tcPr>
            <w:tcW w:w="7080" w:type="dxa"/>
            <w:shd w:val="clear" w:color="auto" w:fill="F2F4F6"/>
            <w:tcMar>
              <w:top w:w="60" w:type="dxa"/>
              <w:left w:w="90" w:type="dxa"/>
              <w:bottom w:w="60" w:type="dxa"/>
              <w:right w:w="90" w:type="dxa"/>
            </w:tcMar>
          </w:tcPr>
          <w:p w:rsidR="0046729B" w:rsidRDefault="00767123" w14:paraId="5544AC1B" w14:textId="77777777">
            <w:pPr>
              <w:spacing w:after="0"/>
            </w:pPr>
            <w:r>
              <w:rPr>
                <w:sz w:val="17"/>
                <w:szCs w:val="17"/>
              </w:rPr>
              <w:t>Test management.</w:t>
            </w:r>
          </w:p>
        </w:tc>
      </w:tr>
      <w:tr w:rsidR="0046729B" w14:paraId="3FBC2106" w14:textId="77777777">
        <w:trPr>
          <w:cantSplit/>
        </w:trPr>
        <w:tc>
          <w:tcPr>
            <w:tcW w:w="3000" w:type="dxa"/>
            <w:tcMar>
              <w:top w:w="60" w:type="dxa"/>
              <w:left w:w="90" w:type="dxa"/>
              <w:bottom w:w="60" w:type="dxa"/>
              <w:right w:w="90" w:type="dxa"/>
            </w:tcMar>
          </w:tcPr>
          <w:p w:rsidR="0046729B" w:rsidRDefault="00767123" w14:paraId="6F8F280C" w14:textId="77777777">
            <w:pPr>
              <w:spacing w:after="0"/>
            </w:pPr>
            <w:r>
              <w:rPr>
                <w:sz w:val="17"/>
                <w:szCs w:val="17"/>
              </w:rPr>
              <w:t>Postman, SoapUI</w:t>
            </w:r>
          </w:p>
        </w:tc>
        <w:tc>
          <w:tcPr>
            <w:tcW w:w="7080" w:type="dxa"/>
            <w:tcMar>
              <w:top w:w="60" w:type="dxa"/>
              <w:left w:w="90" w:type="dxa"/>
              <w:bottom w:w="60" w:type="dxa"/>
              <w:right w:w="90" w:type="dxa"/>
            </w:tcMar>
          </w:tcPr>
          <w:p w:rsidR="0046729B" w:rsidRDefault="00767123" w14:paraId="6200474C" w14:textId="77777777">
            <w:pPr>
              <w:spacing w:after="0"/>
            </w:pPr>
            <w:r>
              <w:rPr>
                <w:sz w:val="17"/>
                <w:szCs w:val="17"/>
              </w:rPr>
              <w:t>API testing (REST, SOAP).</w:t>
            </w:r>
          </w:p>
        </w:tc>
      </w:tr>
      <w:tr w:rsidR="0046729B" w14:paraId="1003005B" w14:textId="77777777">
        <w:trPr>
          <w:cantSplit/>
        </w:trPr>
        <w:tc>
          <w:tcPr>
            <w:tcW w:w="3000" w:type="dxa"/>
            <w:shd w:val="clear" w:color="auto" w:fill="F2F4F6"/>
            <w:tcMar>
              <w:top w:w="60" w:type="dxa"/>
              <w:left w:w="90" w:type="dxa"/>
              <w:bottom w:w="60" w:type="dxa"/>
              <w:right w:w="90" w:type="dxa"/>
            </w:tcMar>
          </w:tcPr>
          <w:p w:rsidR="0046729B" w:rsidRDefault="00767123" w14:paraId="2F4BCB08" w14:textId="77777777">
            <w:pPr>
              <w:spacing w:after="0"/>
            </w:pPr>
            <w:r>
              <w:rPr>
                <w:sz w:val="17"/>
                <w:szCs w:val="17"/>
              </w:rPr>
              <w:t>Microfocus Performance Center / LoadRunner Enterprise (LRE)</w:t>
            </w:r>
          </w:p>
        </w:tc>
        <w:tc>
          <w:tcPr>
            <w:tcW w:w="7080" w:type="dxa"/>
            <w:shd w:val="clear" w:color="auto" w:fill="F2F4F6"/>
            <w:tcMar>
              <w:top w:w="60" w:type="dxa"/>
              <w:left w:w="90" w:type="dxa"/>
              <w:bottom w:w="60" w:type="dxa"/>
              <w:right w:w="90" w:type="dxa"/>
            </w:tcMar>
          </w:tcPr>
          <w:p w:rsidR="0046729B" w:rsidRDefault="00767123" w14:paraId="09B8C24F" w14:textId="77777777">
            <w:pPr>
              <w:spacing w:after="0"/>
            </w:pPr>
            <w:r>
              <w:rPr>
                <w:sz w:val="17"/>
                <w:szCs w:val="17"/>
              </w:rPr>
              <w:t>API testing – stress and performance testing.</w:t>
            </w:r>
          </w:p>
        </w:tc>
      </w:tr>
      <w:tr w:rsidR="0046729B" w14:paraId="66627E23" w14:textId="77777777">
        <w:trPr>
          <w:cantSplit/>
        </w:trPr>
        <w:tc>
          <w:tcPr>
            <w:tcW w:w="3000" w:type="dxa"/>
            <w:tcMar>
              <w:top w:w="60" w:type="dxa"/>
              <w:left w:w="90" w:type="dxa"/>
              <w:bottom w:w="60" w:type="dxa"/>
              <w:right w:w="90" w:type="dxa"/>
            </w:tcMar>
          </w:tcPr>
          <w:p w:rsidR="0046729B" w:rsidRDefault="00767123" w14:paraId="5E316A9D" w14:textId="77777777">
            <w:pPr>
              <w:spacing w:after="0"/>
            </w:pPr>
            <w:r>
              <w:rPr>
                <w:sz w:val="17"/>
                <w:szCs w:val="17"/>
              </w:rPr>
              <w:t>UiPath*, Microfocus-UFT</w:t>
            </w:r>
          </w:p>
        </w:tc>
        <w:tc>
          <w:tcPr>
            <w:tcW w:w="7080" w:type="dxa"/>
            <w:tcMar>
              <w:top w:w="60" w:type="dxa"/>
              <w:left w:w="90" w:type="dxa"/>
              <w:bottom w:w="60" w:type="dxa"/>
              <w:right w:w="90" w:type="dxa"/>
            </w:tcMar>
          </w:tcPr>
          <w:p w:rsidR="0046729B" w:rsidRDefault="00767123" w14:paraId="28D3F4C9" w14:textId="77777777">
            <w:pPr>
              <w:spacing w:after="0"/>
            </w:pPr>
            <w:r>
              <w:rPr>
                <w:sz w:val="17"/>
                <w:szCs w:val="17"/>
              </w:rPr>
              <w:t>Desktop application functional and automation testing.</w:t>
            </w:r>
          </w:p>
        </w:tc>
      </w:tr>
      <w:tr w:rsidR="0046729B" w14:paraId="31C1B8D7" w14:textId="77777777">
        <w:trPr>
          <w:cantSplit/>
        </w:trPr>
        <w:tc>
          <w:tcPr>
            <w:tcW w:w="3000" w:type="dxa"/>
            <w:shd w:val="clear" w:color="auto" w:fill="F2F4F6"/>
            <w:tcMar>
              <w:top w:w="60" w:type="dxa"/>
              <w:left w:w="90" w:type="dxa"/>
              <w:bottom w:w="60" w:type="dxa"/>
              <w:right w:w="90" w:type="dxa"/>
            </w:tcMar>
          </w:tcPr>
          <w:p w:rsidR="0046729B" w:rsidRDefault="00767123" w14:paraId="6B8DEA9D" w14:textId="77777777">
            <w:pPr>
              <w:spacing w:after="0"/>
            </w:pPr>
            <w:r>
              <w:rPr>
                <w:sz w:val="17"/>
                <w:szCs w:val="17"/>
              </w:rPr>
              <w:t>YSlow, PageSpeed</w:t>
            </w:r>
          </w:p>
        </w:tc>
        <w:tc>
          <w:tcPr>
            <w:tcW w:w="7080" w:type="dxa"/>
            <w:shd w:val="clear" w:color="auto" w:fill="F2F4F6"/>
            <w:tcMar>
              <w:top w:w="60" w:type="dxa"/>
              <w:left w:w="90" w:type="dxa"/>
              <w:bottom w:w="60" w:type="dxa"/>
              <w:right w:w="90" w:type="dxa"/>
            </w:tcMar>
          </w:tcPr>
          <w:p w:rsidR="0046729B" w:rsidRDefault="00767123" w14:paraId="3E6E8A70" w14:textId="77777777">
            <w:pPr>
              <w:spacing w:after="0"/>
            </w:pPr>
            <w:r>
              <w:rPr>
                <w:sz w:val="17"/>
                <w:szCs w:val="17"/>
              </w:rPr>
              <w:t>Client-side performance optimization.</w:t>
            </w:r>
          </w:p>
        </w:tc>
      </w:tr>
    </w:tbl>
    <w:p w:rsidR="0046729B" w:rsidRDefault="00767123" w14:paraId="6FDCD4E3" w14:textId="4FF21824">
      <w:pPr>
        <w:pStyle w:val="Heading3"/>
      </w:pPr>
      <w:bookmarkStart w:name="_Toc1391712833" w:id="584"/>
      <w:r>
        <w:t>Integration / ESB / ETL / Connectors</w:t>
      </w:r>
      <w:bookmarkEnd w:id="584"/>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3000"/>
        <w:gridCol w:w="7080"/>
      </w:tblGrid>
      <w:tr w:rsidR="0046729B" w14:paraId="27F7B439" w14:textId="77777777">
        <w:trPr>
          <w:tblHeader/>
        </w:trPr>
        <w:tc>
          <w:tcPr>
            <w:tcW w:w="3000" w:type="dxa"/>
            <w:shd w:val="clear" w:color="auto" w:fill="1B2A47"/>
            <w:tcMar>
              <w:top w:w="60" w:type="dxa"/>
              <w:left w:w="90" w:type="dxa"/>
              <w:bottom w:w="60" w:type="dxa"/>
              <w:right w:w="90" w:type="dxa"/>
            </w:tcMar>
          </w:tcPr>
          <w:p w:rsidR="0046729B" w:rsidRDefault="00767123" w14:paraId="05DFFEEE" w14:textId="77777777">
            <w:pPr>
              <w:spacing w:after="0"/>
            </w:pPr>
            <w:r>
              <w:rPr>
                <w:b/>
                <w:bCs/>
                <w:color w:val="FFFFFF"/>
                <w:sz w:val="18"/>
                <w:szCs w:val="18"/>
              </w:rPr>
              <w:t>Platform</w:t>
            </w:r>
          </w:p>
        </w:tc>
        <w:tc>
          <w:tcPr>
            <w:tcW w:w="7080" w:type="dxa"/>
            <w:shd w:val="clear" w:color="auto" w:fill="1B2A47"/>
            <w:tcMar>
              <w:top w:w="60" w:type="dxa"/>
              <w:left w:w="90" w:type="dxa"/>
              <w:bottom w:w="60" w:type="dxa"/>
              <w:right w:w="90" w:type="dxa"/>
            </w:tcMar>
          </w:tcPr>
          <w:p w:rsidR="0046729B" w:rsidRDefault="00767123" w14:paraId="7D43AAAD" w14:textId="77777777">
            <w:pPr>
              <w:spacing w:after="0"/>
            </w:pPr>
            <w:r>
              <w:rPr>
                <w:b/>
                <w:bCs/>
                <w:color w:val="FFFFFF"/>
                <w:sz w:val="18"/>
                <w:szCs w:val="18"/>
              </w:rPr>
              <w:t>Usage</w:t>
            </w:r>
          </w:p>
        </w:tc>
      </w:tr>
      <w:tr w:rsidR="0046729B" w14:paraId="660E6CD8" w14:textId="77777777">
        <w:trPr>
          <w:cantSplit/>
        </w:trPr>
        <w:tc>
          <w:tcPr>
            <w:tcW w:w="3000" w:type="dxa"/>
            <w:tcMar>
              <w:top w:w="60" w:type="dxa"/>
              <w:left w:w="90" w:type="dxa"/>
              <w:bottom w:w="60" w:type="dxa"/>
              <w:right w:w="90" w:type="dxa"/>
            </w:tcMar>
          </w:tcPr>
          <w:p w:rsidR="0046729B" w:rsidRDefault="00767123" w14:paraId="64C9AE78" w14:textId="77777777">
            <w:pPr>
              <w:spacing w:after="0"/>
            </w:pPr>
            <w:r>
              <w:rPr>
                <w:sz w:val="17"/>
                <w:szCs w:val="17"/>
              </w:rPr>
              <w:t>Workato*</w:t>
            </w:r>
          </w:p>
        </w:tc>
        <w:tc>
          <w:tcPr>
            <w:tcW w:w="7080" w:type="dxa"/>
            <w:tcMar>
              <w:top w:w="60" w:type="dxa"/>
              <w:left w:w="90" w:type="dxa"/>
              <w:bottom w:w="60" w:type="dxa"/>
              <w:right w:w="90" w:type="dxa"/>
            </w:tcMar>
          </w:tcPr>
          <w:p w:rsidR="0046729B" w:rsidRDefault="00767123" w14:paraId="2837218A" w14:textId="77777777">
            <w:pPr>
              <w:spacing w:after="0"/>
            </w:pPr>
            <w:r>
              <w:rPr>
                <w:sz w:val="17"/>
                <w:szCs w:val="17"/>
              </w:rPr>
              <w:t>Integration and workflow automation.</w:t>
            </w:r>
          </w:p>
        </w:tc>
      </w:tr>
      <w:tr w:rsidR="0046729B" w14:paraId="4B967B2C" w14:textId="77777777">
        <w:trPr>
          <w:cantSplit/>
        </w:trPr>
        <w:tc>
          <w:tcPr>
            <w:tcW w:w="3000" w:type="dxa"/>
            <w:shd w:val="clear" w:color="auto" w:fill="F2F4F6"/>
            <w:tcMar>
              <w:top w:w="60" w:type="dxa"/>
              <w:left w:w="90" w:type="dxa"/>
              <w:bottom w:w="60" w:type="dxa"/>
              <w:right w:w="90" w:type="dxa"/>
            </w:tcMar>
          </w:tcPr>
          <w:p w:rsidR="0046729B" w:rsidRDefault="00767123" w14:paraId="52727FC5" w14:textId="77777777">
            <w:pPr>
              <w:spacing w:after="0"/>
            </w:pPr>
            <w:r>
              <w:rPr>
                <w:sz w:val="17"/>
                <w:szCs w:val="17"/>
              </w:rPr>
              <w:t>SendGrid</w:t>
            </w:r>
          </w:p>
        </w:tc>
        <w:tc>
          <w:tcPr>
            <w:tcW w:w="7080" w:type="dxa"/>
            <w:shd w:val="clear" w:color="auto" w:fill="F2F4F6"/>
            <w:tcMar>
              <w:top w:w="60" w:type="dxa"/>
              <w:left w:w="90" w:type="dxa"/>
              <w:bottom w:w="60" w:type="dxa"/>
              <w:right w:w="90" w:type="dxa"/>
            </w:tcMar>
          </w:tcPr>
          <w:p w:rsidR="0046729B" w:rsidRDefault="00767123" w14:paraId="0D9C9896" w14:textId="77777777">
            <w:pPr>
              <w:spacing w:after="0"/>
            </w:pPr>
            <w:r>
              <w:rPr>
                <w:sz w:val="17"/>
                <w:szCs w:val="17"/>
              </w:rPr>
              <w:t>External email delivery platform.</w:t>
            </w:r>
          </w:p>
        </w:tc>
      </w:tr>
      <w:tr w:rsidR="0046729B" w14:paraId="208BA2D4" w14:textId="77777777">
        <w:trPr>
          <w:cantSplit/>
        </w:trPr>
        <w:tc>
          <w:tcPr>
            <w:tcW w:w="3000" w:type="dxa"/>
            <w:tcMar>
              <w:top w:w="60" w:type="dxa"/>
              <w:left w:w="90" w:type="dxa"/>
              <w:bottom w:w="60" w:type="dxa"/>
              <w:right w:w="90" w:type="dxa"/>
            </w:tcMar>
          </w:tcPr>
          <w:p w:rsidR="0046729B" w:rsidRDefault="00767123" w14:paraId="6700282A" w14:textId="77777777">
            <w:pPr>
              <w:spacing w:after="0"/>
            </w:pPr>
            <w:r>
              <w:rPr>
                <w:sz w:val="17"/>
                <w:szCs w:val="17"/>
              </w:rPr>
              <w:t>Office 365 (Graph API)</w:t>
            </w:r>
          </w:p>
        </w:tc>
        <w:tc>
          <w:tcPr>
            <w:tcW w:w="7080" w:type="dxa"/>
            <w:tcMar>
              <w:top w:w="60" w:type="dxa"/>
              <w:left w:w="90" w:type="dxa"/>
              <w:bottom w:w="60" w:type="dxa"/>
              <w:right w:w="90" w:type="dxa"/>
            </w:tcMar>
          </w:tcPr>
          <w:p w:rsidR="0046729B" w:rsidRDefault="00767123" w14:paraId="0C11C3A7" w14:textId="77777777">
            <w:pPr>
              <w:spacing w:after="0"/>
            </w:pPr>
            <w:r>
              <w:rPr>
                <w:sz w:val="17"/>
                <w:szCs w:val="17"/>
              </w:rPr>
              <w:t>Secure email integration.</w:t>
            </w:r>
          </w:p>
        </w:tc>
      </w:tr>
      <w:tr w:rsidR="0046729B" w14:paraId="6A24E92C" w14:textId="77777777">
        <w:trPr>
          <w:cantSplit/>
        </w:trPr>
        <w:tc>
          <w:tcPr>
            <w:tcW w:w="3000" w:type="dxa"/>
            <w:shd w:val="clear" w:color="auto" w:fill="F2F4F6"/>
            <w:tcMar>
              <w:top w:w="60" w:type="dxa"/>
              <w:left w:w="90" w:type="dxa"/>
              <w:bottom w:w="60" w:type="dxa"/>
              <w:right w:w="90" w:type="dxa"/>
            </w:tcMar>
          </w:tcPr>
          <w:p w:rsidR="0046729B" w:rsidRDefault="00767123" w14:paraId="27F26B98" w14:textId="77777777">
            <w:pPr>
              <w:spacing w:after="0"/>
            </w:pPr>
            <w:r>
              <w:rPr>
                <w:sz w:val="17"/>
                <w:szCs w:val="17"/>
              </w:rPr>
              <w:t>Loqate*</w:t>
            </w:r>
          </w:p>
        </w:tc>
        <w:tc>
          <w:tcPr>
            <w:tcW w:w="7080" w:type="dxa"/>
            <w:shd w:val="clear" w:color="auto" w:fill="F2F4F6"/>
            <w:tcMar>
              <w:top w:w="60" w:type="dxa"/>
              <w:left w:w="90" w:type="dxa"/>
              <w:bottom w:w="60" w:type="dxa"/>
              <w:right w:w="90" w:type="dxa"/>
            </w:tcMar>
          </w:tcPr>
          <w:p w:rsidR="0046729B" w:rsidRDefault="00767123" w14:paraId="1A167220" w14:textId="77777777">
            <w:pPr>
              <w:spacing w:after="0"/>
            </w:pPr>
            <w:r>
              <w:rPr>
                <w:sz w:val="17"/>
                <w:szCs w:val="17"/>
              </w:rPr>
              <w:t>Address verification.</w:t>
            </w:r>
          </w:p>
        </w:tc>
      </w:tr>
      <w:tr w:rsidR="0046729B" w14:paraId="1ABC6950" w14:textId="77777777">
        <w:trPr>
          <w:cantSplit/>
        </w:trPr>
        <w:tc>
          <w:tcPr>
            <w:tcW w:w="3000" w:type="dxa"/>
            <w:tcMar>
              <w:top w:w="60" w:type="dxa"/>
              <w:left w:w="90" w:type="dxa"/>
              <w:bottom w:w="60" w:type="dxa"/>
              <w:right w:w="90" w:type="dxa"/>
            </w:tcMar>
          </w:tcPr>
          <w:p w:rsidR="0046729B" w:rsidRDefault="00767123" w14:paraId="25123BFD" w14:textId="77777777">
            <w:pPr>
              <w:spacing w:after="0"/>
            </w:pPr>
            <w:r>
              <w:rPr>
                <w:sz w:val="17"/>
                <w:szCs w:val="17"/>
              </w:rPr>
              <w:t>CCS (Carrier Connectivity Service)</w:t>
            </w:r>
          </w:p>
        </w:tc>
        <w:tc>
          <w:tcPr>
            <w:tcW w:w="7080" w:type="dxa"/>
            <w:tcMar>
              <w:top w:w="60" w:type="dxa"/>
              <w:left w:w="90" w:type="dxa"/>
              <w:bottom w:w="60" w:type="dxa"/>
              <w:right w:w="90" w:type="dxa"/>
            </w:tcMar>
          </w:tcPr>
          <w:p w:rsidR="0046729B" w:rsidRDefault="00767123" w14:paraId="47942E2E" w14:textId="77777777">
            <w:pPr>
              <w:spacing w:after="0"/>
            </w:pPr>
            <w:r>
              <w:rPr>
                <w:sz w:val="17"/>
                <w:szCs w:val="17"/>
              </w:rPr>
              <w:t>Single gateway for all Aon ↔ Market/Carrier communication; ACORD P&amp;C/Surety XML Chapter 12 translation.</w:t>
            </w:r>
          </w:p>
        </w:tc>
      </w:tr>
    </w:tbl>
    <w:p w:rsidR="0046729B" w:rsidRDefault="00767123" w14:paraId="4920EA4B" w14:textId="14ADF166">
      <w:pPr>
        <w:pStyle w:val="Heading3"/>
      </w:pPr>
      <w:bookmarkStart w:name="_Toc1685369460" w:id="585"/>
      <w:r>
        <w:t>Data Analytics</w:t>
      </w:r>
      <w:bookmarkEnd w:id="585"/>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3000"/>
        <w:gridCol w:w="7080"/>
      </w:tblGrid>
      <w:tr w:rsidR="0046729B" w14:paraId="74F5FF75" w14:textId="77777777">
        <w:trPr>
          <w:tblHeader/>
        </w:trPr>
        <w:tc>
          <w:tcPr>
            <w:tcW w:w="3000" w:type="dxa"/>
            <w:shd w:val="clear" w:color="auto" w:fill="1B2A47"/>
            <w:tcMar>
              <w:top w:w="60" w:type="dxa"/>
              <w:left w:w="90" w:type="dxa"/>
              <w:bottom w:w="60" w:type="dxa"/>
              <w:right w:w="90" w:type="dxa"/>
            </w:tcMar>
          </w:tcPr>
          <w:p w:rsidR="0046729B" w:rsidRDefault="00767123" w14:paraId="0EC91CFC" w14:textId="77777777">
            <w:pPr>
              <w:spacing w:after="0"/>
            </w:pPr>
            <w:r>
              <w:rPr>
                <w:b/>
                <w:bCs/>
                <w:color w:val="FFFFFF"/>
                <w:sz w:val="18"/>
                <w:szCs w:val="18"/>
              </w:rPr>
              <w:t>Platform</w:t>
            </w:r>
          </w:p>
        </w:tc>
        <w:tc>
          <w:tcPr>
            <w:tcW w:w="7080" w:type="dxa"/>
            <w:shd w:val="clear" w:color="auto" w:fill="1B2A47"/>
            <w:tcMar>
              <w:top w:w="60" w:type="dxa"/>
              <w:left w:w="90" w:type="dxa"/>
              <w:bottom w:w="60" w:type="dxa"/>
              <w:right w:w="90" w:type="dxa"/>
            </w:tcMar>
          </w:tcPr>
          <w:p w:rsidR="0046729B" w:rsidRDefault="00767123" w14:paraId="5469ABF0" w14:textId="77777777">
            <w:pPr>
              <w:spacing w:after="0"/>
            </w:pPr>
            <w:r>
              <w:rPr>
                <w:b/>
                <w:bCs/>
                <w:color w:val="FFFFFF"/>
                <w:sz w:val="18"/>
                <w:szCs w:val="18"/>
              </w:rPr>
              <w:t>Usage</w:t>
            </w:r>
          </w:p>
        </w:tc>
      </w:tr>
      <w:tr w:rsidR="0046729B" w14:paraId="13ADED83" w14:textId="77777777">
        <w:trPr>
          <w:cantSplit/>
        </w:trPr>
        <w:tc>
          <w:tcPr>
            <w:tcW w:w="3000" w:type="dxa"/>
            <w:tcMar>
              <w:top w:w="60" w:type="dxa"/>
              <w:left w:w="90" w:type="dxa"/>
              <w:bottom w:w="60" w:type="dxa"/>
              <w:right w:w="90" w:type="dxa"/>
            </w:tcMar>
          </w:tcPr>
          <w:p w:rsidR="0046729B" w:rsidRDefault="00767123" w14:paraId="1C563394" w14:textId="77777777">
            <w:pPr>
              <w:spacing w:after="0"/>
            </w:pPr>
            <w:r>
              <w:rPr>
                <w:sz w:val="17"/>
                <w:szCs w:val="17"/>
              </w:rPr>
              <w:t>Reltio</w:t>
            </w:r>
          </w:p>
        </w:tc>
        <w:tc>
          <w:tcPr>
            <w:tcW w:w="7080" w:type="dxa"/>
            <w:tcMar>
              <w:top w:w="60" w:type="dxa"/>
              <w:left w:w="90" w:type="dxa"/>
              <w:bottom w:w="60" w:type="dxa"/>
              <w:right w:w="90" w:type="dxa"/>
            </w:tcMar>
          </w:tcPr>
          <w:p w:rsidR="0046729B" w:rsidRDefault="00767123" w14:paraId="320562D9" w14:textId="77777777">
            <w:pPr>
              <w:spacing w:after="0"/>
            </w:pPr>
            <w:r>
              <w:rPr>
                <w:sz w:val="17"/>
                <w:szCs w:val="17"/>
              </w:rPr>
              <w:t>Master Data Management – canonical client organisation hierarchy.</w:t>
            </w:r>
          </w:p>
        </w:tc>
      </w:tr>
      <w:tr w:rsidR="0046729B" w14:paraId="3D32C8BF" w14:textId="77777777">
        <w:trPr>
          <w:cantSplit/>
        </w:trPr>
        <w:tc>
          <w:tcPr>
            <w:tcW w:w="3000" w:type="dxa"/>
            <w:shd w:val="clear" w:color="auto" w:fill="F2F4F6"/>
            <w:tcMar>
              <w:top w:w="60" w:type="dxa"/>
              <w:left w:w="90" w:type="dxa"/>
              <w:bottom w:w="60" w:type="dxa"/>
              <w:right w:w="90" w:type="dxa"/>
            </w:tcMar>
          </w:tcPr>
          <w:p w:rsidR="0046729B" w:rsidRDefault="00767123" w14:paraId="127D636E" w14:textId="77777777">
            <w:pPr>
              <w:spacing w:after="0"/>
            </w:pPr>
            <w:r>
              <w:rPr>
                <w:sz w:val="17"/>
                <w:szCs w:val="17"/>
              </w:rPr>
              <w:t>Databricks Lakehouse</w:t>
            </w:r>
          </w:p>
        </w:tc>
        <w:tc>
          <w:tcPr>
            <w:tcW w:w="7080" w:type="dxa"/>
            <w:shd w:val="clear" w:color="auto" w:fill="F2F4F6"/>
            <w:tcMar>
              <w:top w:w="60" w:type="dxa"/>
              <w:left w:w="90" w:type="dxa"/>
              <w:bottom w:w="60" w:type="dxa"/>
              <w:right w:w="90" w:type="dxa"/>
            </w:tcMar>
          </w:tcPr>
          <w:p w:rsidR="0046729B" w:rsidRDefault="00767123" w14:paraId="6F5C2636" w14:textId="77777777">
            <w:pPr>
              <w:spacing w:after="0"/>
            </w:pPr>
            <w:r>
              <w:rPr>
                <w:sz w:val="17"/>
                <w:szCs w:val="17"/>
              </w:rPr>
              <w:t>Designated platform for all analytical data assets and ML workloads (Meridian Pattern Layer 6). Delta Lake storage, Unity Catalog governance and lineage, MLflow, SQL analytics and BI connectivity, vector search for AI/RAG.</w:t>
            </w:r>
          </w:p>
        </w:tc>
      </w:tr>
      <w:tr w:rsidR="0046729B" w14:paraId="7E6AA3EA" w14:textId="77777777">
        <w:trPr>
          <w:cantSplit/>
        </w:trPr>
        <w:tc>
          <w:tcPr>
            <w:tcW w:w="3000" w:type="dxa"/>
            <w:tcMar>
              <w:top w:w="60" w:type="dxa"/>
              <w:left w:w="90" w:type="dxa"/>
              <w:bottom w:w="60" w:type="dxa"/>
              <w:right w:w="90" w:type="dxa"/>
            </w:tcMar>
          </w:tcPr>
          <w:p w:rsidR="0046729B" w:rsidRDefault="00767123" w14:paraId="604C2D36" w14:textId="77777777">
            <w:pPr>
              <w:spacing w:after="0"/>
            </w:pPr>
            <w:r>
              <w:rPr>
                <w:sz w:val="17"/>
                <w:szCs w:val="17"/>
              </w:rPr>
              <w:t>DICP &amp; Gen AI wrappers</w:t>
            </w:r>
          </w:p>
        </w:tc>
        <w:tc>
          <w:tcPr>
            <w:tcW w:w="7080" w:type="dxa"/>
            <w:tcMar>
              <w:top w:w="60" w:type="dxa"/>
              <w:left w:w="90" w:type="dxa"/>
              <w:bottom w:w="60" w:type="dxa"/>
              <w:right w:w="90" w:type="dxa"/>
            </w:tcMar>
          </w:tcPr>
          <w:p w:rsidR="0046729B" w:rsidRDefault="00767123" w14:paraId="656F6B0C" w14:textId="77777777">
            <w:pPr>
              <w:spacing w:after="0"/>
            </w:pPr>
            <w:r>
              <w:rPr>
                <w:sz w:val="17"/>
                <w:szCs w:val="17"/>
              </w:rPr>
              <w:t>Approved structured data and document ingestion path (Meridian Pattern Layer 4), including parsing, chunking, embedding, classification and metadata tagging.</w:t>
            </w:r>
          </w:p>
        </w:tc>
      </w:tr>
      <w:tr w:rsidR="0046729B" w14:paraId="7B9320BA" w14:textId="77777777">
        <w:trPr>
          <w:cantSplit/>
        </w:trPr>
        <w:tc>
          <w:tcPr>
            <w:tcW w:w="3000" w:type="dxa"/>
            <w:shd w:val="clear" w:color="auto" w:fill="F2F4F6"/>
            <w:tcMar>
              <w:top w:w="60" w:type="dxa"/>
              <w:left w:w="90" w:type="dxa"/>
              <w:bottom w:w="60" w:type="dxa"/>
              <w:right w:w="90" w:type="dxa"/>
            </w:tcMar>
          </w:tcPr>
          <w:p w:rsidR="0046729B" w:rsidRDefault="00767123" w14:paraId="5C1F522D" w14:textId="77777777">
            <w:pPr>
              <w:spacing w:after="0"/>
            </w:pPr>
            <w:r>
              <w:rPr>
                <w:sz w:val="17"/>
                <w:szCs w:val="17"/>
              </w:rPr>
              <w:t>Google Agents / Vertex AI</w:t>
            </w:r>
          </w:p>
        </w:tc>
        <w:tc>
          <w:tcPr>
            <w:tcW w:w="7080" w:type="dxa"/>
            <w:shd w:val="clear" w:color="auto" w:fill="F2F4F6"/>
            <w:tcMar>
              <w:top w:w="60" w:type="dxa"/>
              <w:left w:w="90" w:type="dxa"/>
              <w:bottom w:w="60" w:type="dxa"/>
              <w:right w:w="90" w:type="dxa"/>
            </w:tcMar>
          </w:tcPr>
          <w:p w:rsidR="0046729B" w:rsidRDefault="00767123" w14:paraId="38A06017" w14:textId="77777777">
            <w:pPr>
              <w:spacing w:after="0"/>
            </w:pPr>
            <w:r>
              <w:rPr>
                <w:sz w:val="17"/>
                <w:szCs w:val="17"/>
              </w:rPr>
              <w:t>Approved agentic workflow orchestration layer (Meridian Pattern Layer 3), authenticated via Okta tokens so agents act within authorised scope.</w:t>
            </w:r>
          </w:p>
        </w:tc>
      </w:tr>
      <w:tr w:rsidR="0046729B" w14:paraId="0731196E" w14:textId="77777777">
        <w:trPr>
          <w:cantSplit/>
        </w:trPr>
        <w:tc>
          <w:tcPr>
            <w:tcW w:w="3000" w:type="dxa"/>
            <w:tcMar>
              <w:top w:w="60" w:type="dxa"/>
              <w:left w:w="90" w:type="dxa"/>
              <w:bottom w:w="60" w:type="dxa"/>
              <w:right w:w="90" w:type="dxa"/>
            </w:tcMar>
          </w:tcPr>
          <w:p w:rsidR="0046729B" w:rsidRDefault="00767123" w14:paraId="565B7F9F" w14:textId="77777777">
            <w:pPr>
              <w:spacing w:after="0"/>
            </w:pPr>
            <w:r>
              <w:rPr>
                <w:sz w:val="17"/>
                <w:szCs w:val="17"/>
              </w:rPr>
              <w:t>Snowflake</w:t>
            </w:r>
          </w:p>
        </w:tc>
        <w:tc>
          <w:tcPr>
            <w:tcW w:w="7080" w:type="dxa"/>
            <w:tcMar>
              <w:top w:w="60" w:type="dxa"/>
              <w:left w:w="90" w:type="dxa"/>
              <w:bottom w:w="60" w:type="dxa"/>
              <w:right w:w="90" w:type="dxa"/>
            </w:tcMar>
          </w:tcPr>
          <w:p w:rsidR="0046729B" w:rsidRDefault="00767123" w14:paraId="0F3BE0F0" w14:textId="77777777">
            <w:pPr>
              <w:spacing w:after="0"/>
            </w:pPr>
            <w:r>
              <w:rPr>
                <w:sz w:val="17"/>
                <w:szCs w:val="17"/>
              </w:rPr>
              <w:t>Data storage, processing and analytics.</w:t>
            </w:r>
          </w:p>
        </w:tc>
      </w:tr>
      <w:tr w:rsidR="0046729B" w14:paraId="164EF8DF" w14:textId="77777777">
        <w:trPr>
          <w:cantSplit/>
        </w:trPr>
        <w:tc>
          <w:tcPr>
            <w:tcW w:w="3000" w:type="dxa"/>
            <w:shd w:val="clear" w:color="auto" w:fill="F2F4F6"/>
            <w:tcMar>
              <w:top w:w="60" w:type="dxa"/>
              <w:left w:w="90" w:type="dxa"/>
              <w:bottom w:w="60" w:type="dxa"/>
              <w:right w:w="90" w:type="dxa"/>
            </w:tcMar>
          </w:tcPr>
          <w:p w:rsidR="0046729B" w:rsidRDefault="00767123" w14:paraId="01A933F5" w14:textId="77777777">
            <w:pPr>
              <w:spacing w:after="0"/>
            </w:pPr>
            <w:r>
              <w:rPr>
                <w:sz w:val="17"/>
                <w:szCs w:val="17"/>
              </w:rPr>
              <w:t>AWS Aurora</w:t>
            </w:r>
          </w:p>
        </w:tc>
        <w:tc>
          <w:tcPr>
            <w:tcW w:w="7080" w:type="dxa"/>
            <w:shd w:val="clear" w:color="auto" w:fill="F2F4F6"/>
            <w:tcMar>
              <w:top w:w="60" w:type="dxa"/>
              <w:left w:w="90" w:type="dxa"/>
              <w:bottom w:w="60" w:type="dxa"/>
              <w:right w:w="90" w:type="dxa"/>
            </w:tcMar>
          </w:tcPr>
          <w:p w:rsidR="0046729B" w:rsidRDefault="00767123" w14:paraId="533AEACF" w14:textId="77777777">
            <w:pPr>
              <w:spacing w:after="0"/>
            </w:pPr>
            <w:r>
              <w:rPr>
                <w:sz w:val="17"/>
                <w:szCs w:val="17"/>
              </w:rPr>
              <w:t>AWS data storage.</w:t>
            </w:r>
          </w:p>
        </w:tc>
      </w:tr>
      <w:tr w:rsidR="0046729B" w14:paraId="59A65A8C" w14:textId="77777777">
        <w:trPr>
          <w:cantSplit/>
        </w:trPr>
        <w:tc>
          <w:tcPr>
            <w:tcW w:w="3000" w:type="dxa"/>
            <w:tcMar>
              <w:top w:w="60" w:type="dxa"/>
              <w:left w:w="90" w:type="dxa"/>
              <w:bottom w:w="60" w:type="dxa"/>
              <w:right w:w="90" w:type="dxa"/>
            </w:tcMar>
          </w:tcPr>
          <w:p w:rsidR="0046729B" w:rsidRDefault="00767123" w14:paraId="6EAE30A4" w14:textId="77777777">
            <w:pPr>
              <w:spacing w:after="0"/>
            </w:pPr>
            <w:r>
              <w:rPr>
                <w:sz w:val="17"/>
                <w:szCs w:val="17"/>
              </w:rPr>
              <w:t>AWS S3</w:t>
            </w:r>
          </w:p>
        </w:tc>
        <w:tc>
          <w:tcPr>
            <w:tcW w:w="7080" w:type="dxa"/>
            <w:tcMar>
              <w:top w:w="60" w:type="dxa"/>
              <w:left w:w="90" w:type="dxa"/>
              <w:bottom w:w="60" w:type="dxa"/>
              <w:right w:w="90" w:type="dxa"/>
            </w:tcMar>
          </w:tcPr>
          <w:p w:rsidR="0046729B" w:rsidRDefault="00767123" w14:paraId="2B8CF52C" w14:textId="77777777">
            <w:pPr>
              <w:spacing w:after="0"/>
            </w:pPr>
            <w:r>
              <w:rPr>
                <w:sz w:val="17"/>
                <w:szCs w:val="17"/>
              </w:rPr>
              <w:t>AWS internal file storage.</w:t>
            </w:r>
          </w:p>
        </w:tc>
      </w:tr>
      <w:tr w:rsidR="0046729B" w14:paraId="7B75D006" w14:textId="77777777">
        <w:trPr>
          <w:cantSplit/>
        </w:trPr>
        <w:tc>
          <w:tcPr>
            <w:tcW w:w="3000" w:type="dxa"/>
            <w:shd w:val="clear" w:color="auto" w:fill="F2F4F6"/>
            <w:tcMar>
              <w:top w:w="60" w:type="dxa"/>
              <w:left w:w="90" w:type="dxa"/>
              <w:bottom w:w="60" w:type="dxa"/>
              <w:right w:w="90" w:type="dxa"/>
            </w:tcMar>
          </w:tcPr>
          <w:p w:rsidR="0046729B" w:rsidRDefault="00767123" w14:paraId="5DEC8439" w14:textId="77777777">
            <w:pPr>
              <w:spacing w:after="0"/>
            </w:pPr>
            <w:r>
              <w:rPr>
                <w:sz w:val="17"/>
                <w:szCs w:val="17"/>
              </w:rPr>
              <w:t>AWS Lambda</w:t>
            </w:r>
          </w:p>
        </w:tc>
        <w:tc>
          <w:tcPr>
            <w:tcW w:w="7080" w:type="dxa"/>
            <w:shd w:val="clear" w:color="auto" w:fill="F2F4F6"/>
            <w:tcMar>
              <w:top w:w="60" w:type="dxa"/>
              <w:left w:w="90" w:type="dxa"/>
              <w:bottom w:w="60" w:type="dxa"/>
              <w:right w:w="90" w:type="dxa"/>
            </w:tcMar>
          </w:tcPr>
          <w:p w:rsidR="0046729B" w:rsidRDefault="00767123" w14:paraId="559976F7" w14:textId="77777777">
            <w:pPr>
              <w:spacing w:after="0"/>
            </w:pPr>
            <w:r>
              <w:rPr>
                <w:sz w:val="17"/>
                <w:szCs w:val="17"/>
              </w:rPr>
              <w:t>Serverless computing utilising Python APIs.</w:t>
            </w:r>
          </w:p>
        </w:tc>
      </w:tr>
    </w:tbl>
    <w:p w:rsidR="0046729B" w:rsidRDefault="00767123" w14:paraId="71BA5E67" w14:textId="0555B44E">
      <w:pPr>
        <w:pStyle w:val="Heading1"/>
        <w:pageBreakBefore/>
        <w:spacing w:before="0"/>
      </w:pPr>
      <w:bookmarkStart w:name="_Toc1426527745" w:id="586"/>
      <w:r>
        <w:t>Exhibit 2 – Expected Performance</w:t>
      </w:r>
      <w:bookmarkEnd w:id="586"/>
    </w:p>
    <w:p w:rsidR="0046729B" w:rsidRDefault="00767123" w14:paraId="15C488BC" w14:textId="385E3F5F">
      <w:pPr>
        <w:pStyle w:val="Heading2"/>
      </w:pPr>
      <w:bookmarkStart w:name="_Toc1582707655" w:id="587"/>
      <w:r>
        <w:t>Measurement and Values</w:t>
      </w:r>
      <w:bookmarkEnd w:id="587"/>
    </w:p>
    <w:p w:rsidR="0046729B" w:rsidRDefault="00767123" w14:paraId="2FBE5CC1" w14:textId="50079F5E">
      <w:pPr>
        <w:pStyle w:val="Heading4"/>
      </w:pPr>
      <w:bookmarkStart w:name="_Toc1582795491" w:id="588"/>
      <w:r>
        <w:t>Story Point Measurement</w:t>
      </w:r>
      <w:bookmarkEnd w:id="588"/>
    </w:p>
    <w:p w:rsidR="0046729B" w:rsidRDefault="00767123" w14:paraId="34F92464" w14:textId="77777777">
      <w:r>
        <w:t>For agile delivery, backlog items are estimated using Story Points (SP) based on their relative complexity with consideration to factors such as:</w:t>
      </w:r>
    </w:p>
    <w:p w:rsidR="0046729B" w:rsidRDefault="00767123" w14:paraId="54F5E6B8" w14:textId="77777777">
      <w:pPr>
        <w:pStyle w:val="ListParagraph"/>
        <w:numPr>
          <w:ilvl w:val="0"/>
          <w:numId w:val="2"/>
        </w:numPr>
        <w:spacing w:after="60"/>
      </w:pPr>
      <w:r>
        <w:t>Risk (external dependencies, unclear demand)</w:t>
      </w:r>
    </w:p>
    <w:p w:rsidR="0046729B" w:rsidRDefault="00767123" w14:paraId="78A10B3D" w14:textId="77777777">
      <w:pPr>
        <w:pStyle w:val="ListParagraph"/>
        <w:numPr>
          <w:ilvl w:val="0"/>
          <w:numId w:val="2"/>
        </w:numPr>
        <w:spacing w:after="60"/>
      </w:pPr>
      <w:r>
        <w:t>Effort (effort needed to develop a feature)</w:t>
      </w:r>
    </w:p>
    <w:p w:rsidR="0046729B" w:rsidRDefault="00767123" w14:paraId="553920AA" w14:textId="77777777">
      <w:pPr>
        <w:pStyle w:val="ListParagraph"/>
        <w:numPr>
          <w:ilvl w:val="0"/>
          <w:numId w:val="2"/>
        </w:numPr>
        <w:spacing w:after="60"/>
      </w:pPr>
      <w:r>
        <w:t>Standardisation / repetition (repeatable tasks without risk or complexity)</w:t>
      </w:r>
    </w:p>
    <w:p w:rsidR="0046729B" w:rsidRDefault="00767123" w14:paraId="0BA6FD31" w14:textId="46D349C2">
      <w:pPr>
        <w:pStyle w:val="Heading4"/>
      </w:pPr>
      <w:bookmarkStart w:name="_Toc1336680391" w:id="589"/>
      <w:r>
        <w:t>Sprint Length</w:t>
      </w:r>
      <w:bookmarkEnd w:id="589"/>
    </w:p>
    <w:p w:rsidR="0046729B" w:rsidRDefault="00767123" w14:paraId="204BF5B4" w14:textId="77777777">
      <w:r>
        <w:t>1 Sprint = 2 weeks.</w:t>
      </w:r>
    </w:p>
    <w:p w:rsidR="0046729B" w:rsidRDefault="00767123" w14:paraId="1D1DB703" w14:textId="343E7EB4">
      <w:pPr>
        <w:pStyle w:val="Heading4"/>
      </w:pPr>
      <w:bookmarkStart w:name="_Toc340583989" w:id="590"/>
      <w:r>
        <w:t>Golden Value Setting</w:t>
      </w:r>
      <w:bookmarkEnd w:id="590"/>
    </w:p>
    <w:p w:rsidR="0046729B" w:rsidRDefault="00767123" w14:paraId="18029F8C" w14:textId="77777777">
      <w:r>
        <w:t>The Golden Value represents the standardised value that KPIs and/or SLAs will be measured against. The Golden Value may be adjusted based on mutual agreement.</w:t>
      </w:r>
    </w:p>
    <w:p w:rsidR="0046729B" w:rsidRDefault="00767123" w14:paraId="37AF6CD7" w14:textId="5A4C2B1B">
      <w:pPr>
        <w:pStyle w:val="Heading2"/>
      </w:pPr>
      <w:bookmarkStart w:name="_Toc26715459" w:id="591"/>
      <w:r>
        <w:t>KPIs and/or SLAs by Delivery Area</w:t>
      </w:r>
      <w:bookmarkEnd w:id="591"/>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1400"/>
        <w:gridCol w:w="1450"/>
        <w:gridCol w:w="1400"/>
        <w:gridCol w:w="3130"/>
        <w:gridCol w:w="1500"/>
        <w:gridCol w:w="1200"/>
      </w:tblGrid>
      <w:tr w:rsidR="0046729B" w14:paraId="68A17C12" w14:textId="77777777">
        <w:trPr>
          <w:tblHeader/>
        </w:trPr>
        <w:tc>
          <w:tcPr>
            <w:tcW w:w="1400" w:type="dxa"/>
            <w:shd w:val="clear" w:color="auto" w:fill="1B2A47"/>
            <w:tcMar>
              <w:top w:w="60" w:type="dxa"/>
              <w:left w:w="90" w:type="dxa"/>
              <w:bottom w:w="60" w:type="dxa"/>
              <w:right w:w="90" w:type="dxa"/>
            </w:tcMar>
          </w:tcPr>
          <w:p w:rsidR="0046729B" w:rsidRDefault="00767123" w14:paraId="5FEF49AC" w14:textId="77777777">
            <w:pPr>
              <w:spacing w:after="0"/>
            </w:pPr>
            <w:r>
              <w:rPr>
                <w:b/>
                <w:bCs/>
                <w:color w:val="FFFFFF"/>
                <w:sz w:val="16"/>
                <w:szCs w:val="16"/>
              </w:rPr>
              <w:t>Measurement</w:t>
            </w:r>
          </w:p>
        </w:tc>
        <w:tc>
          <w:tcPr>
            <w:tcW w:w="1450" w:type="dxa"/>
            <w:shd w:val="clear" w:color="auto" w:fill="1B2A47"/>
            <w:tcMar>
              <w:top w:w="60" w:type="dxa"/>
              <w:left w:w="90" w:type="dxa"/>
              <w:bottom w:w="60" w:type="dxa"/>
              <w:right w:w="90" w:type="dxa"/>
            </w:tcMar>
          </w:tcPr>
          <w:p w:rsidR="0046729B" w:rsidRDefault="00767123" w14:paraId="79EA35F4" w14:textId="77777777">
            <w:pPr>
              <w:spacing w:after="0"/>
            </w:pPr>
            <w:r>
              <w:rPr>
                <w:b/>
                <w:bCs/>
                <w:color w:val="FFFFFF"/>
                <w:sz w:val="16"/>
                <w:szCs w:val="16"/>
              </w:rPr>
              <w:t>Metric Name</w:t>
            </w:r>
          </w:p>
        </w:tc>
        <w:tc>
          <w:tcPr>
            <w:tcW w:w="1400" w:type="dxa"/>
            <w:shd w:val="clear" w:color="auto" w:fill="1B2A47"/>
            <w:tcMar>
              <w:top w:w="60" w:type="dxa"/>
              <w:left w:w="90" w:type="dxa"/>
              <w:bottom w:w="60" w:type="dxa"/>
              <w:right w:w="90" w:type="dxa"/>
            </w:tcMar>
          </w:tcPr>
          <w:p w:rsidR="0046729B" w:rsidRDefault="00767123" w14:paraId="2924D61E" w14:textId="77777777">
            <w:pPr>
              <w:spacing w:after="0"/>
            </w:pPr>
            <w:r>
              <w:rPr>
                <w:b/>
                <w:bCs/>
                <w:color w:val="FFFFFF"/>
                <w:sz w:val="16"/>
                <w:szCs w:val="16"/>
              </w:rPr>
              <w:t>Purpose</w:t>
            </w:r>
          </w:p>
        </w:tc>
        <w:tc>
          <w:tcPr>
            <w:tcW w:w="3130" w:type="dxa"/>
            <w:shd w:val="clear" w:color="auto" w:fill="1B2A47"/>
            <w:tcMar>
              <w:top w:w="60" w:type="dxa"/>
              <w:left w:w="90" w:type="dxa"/>
              <w:bottom w:w="60" w:type="dxa"/>
              <w:right w:w="90" w:type="dxa"/>
            </w:tcMar>
          </w:tcPr>
          <w:p w:rsidR="0046729B" w:rsidRDefault="00767123" w14:paraId="0536F5C6" w14:textId="77777777">
            <w:pPr>
              <w:spacing w:after="0"/>
            </w:pPr>
            <w:r>
              <w:rPr>
                <w:b/>
                <w:bCs/>
                <w:color w:val="FFFFFF"/>
                <w:sz w:val="16"/>
                <w:szCs w:val="16"/>
              </w:rPr>
              <w:t>Measurement and Formula</w:t>
            </w:r>
          </w:p>
        </w:tc>
        <w:tc>
          <w:tcPr>
            <w:tcW w:w="1500" w:type="dxa"/>
            <w:shd w:val="clear" w:color="auto" w:fill="1B2A47"/>
            <w:tcMar>
              <w:top w:w="60" w:type="dxa"/>
              <w:left w:w="90" w:type="dxa"/>
              <w:bottom w:w="60" w:type="dxa"/>
              <w:right w:w="90" w:type="dxa"/>
            </w:tcMar>
          </w:tcPr>
          <w:p w:rsidR="0046729B" w:rsidRDefault="00767123" w14:paraId="287F5B3D" w14:textId="77777777">
            <w:pPr>
              <w:spacing w:after="0"/>
            </w:pPr>
            <w:r>
              <w:rPr>
                <w:b/>
                <w:bCs/>
                <w:color w:val="FFFFFF"/>
                <w:sz w:val="16"/>
                <w:szCs w:val="16"/>
              </w:rPr>
              <w:t>Golden Value</w:t>
            </w:r>
          </w:p>
        </w:tc>
        <w:tc>
          <w:tcPr>
            <w:tcW w:w="1200" w:type="dxa"/>
            <w:shd w:val="clear" w:color="auto" w:fill="1B2A47"/>
            <w:tcMar>
              <w:top w:w="60" w:type="dxa"/>
              <w:left w:w="90" w:type="dxa"/>
              <w:bottom w:w="60" w:type="dxa"/>
              <w:right w:w="90" w:type="dxa"/>
            </w:tcMar>
          </w:tcPr>
          <w:p w:rsidR="0046729B" w:rsidRDefault="00767123" w14:paraId="38DBF061" w14:textId="77777777">
            <w:pPr>
              <w:spacing w:after="0"/>
            </w:pPr>
            <w:r>
              <w:rPr>
                <w:b/>
                <w:bCs/>
                <w:color w:val="FFFFFF"/>
                <w:sz w:val="16"/>
                <w:szCs w:val="16"/>
              </w:rPr>
              <w:t>Window</w:t>
            </w:r>
          </w:p>
        </w:tc>
      </w:tr>
      <w:tr w:rsidR="0046729B" w14:paraId="27C1CF25" w14:textId="77777777">
        <w:trPr>
          <w:cantSplit/>
        </w:trPr>
        <w:tc>
          <w:tcPr>
            <w:tcW w:w="10080" w:type="dxa"/>
            <w:gridSpan w:val="6"/>
            <w:shd w:val="clear" w:color="auto" w:fill="0C6D74"/>
            <w:tcMar>
              <w:top w:w="60" w:type="dxa"/>
              <w:left w:w="90" w:type="dxa"/>
              <w:bottom w:w="60" w:type="dxa"/>
              <w:right w:w="90" w:type="dxa"/>
            </w:tcMar>
          </w:tcPr>
          <w:p w:rsidR="0046729B" w:rsidRDefault="00767123" w14:paraId="1621BFA5" w14:textId="77777777">
            <w:pPr>
              <w:spacing w:after="0"/>
            </w:pPr>
            <w:r>
              <w:rPr>
                <w:b/>
                <w:bCs/>
                <w:color w:val="FFFFFF"/>
                <w:sz w:val="18"/>
                <w:szCs w:val="18"/>
              </w:rPr>
              <w:t>DEVELOPMENT</w:t>
            </w:r>
          </w:p>
        </w:tc>
      </w:tr>
      <w:tr w:rsidR="0046729B" w14:paraId="489CCF7D" w14:textId="77777777">
        <w:trPr>
          <w:cantSplit/>
        </w:trPr>
        <w:tc>
          <w:tcPr>
            <w:tcW w:w="1400" w:type="dxa"/>
            <w:shd w:val="clear" w:color="auto" w:fill="F2F4F6"/>
            <w:tcMar>
              <w:top w:w="60" w:type="dxa"/>
              <w:left w:w="90" w:type="dxa"/>
              <w:bottom w:w="60" w:type="dxa"/>
              <w:right w:w="90" w:type="dxa"/>
            </w:tcMar>
          </w:tcPr>
          <w:p w:rsidR="0046729B" w:rsidRDefault="00767123" w14:paraId="51348CBE" w14:textId="77777777">
            <w:pPr>
              <w:spacing w:after="0"/>
            </w:pPr>
            <w:r>
              <w:rPr>
                <w:sz w:val="15"/>
                <w:szCs w:val="15"/>
              </w:rPr>
              <w:t>Code Quality</w:t>
            </w:r>
          </w:p>
        </w:tc>
        <w:tc>
          <w:tcPr>
            <w:tcW w:w="1450" w:type="dxa"/>
            <w:shd w:val="clear" w:color="auto" w:fill="F2F4F6"/>
            <w:tcMar>
              <w:top w:w="60" w:type="dxa"/>
              <w:left w:w="90" w:type="dxa"/>
              <w:bottom w:w="60" w:type="dxa"/>
              <w:right w:w="90" w:type="dxa"/>
            </w:tcMar>
          </w:tcPr>
          <w:p w:rsidR="0046729B" w:rsidRDefault="00767123" w14:paraId="680827BE" w14:textId="77777777">
            <w:pPr>
              <w:spacing w:after="0"/>
            </w:pPr>
            <w:r>
              <w:rPr>
                <w:sz w:val="15"/>
                <w:szCs w:val="15"/>
              </w:rPr>
              <w:t>Error Density</w:t>
            </w:r>
          </w:p>
        </w:tc>
        <w:tc>
          <w:tcPr>
            <w:tcW w:w="1400" w:type="dxa"/>
            <w:shd w:val="clear" w:color="auto" w:fill="F2F4F6"/>
            <w:tcMar>
              <w:top w:w="60" w:type="dxa"/>
              <w:left w:w="90" w:type="dxa"/>
              <w:bottom w:w="60" w:type="dxa"/>
              <w:right w:w="90" w:type="dxa"/>
            </w:tcMar>
          </w:tcPr>
          <w:p w:rsidR="0046729B" w:rsidRDefault="00767123" w14:paraId="1BE9923F" w14:textId="77777777">
            <w:pPr>
              <w:spacing w:after="0"/>
            </w:pPr>
            <w:r>
              <w:rPr>
                <w:sz w:val="15"/>
                <w:szCs w:val="15"/>
              </w:rPr>
              <w:t>Limit the number of Errors</w:t>
            </w:r>
          </w:p>
        </w:tc>
        <w:tc>
          <w:tcPr>
            <w:tcW w:w="3130" w:type="dxa"/>
            <w:shd w:val="clear" w:color="auto" w:fill="F2F4F6"/>
            <w:tcMar>
              <w:top w:w="60" w:type="dxa"/>
              <w:left w:w="90" w:type="dxa"/>
              <w:bottom w:w="60" w:type="dxa"/>
              <w:right w:w="90" w:type="dxa"/>
            </w:tcMar>
          </w:tcPr>
          <w:p w:rsidR="0046729B" w:rsidRDefault="00767123" w14:paraId="6A9C35C7" w14:textId="77777777">
            <w:pPr>
              <w:spacing w:after="0"/>
            </w:pPr>
            <w:r>
              <w:rPr>
                <w:sz w:val="15"/>
                <w:szCs w:val="15"/>
              </w:rPr>
              <w:t>Number of Errors detected delivered per SP delivered. Formula: Total Errors per SP / Total SP Completed</w:t>
            </w:r>
          </w:p>
        </w:tc>
        <w:tc>
          <w:tcPr>
            <w:tcW w:w="1500" w:type="dxa"/>
            <w:shd w:val="clear" w:color="auto" w:fill="F2F4F6"/>
            <w:tcMar>
              <w:top w:w="60" w:type="dxa"/>
              <w:left w:w="90" w:type="dxa"/>
              <w:bottom w:w="60" w:type="dxa"/>
              <w:right w:w="90" w:type="dxa"/>
            </w:tcMar>
          </w:tcPr>
          <w:p w:rsidR="0046729B" w:rsidRDefault="00767123" w14:paraId="05C80AA8" w14:textId="77777777">
            <w:pPr>
              <w:spacing w:after="0"/>
            </w:pPr>
            <w:r>
              <w:rPr>
                <w:sz w:val="15"/>
                <w:szCs w:val="15"/>
              </w:rPr>
              <w:t>&lt;=10%</w:t>
            </w:r>
          </w:p>
        </w:tc>
        <w:tc>
          <w:tcPr>
            <w:tcW w:w="1200" w:type="dxa"/>
            <w:shd w:val="clear" w:color="auto" w:fill="F2F4F6"/>
            <w:tcMar>
              <w:top w:w="60" w:type="dxa"/>
              <w:left w:w="90" w:type="dxa"/>
              <w:bottom w:w="60" w:type="dxa"/>
              <w:right w:w="90" w:type="dxa"/>
            </w:tcMar>
          </w:tcPr>
          <w:p w:rsidR="0046729B" w:rsidRDefault="00767123" w14:paraId="664D9011" w14:textId="77777777">
            <w:pPr>
              <w:spacing w:after="0"/>
            </w:pPr>
            <w:r>
              <w:rPr>
                <w:sz w:val="15"/>
                <w:szCs w:val="15"/>
              </w:rPr>
              <w:t>1 Sprint</w:t>
            </w:r>
          </w:p>
        </w:tc>
      </w:tr>
      <w:tr w:rsidR="0046729B" w14:paraId="01C80198" w14:textId="77777777">
        <w:trPr>
          <w:cantSplit/>
        </w:trPr>
        <w:tc>
          <w:tcPr>
            <w:tcW w:w="1400" w:type="dxa"/>
            <w:tcMar>
              <w:top w:w="60" w:type="dxa"/>
              <w:left w:w="90" w:type="dxa"/>
              <w:bottom w:w="60" w:type="dxa"/>
              <w:right w:w="90" w:type="dxa"/>
            </w:tcMar>
          </w:tcPr>
          <w:p w:rsidR="0046729B" w:rsidRDefault="00767123" w14:paraId="42D0DD28" w14:textId="77777777">
            <w:pPr>
              <w:spacing w:after="0"/>
            </w:pPr>
            <w:r>
              <w:rPr>
                <w:sz w:val="15"/>
                <w:szCs w:val="15"/>
              </w:rPr>
              <w:t>Delivery Efficiency</w:t>
            </w:r>
          </w:p>
        </w:tc>
        <w:tc>
          <w:tcPr>
            <w:tcW w:w="1450" w:type="dxa"/>
            <w:tcMar>
              <w:top w:w="60" w:type="dxa"/>
              <w:left w:w="90" w:type="dxa"/>
              <w:bottom w:w="60" w:type="dxa"/>
              <w:right w:w="90" w:type="dxa"/>
            </w:tcMar>
          </w:tcPr>
          <w:p w:rsidR="0046729B" w:rsidRDefault="00767123" w14:paraId="61C10CD7" w14:textId="77777777">
            <w:pPr>
              <w:spacing w:after="0"/>
            </w:pPr>
            <w:r>
              <w:rPr>
                <w:sz w:val="15"/>
                <w:szCs w:val="15"/>
              </w:rPr>
              <w:t>Accelerating Velocity (aka Sprint Velocity)</w:t>
            </w:r>
          </w:p>
        </w:tc>
        <w:tc>
          <w:tcPr>
            <w:tcW w:w="1400" w:type="dxa"/>
            <w:tcMar>
              <w:top w:w="60" w:type="dxa"/>
              <w:left w:w="90" w:type="dxa"/>
              <w:bottom w:w="60" w:type="dxa"/>
              <w:right w:w="90" w:type="dxa"/>
            </w:tcMar>
          </w:tcPr>
          <w:p w:rsidR="0046729B" w:rsidRDefault="00767123" w14:paraId="46166E9E" w14:textId="77777777">
            <w:pPr>
              <w:spacing w:after="0"/>
            </w:pPr>
            <w:r>
              <w:rPr>
                <w:sz w:val="15"/>
                <w:szCs w:val="15"/>
              </w:rPr>
              <w:t>Increase production rate over time</w:t>
            </w:r>
          </w:p>
        </w:tc>
        <w:tc>
          <w:tcPr>
            <w:tcW w:w="3130" w:type="dxa"/>
            <w:tcMar>
              <w:top w:w="60" w:type="dxa"/>
              <w:left w:w="90" w:type="dxa"/>
              <w:bottom w:w="60" w:type="dxa"/>
              <w:right w:w="90" w:type="dxa"/>
            </w:tcMar>
          </w:tcPr>
          <w:p w:rsidR="0046729B" w:rsidRDefault="00767123" w14:paraId="659E8D6C" w14:textId="77777777">
            <w:pPr>
              <w:spacing w:after="0"/>
            </w:pPr>
            <w:r>
              <w:rPr>
                <w:sz w:val="15"/>
                <w:szCs w:val="15"/>
              </w:rPr>
              <w:t>Number of SP completed in each Sprint compared to the prior Sprint. Formula: (SP Current Sprint – SP Prior Sprint) / SP Prior Sprint</w:t>
            </w:r>
          </w:p>
        </w:tc>
        <w:tc>
          <w:tcPr>
            <w:tcW w:w="1500" w:type="dxa"/>
            <w:tcMar>
              <w:top w:w="60" w:type="dxa"/>
              <w:left w:w="90" w:type="dxa"/>
              <w:bottom w:w="60" w:type="dxa"/>
              <w:right w:w="90" w:type="dxa"/>
            </w:tcMar>
          </w:tcPr>
          <w:p w:rsidR="0046729B" w:rsidRDefault="00767123" w14:paraId="0EA442E7" w14:textId="77777777">
            <w:pPr>
              <w:spacing w:after="0"/>
            </w:pPr>
            <w:r>
              <w:rPr>
                <w:sz w:val="15"/>
                <w:szCs w:val="15"/>
              </w:rPr>
              <w:t>&gt; 3%</w:t>
            </w:r>
          </w:p>
        </w:tc>
        <w:tc>
          <w:tcPr>
            <w:tcW w:w="1200" w:type="dxa"/>
            <w:tcMar>
              <w:top w:w="60" w:type="dxa"/>
              <w:left w:w="90" w:type="dxa"/>
              <w:bottom w:w="60" w:type="dxa"/>
              <w:right w:w="90" w:type="dxa"/>
            </w:tcMar>
          </w:tcPr>
          <w:p w:rsidR="0046729B" w:rsidRDefault="00767123" w14:paraId="4EA74327" w14:textId="77777777">
            <w:pPr>
              <w:spacing w:after="0"/>
            </w:pPr>
            <w:r>
              <w:rPr>
                <w:sz w:val="15"/>
                <w:szCs w:val="15"/>
              </w:rPr>
              <w:t>2 Sprints</w:t>
            </w:r>
          </w:p>
        </w:tc>
      </w:tr>
      <w:tr w:rsidR="0046729B" w14:paraId="7F93C6D4" w14:textId="77777777">
        <w:trPr>
          <w:cantSplit/>
        </w:trPr>
        <w:tc>
          <w:tcPr>
            <w:tcW w:w="1400" w:type="dxa"/>
            <w:shd w:val="clear" w:color="auto" w:fill="F2F4F6"/>
            <w:tcMar>
              <w:top w:w="60" w:type="dxa"/>
              <w:left w:w="90" w:type="dxa"/>
              <w:bottom w:w="60" w:type="dxa"/>
              <w:right w:w="90" w:type="dxa"/>
            </w:tcMar>
          </w:tcPr>
          <w:p w:rsidR="0046729B" w:rsidRDefault="00767123" w14:paraId="70F1D033" w14:textId="77777777">
            <w:pPr>
              <w:spacing w:after="0"/>
            </w:pPr>
            <w:r>
              <w:rPr>
                <w:sz w:val="15"/>
                <w:szCs w:val="15"/>
              </w:rPr>
              <w:t>Code Quality</w:t>
            </w:r>
          </w:p>
        </w:tc>
        <w:tc>
          <w:tcPr>
            <w:tcW w:w="1450" w:type="dxa"/>
            <w:shd w:val="clear" w:color="auto" w:fill="F2F4F6"/>
            <w:tcMar>
              <w:top w:w="60" w:type="dxa"/>
              <w:left w:w="90" w:type="dxa"/>
              <w:bottom w:w="60" w:type="dxa"/>
              <w:right w:w="90" w:type="dxa"/>
            </w:tcMar>
          </w:tcPr>
          <w:p w:rsidR="0046729B" w:rsidRDefault="00767123" w14:paraId="07CD2646" w14:textId="77777777">
            <w:pPr>
              <w:spacing w:after="0"/>
            </w:pPr>
            <w:r>
              <w:rPr>
                <w:sz w:val="15"/>
                <w:szCs w:val="15"/>
              </w:rPr>
              <w:t>Error Density by Severity</w:t>
            </w:r>
          </w:p>
        </w:tc>
        <w:tc>
          <w:tcPr>
            <w:tcW w:w="1400" w:type="dxa"/>
            <w:shd w:val="clear" w:color="auto" w:fill="F2F4F6"/>
            <w:tcMar>
              <w:top w:w="60" w:type="dxa"/>
              <w:left w:w="90" w:type="dxa"/>
              <w:bottom w:w="60" w:type="dxa"/>
              <w:right w:w="90" w:type="dxa"/>
            </w:tcMar>
          </w:tcPr>
          <w:p w:rsidR="0046729B" w:rsidRDefault="00767123" w14:paraId="64420BA4" w14:textId="77777777">
            <w:pPr>
              <w:spacing w:after="0"/>
            </w:pPr>
            <w:r>
              <w:rPr>
                <w:sz w:val="15"/>
                <w:szCs w:val="15"/>
              </w:rPr>
              <w:t>Limit the number of Errors at specific Error Levels</w:t>
            </w:r>
          </w:p>
        </w:tc>
        <w:tc>
          <w:tcPr>
            <w:tcW w:w="3130" w:type="dxa"/>
            <w:shd w:val="clear" w:color="auto" w:fill="F2F4F6"/>
            <w:tcMar>
              <w:top w:w="60" w:type="dxa"/>
              <w:left w:w="90" w:type="dxa"/>
              <w:bottom w:w="60" w:type="dxa"/>
              <w:right w:w="90" w:type="dxa"/>
            </w:tcMar>
          </w:tcPr>
          <w:p w:rsidR="0046729B" w:rsidRDefault="00767123" w14:paraId="54C585F7" w14:textId="77777777">
            <w:pPr>
              <w:spacing w:after="0"/>
            </w:pPr>
            <w:r>
              <w:rPr>
                <w:sz w:val="15"/>
                <w:szCs w:val="15"/>
              </w:rPr>
              <w:t>Maximum number of errors in the Product in the production environment, at the corresponding severity levels, at contract expiration</w:t>
            </w:r>
          </w:p>
        </w:tc>
        <w:tc>
          <w:tcPr>
            <w:tcW w:w="1500" w:type="dxa"/>
            <w:shd w:val="clear" w:color="auto" w:fill="F2F4F6"/>
            <w:tcMar>
              <w:top w:w="60" w:type="dxa"/>
              <w:left w:w="90" w:type="dxa"/>
              <w:bottom w:w="60" w:type="dxa"/>
              <w:right w:w="90" w:type="dxa"/>
            </w:tcMar>
          </w:tcPr>
          <w:p w:rsidR="0046729B" w:rsidRDefault="00767123" w14:paraId="38B14A72" w14:textId="77777777">
            <w:pPr>
              <w:spacing w:after="0"/>
            </w:pPr>
            <w:r>
              <w:rPr>
                <w:sz w:val="15"/>
                <w:szCs w:val="15"/>
              </w:rPr>
              <w:t>Show-Stopper: 0; High: max 3; Medium: max 10; Minor: no limit</w:t>
            </w:r>
          </w:p>
        </w:tc>
        <w:tc>
          <w:tcPr>
            <w:tcW w:w="1200" w:type="dxa"/>
            <w:shd w:val="clear" w:color="auto" w:fill="F2F4F6"/>
            <w:tcMar>
              <w:top w:w="60" w:type="dxa"/>
              <w:left w:w="90" w:type="dxa"/>
              <w:bottom w:w="60" w:type="dxa"/>
              <w:right w:w="90" w:type="dxa"/>
            </w:tcMar>
          </w:tcPr>
          <w:p w:rsidR="0046729B" w:rsidRDefault="00767123" w14:paraId="0481B89B" w14:textId="77777777">
            <w:pPr>
              <w:spacing w:after="0"/>
            </w:pPr>
            <w:r>
              <w:rPr>
                <w:sz w:val="15"/>
                <w:szCs w:val="15"/>
              </w:rPr>
              <w:t>At contract expiration</w:t>
            </w:r>
          </w:p>
        </w:tc>
      </w:tr>
      <w:tr w:rsidR="0046729B" w14:paraId="1FB10729" w14:textId="77777777">
        <w:trPr>
          <w:cantSplit/>
        </w:trPr>
        <w:tc>
          <w:tcPr>
            <w:tcW w:w="10080" w:type="dxa"/>
            <w:gridSpan w:val="6"/>
            <w:shd w:val="clear" w:color="auto" w:fill="0C6D74"/>
            <w:tcMar>
              <w:top w:w="60" w:type="dxa"/>
              <w:left w:w="90" w:type="dxa"/>
              <w:bottom w:w="60" w:type="dxa"/>
              <w:right w:w="90" w:type="dxa"/>
            </w:tcMar>
          </w:tcPr>
          <w:p w:rsidR="0046729B" w:rsidRDefault="00767123" w14:paraId="633FBFE1" w14:textId="77777777">
            <w:pPr>
              <w:spacing w:after="0"/>
            </w:pPr>
            <w:r>
              <w:rPr>
                <w:b/>
                <w:bCs/>
                <w:color w:val="FFFFFF"/>
                <w:sz w:val="18"/>
                <w:szCs w:val="18"/>
              </w:rPr>
              <w:t>TESTING</w:t>
            </w:r>
          </w:p>
        </w:tc>
      </w:tr>
      <w:tr w:rsidR="0046729B" w14:paraId="3263D85E" w14:textId="77777777">
        <w:trPr>
          <w:cantSplit/>
        </w:trPr>
        <w:tc>
          <w:tcPr>
            <w:tcW w:w="1400" w:type="dxa"/>
            <w:shd w:val="clear" w:color="auto" w:fill="F2F4F6"/>
            <w:tcMar>
              <w:top w:w="60" w:type="dxa"/>
              <w:left w:w="90" w:type="dxa"/>
              <w:bottom w:w="60" w:type="dxa"/>
              <w:right w:w="90" w:type="dxa"/>
            </w:tcMar>
          </w:tcPr>
          <w:p w:rsidR="0046729B" w:rsidRDefault="00767123" w14:paraId="656C835D" w14:textId="77777777">
            <w:pPr>
              <w:spacing w:after="0"/>
            </w:pPr>
            <w:r>
              <w:rPr>
                <w:sz w:val="15"/>
                <w:szCs w:val="15"/>
              </w:rPr>
              <w:t>Quality</w:t>
            </w:r>
          </w:p>
        </w:tc>
        <w:tc>
          <w:tcPr>
            <w:tcW w:w="1450" w:type="dxa"/>
            <w:shd w:val="clear" w:color="auto" w:fill="F2F4F6"/>
            <w:tcMar>
              <w:top w:w="60" w:type="dxa"/>
              <w:left w:w="90" w:type="dxa"/>
              <w:bottom w:w="60" w:type="dxa"/>
              <w:right w:w="90" w:type="dxa"/>
            </w:tcMar>
          </w:tcPr>
          <w:p w:rsidR="0046729B" w:rsidRDefault="00767123" w14:paraId="0EF86DF7" w14:textId="77777777">
            <w:pPr>
              <w:spacing w:after="0"/>
            </w:pPr>
            <w:r>
              <w:rPr>
                <w:sz w:val="15"/>
                <w:szCs w:val="15"/>
              </w:rPr>
              <w:t>Error Injection Rate</w:t>
            </w:r>
          </w:p>
        </w:tc>
        <w:tc>
          <w:tcPr>
            <w:tcW w:w="1400" w:type="dxa"/>
            <w:shd w:val="clear" w:color="auto" w:fill="F2F4F6"/>
            <w:tcMar>
              <w:top w:w="60" w:type="dxa"/>
              <w:left w:w="90" w:type="dxa"/>
              <w:bottom w:w="60" w:type="dxa"/>
              <w:right w:w="90" w:type="dxa"/>
            </w:tcMar>
          </w:tcPr>
          <w:p w:rsidR="0046729B" w:rsidRDefault="00767123" w14:paraId="6B9F54C6" w14:textId="77777777">
            <w:pPr>
              <w:spacing w:after="0"/>
            </w:pPr>
            <w:r>
              <w:rPr>
                <w:sz w:val="15"/>
                <w:szCs w:val="15"/>
              </w:rPr>
              <w:t>Maintenance or reduction of Errors</w:t>
            </w:r>
          </w:p>
        </w:tc>
        <w:tc>
          <w:tcPr>
            <w:tcW w:w="3130" w:type="dxa"/>
            <w:shd w:val="clear" w:color="auto" w:fill="F2F4F6"/>
            <w:tcMar>
              <w:top w:w="60" w:type="dxa"/>
              <w:left w:w="90" w:type="dxa"/>
              <w:bottom w:w="60" w:type="dxa"/>
              <w:right w:w="90" w:type="dxa"/>
            </w:tcMar>
          </w:tcPr>
          <w:p w:rsidR="0046729B" w:rsidRDefault="00767123" w14:paraId="5A842B09" w14:textId="77777777">
            <w:pPr>
              <w:spacing w:after="0"/>
            </w:pPr>
            <w:r>
              <w:rPr>
                <w:sz w:val="15"/>
                <w:szCs w:val="15"/>
              </w:rPr>
              <w:t>Month-over-month reduction in the total number of Errors. Formula: Current month Errors / Prior month Errors</w:t>
            </w:r>
          </w:p>
        </w:tc>
        <w:tc>
          <w:tcPr>
            <w:tcW w:w="1500" w:type="dxa"/>
            <w:shd w:val="clear" w:color="auto" w:fill="F2F4F6"/>
            <w:tcMar>
              <w:top w:w="60" w:type="dxa"/>
              <w:left w:w="90" w:type="dxa"/>
              <w:bottom w:w="60" w:type="dxa"/>
              <w:right w:w="90" w:type="dxa"/>
            </w:tcMar>
          </w:tcPr>
          <w:p w:rsidR="0046729B" w:rsidRDefault="00767123" w14:paraId="1B73E2E5" w14:textId="77777777">
            <w:pPr>
              <w:spacing w:after="0"/>
            </w:pPr>
            <w:r>
              <w:rPr>
                <w:sz w:val="15"/>
                <w:szCs w:val="15"/>
              </w:rPr>
              <w:t>Minimum 90%; up to 8 Errors per month</w:t>
            </w:r>
          </w:p>
        </w:tc>
        <w:tc>
          <w:tcPr>
            <w:tcW w:w="1200" w:type="dxa"/>
            <w:shd w:val="clear" w:color="auto" w:fill="F2F4F6"/>
            <w:tcMar>
              <w:top w:w="60" w:type="dxa"/>
              <w:left w:w="90" w:type="dxa"/>
              <w:bottom w:w="60" w:type="dxa"/>
              <w:right w:w="90" w:type="dxa"/>
            </w:tcMar>
          </w:tcPr>
          <w:p w:rsidR="0046729B" w:rsidRDefault="00767123" w14:paraId="47D430E0" w14:textId="77777777">
            <w:pPr>
              <w:spacing w:after="0"/>
            </w:pPr>
            <w:r>
              <w:rPr>
                <w:sz w:val="15"/>
                <w:szCs w:val="15"/>
              </w:rPr>
              <w:t>Monthly</w:t>
            </w:r>
          </w:p>
        </w:tc>
      </w:tr>
      <w:tr w:rsidR="0046729B" w14:paraId="12F376D8" w14:textId="77777777">
        <w:trPr>
          <w:cantSplit/>
        </w:trPr>
        <w:tc>
          <w:tcPr>
            <w:tcW w:w="1400" w:type="dxa"/>
            <w:tcMar>
              <w:top w:w="60" w:type="dxa"/>
              <w:left w:w="90" w:type="dxa"/>
              <w:bottom w:w="60" w:type="dxa"/>
              <w:right w:w="90" w:type="dxa"/>
            </w:tcMar>
          </w:tcPr>
          <w:p w:rsidR="0046729B" w:rsidRDefault="00767123" w14:paraId="3B706391" w14:textId="77777777">
            <w:pPr>
              <w:spacing w:after="0"/>
            </w:pPr>
            <w:r>
              <w:rPr>
                <w:sz w:val="15"/>
                <w:szCs w:val="15"/>
              </w:rPr>
              <w:t>Error Detection + Removal</w:t>
            </w:r>
          </w:p>
        </w:tc>
        <w:tc>
          <w:tcPr>
            <w:tcW w:w="1450" w:type="dxa"/>
            <w:tcMar>
              <w:top w:w="60" w:type="dxa"/>
              <w:left w:w="90" w:type="dxa"/>
              <w:bottom w:w="60" w:type="dxa"/>
              <w:right w:w="90" w:type="dxa"/>
            </w:tcMar>
          </w:tcPr>
          <w:p w:rsidR="0046729B" w:rsidRDefault="00767123" w14:paraId="61A88E36" w14:textId="77777777">
            <w:pPr>
              <w:spacing w:after="0"/>
            </w:pPr>
            <w:r>
              <w:rPr>
                <w:sz w:val="15"/>
                <w:szCs w:val="15"/>
              </w:rPr>
              <w:t>Errors Leakage Rate</w:t>
            </w:r>
          </w:p>
        </w:tc>
        <w:tc>
          <w:tcPr>
            <w:tcW w:w="1400" w:type="dxa"/>
            <w:tcMar>
              <w:top w:w="60" w:type="dxa"/>
              <w:left w:w="90" w:type="dxa"/>
              <w:bottom w:w="60" w:type="dxa"/>
              <w:right w:w="90" w:type="dxa"/>
            </w:tcMar>
          </w:tcPr>
          <w:p w:rsidR="0046729B" w:rsidRDefault="00767123" w14:paraId="1A6493F9" w14:textId="77777777">
            <w:pPr>
              <w:spacing w:after="0"/>
            </w:pPr>
            <w:r>
              <w:rPr>
                <w:sz w:val="15"/>
                <w:szCs w:val="15"/>
              </w:rPr>
              <w:t>Reduce the number of Errors between QA and UAT</w:t>
            </w:r>
          </w:p>
        </w:tc>
        <w:tc>
          <w:tcPr>
            <w:tcW w:w="3130" w:type="dxa"/>
            <w:tcMar>
              <w:top w:w="60" w:type="dxa"/>
              <w:left w:w="90" w:type="dxa"/>
              <w:bottom w:w="60" w:type="dxa"/>
              <w:right w:w="90" w:type="dxa"/>
            </w:tcMar>
          </w:tcPr>
          <w:p w:rsidR="0046729B" w:rsidRDefault="00767123" w14:paraId="1F8D6F95" w14:textId="77777777">
            <w:pPr>
              <w:spacing w:after="0"/>
            </w:pPr>
            <w:r>
              <w:rPr>
                <w:sz w:val="15"/>
                <w:szCs w:val="15"/>
              </w:rPr>
              <w:t>% of Errors that leak from QA to UAT. Formula: Errors at QA / total Errors at QA and UAT</w:t>
            </w:r>
          </w:p>
        </w:tc>
        <w:tc>
          <w:tcPr>
            <w:tcW w:w="1500" w:type="dxa"/>
            <w:tcMar>
              <w:top w:w="60" w:type="dxa"/>
              <w:left w:w="90" w:type="dxa"/>
              <w:bottom w:w="60" w:type="dxa"/>
              <w:right w:w="90" w:type="dxa"/>
            </w:tcMar>
          </w:tcPr>
          <w:p w:rsidR="0046729B" w:rsidRDefault="00767123" w14:paraId="0FFE5C7B" w14:textId="77777777">
            <w:pPr>
              <w:spacing w:after="0"/>
            </w:pPr>
            <w:r>
              <w:rPr>
                <w:sz w:val="15"/>
                <w:szCs w:val="15"/>
              </w:rPr>
              <w:t>&lt;=10%</w:t>
            </w:r>
          </w:p>
        </w:tc>
        <w:tc>
          <w:tcPr>
            <w:tcW w:w="1200" w:type="dxa"/>
            <w:tcMar>
              <w:top w:w="60" w:type="dxa"/>
              <w:left w:w="90" w:type="dxa"/>
              <w:bottom w:w="60" w:type="dxa"/>
              <w:right w:w="90" w:type="dxa"/>
            </w:tcMar>
          </w:tcPr>
          <w:p w:rsidR="0046729B" w:rsidRDefault="00767123" w14:paraId="2C2E9AC0" w14:textId="77777777">
            <w:pPr>
              <w:spacing w:after="0"/>
            </w:pPr>
            <w:r>
              <w:rPr>
                <w:sz w:val="15"/>
                <w:szCs w:val="15"/>
              </w:rPr>
              <w:t>At QA and UAT</w:t>
            </w:r>
          </w:p>
        </w:tc>
      </w:tr>
      <w:tr w:rsidR="0046729B" w14:paraId="3C097187" w14:textId="77777777">
        <w:trPr>
          <w:cantSplit/>
        </w:trPr>
        <w:tc>
          <w:tcPr>
            <w:tcW w:w="1400" w:type="dxa"/>
            <w:shd w:val="clear" w:color="auto" w:fill="F2F4F6"/>
            <w:tcMar>
              <w:top w:w="60" w:type="dxa"/>
              <w:left w:w="90" w:type="dxa"/>
              <w:bottom w:w="60" w:type="dxa"/>
              <w:right w:w="90" w:type="dxa"/>
            </w:tcMar>
          </w:tcPr>
          <w:p w:rsidR="0046729B" w:rsidRDefault="00767123" w14:paraId="2122EDB3" w14:textId="77777777">
            <w:pPr>
              <w:spacing w:after="0"/>
            </w:pPr>
            <w:r>
              <w:rPr>
                <w:sz w:val="15"/>
                <w:szCs w:val="15"/>
              </w:rPr>
              <w:t>Error Understanding</w:t>
            </w:r>
          </w:p>
        </w:tc>
        <w:tc>
          <w:tcPr>
            <w:tcW w:w="1450" w:type="dxa"/>
            <w:shd w:val="clear" w:color="auto" w:fill="F2F4F6"/>
            <w:tcMar>
              <w:top w:w="60" w:type="dxa"/>
              <w:left w:w="90" w:type="dxa"/>
              <w:bottom w:w="60" w:type="dxa"/>
              <w:right w:w="90" w:type="dxa"/>
            </w:tcMar>
          </w:tcPr>
          <w:p w:rsidR="0046729B" w:rsidRDefault="00767123" w14:paraId="5405AC77" w14:textId="77777777">
            <w:pPr>
              <w:spacing w:after="0"/>
            </w:pPr>
            <w:r>
              <w:rPr>
                <w:sz w:val="15"/>
                <w:szCs w:val="15"/>
              </w:rPr>
              <w:t>Error Rejection Rate</w:t>
            </w:r>
          </w:p>
        </w:tc>
        <w:tc>
          <w:tcPr>
            <w:tcW w:w="1400" w:type="dxa"/>
            <w:shd w:val="clear" w:color="auto" w:fill="F2F4F6"/>
            <w:tcMar>
              <w:top w:w="60" w:type="dxa"/>
              <w:left w:w="90" w:type="dxa"/>
              <w:bottom w:w="60" w:type="dxa"/>
              <w:right w:w="90" w:type="dxa"/>
            </w:tcMar>
          </w:tcPr>
          <w:p w:rsidR="0046729B" w:rsidRDefault="00767123" w14:paraId="78B63329" w14:textId="77777777">
            <w:pPr>
              <w:spacing w:after="0"/>
            </w:pPr>
            <w:r>
              <w:rPr>
                <w:sz w:val="15"/>
                <w:szCs w:val="15"/>
              </w:rPr>
              <w:t>Reduce errors in Error identification</w:t>
            </w:r>
          </w:p>
        </w:tc>
        <w:tc>
          <w:tcPr>
            <w:tcW w:w="3130" w:type="dxa"/>
            <w:shd w:val="clear" w:color="auto" w:fill="F2F4F6"/>
            <w:tcMar>
              <w:top w:w="60" w:type="dxa"/>
              <w:left w:w="90" w:type="dxa"/>
              <w:bottom w:w="60" w:type="dxa"/>
              <w:right w:w="90" w:type="dxa"/>
            </w:tcMar>
          </w:tcPr>
          <w:p w:rsidR="0046729B" w:rsidRDefault="00767123" w14:paraId="00D5953F" w14:textId="77777777">
            <w:pPr>
              <w:spacing w:after="0"/>
            </w:pPr>
            <w:r>
              <w:rPr>
                <w:sz w:val="15"/>
                <w:szCs w:val="15"/>
              </w:rPr>
              <w:t>% of logged Errors that were rejected. Formula: logged Errors rejected / logged Errors</w:t>
            </w:r>
          </w:p>
        </w:tc>
        <w:tc>
          <w:tcPr>
            <w:tcW w:w="1500" w:type="dxa"/>
            <w:shd w:val="clear" w:color="auto" w:fill="F2F4F6"/>
            <w:tcMar>
              <w:top w:w="60" w:type="dxa"/>
              <w:left w:w="90" w:type="dxa"/>
              <w:bottom w:w="60" w:type="dxa"/>
              <w:right w:w="90" w:type="dxa"/>
            </w:tcMar>
          </w:tcPr>
          <w:p w:rsidR="0046729B" w:rsidRDefault="00767123" w14:paraId="1CCB545A" w14:textId="77777777">
            <w:pPr>
              <w:spacing w:after="0"/>
            </w:pPr>
            <w:r>
              <w:rPr>
                <w:sz w:val="15"/>
                <w:szCs w:val="15"/>
              </w:rPr>
              <w:t>&lt;=5%</w:t>
            </w:r>
          </w:p>
        </w:tc>
        <w:tc>
          <w:tcPr>
            <w:tcW w:w="1200" w:type="dxa"/>
            <w:shd w:val="clear" w:color="auto" w:fill="F2F4F6"/>
            <w:tcMar>
              <w:top w:w="60" w:type="dxa"/>
              <w:left w:w="90" w:type="dxa"/>
              <w:bottom w:w="60" w:type="dxa"/>
              <w:right w:w="90" w:type="dxa"/>
            </w:tcMar>
          </w:tcPr>
          <w:p w:rsidR="0046729B" w:rsidRDefault="00767123" w14:paraId="3F6FB898" w14:textId="77777777">
            <w:pPr>
              <w:spacing w:after="0"/>
            </w:pPr>
            <w:r>
              <w:rPr>
                <w:sz w:val="15"/>
                <w:szCs w:val="15"/>
              </w:rPr>
              <w:t>Monthly</w:t>
            </w:r>
          </w:p>
        </w:tc>
      </w:tr>
      <w:tr w:rsidR="0046729B" w14:paraId="4A328A93" w14:textId="77777777">
        <w:trPr>
          <w:cantSplit/>
        </w:trPr>
        <w:tc>
          <w:tcPr>
            <w:tcW w:w="10080" w:type="dxa"/>
            <w:gridSpan w:val="6"/>
            <w:shd w:val="clear" w:color="auto" w:fill="0C6D74"/>
            <w:tcMar>
              <w:top w:w="60" w:type="dxa"/>
              <w:left w:w="90" w:type="dxa"/>
              <w:bottom w:w="60" w:type="dxa"/>
              <w:right w:w="90" w:type="dxa"/>
            </w:tcMar>
          </w:tcPr>
          <w:p w:rsidR="0046729B" w:rsidRDefault="00767123" w14:paraId="51552328" w14:textId="77777777">
            <w:pPr>
              <w:spacing w:after="0"/>
            </w:pPr>
            <w:r>
              <w:rPr>
                <w:b/>
                <w:bCs/>
                <w:color w:val="FFFFFF"/>
                <w:sz w:val="18"/>
                <w:szCs w:val="18"/>
              </w:rPr>
              <w:t>ALL ROLES / OVERALL TEAM</w:t>
            </w:r>
          </w:p>
        </w:tc>
      </w:tr>
      <w:tr w:rsidR="0046729B" w14:paraId="2CE9061F" w14:textId="77777777">
        <w:trPr>
          <w:cantSplit/>
        </w:trPr>
        <w:tc>
          <w:tcPr>
            <w:tcW w:w="1400" w:type="dxa"/>
            <w:shd w:val="clear" w:color="auto" w:fill="F2F4F6"/>
            <w:tcMar>
              <w:top w:w="60" w:type="dxa"/>
              <w:left w:w="90" w:type="dxa"/>
              <w:bottom w:w="60" w:type="dxa"/>
              <w:right w:w="90" w:type="dxa"/>
            </w:tcMar>
          </w:tcPr>
          <w:p w:rsidR="0046729B" w:rsidRDefault="00767123" w14:paraId="0FFB0977" w14:textId="77777777">
            <w:pPr>
              <w:spacing w:after="0"/>
            </w:pPr>
            <w:r>
              <w:rPr>
                <w:sz w:val="15"/>
                <w:szCs w:val="15"/>
              </w:rPr>
              <w:t>Delivery</w:t>
            </w:r>
          </w:p>
        </w:tc>
        <w:tc>
          <w:tcPr>
            <w:tcW w:w="1450" w:type="dxa"/>
            <w:shd w:val="clear" w:color="auto" w:fill="F2F4F6"/>
            <w:tcMar>
              <w:top w:w="60" w:type="dxa"/>
              <w:left w:w="90" w:type="dxa"/>
              <w:bottom w:w="60" w:type="dxa"/>
              <w:right w:w="90" w:type="dxa"/>
            </w:tcMar>
          </w:tcPr>
          <w:p w:rsidR="0046729B" w:rsidRDefault="00767123" w14:paraId="2CA6C876" w14:textId="77777777">
            <w:pPr>
              <w:spacing w:after="0"/>
            </w:pPr>
            <w:r>
              <w:rPr>
                <w:sz w:val="15"/>
                <w:szCs w:val="15"/>
              </w:rPr>
              <w:t>On-Time Delivery</w:t>
            </w:r>
          </w:p>
        </w:tc>
        <w:tc>
          <w:tcPr>
            <w:tcW w:w="1400" w:type="dxa"/>
            <w:shd w:val="clear" w:color="auto" w:fill="F2F4F6"/>
            <w:tcMar>
              <w:top w:w="60" w:type="dxa"/>
              <w:left w:w="90" w:type="dxa"/>
              <w:bottom w:w="60" w:type="dxa"/>
              <w:right w:w="90" w:type="dxa"/>
            </w:tcMar>
          </w:tcPr>
          <w:p w:rsidR="0046729B" w:rsidRDefault="00767123" w14:paraId="1565337B" w14:textId="77777777">
            <w:pPr>
              <w:spacing w:after="0"/>
            </w:pPr>
            <w:r>
              <w:rPr>
                <w:sz w:val="15"/>
                <w:szCs w:val="15"/>
              </w:rPr>
              <w:t>Ensure work is completed by specified date</w:t>
            </w:r>
          </w:p>
        </w:tc>
        <w:tc>
          <w:tcPr>
            <w:tcW w:w="3130" w:type="dxa"/>
            <w:shd w:val="clear" w:color="auto" w:fill="F2F4F6"/>
            <w:tcMar>
              <w:top w:w="60" w:type="dxa"/>
              <w:left w:w="90" w:type="dxa"/>
              <w:bottom w:w="60" w:type="dxa"/>
              <w:right w:w="90" w:type="dxa"/>
            </w:tcMar>
          </w:tcPr>
          <w:p w:rsidR="0046729B" w:rsidRDefault="00767123" w14:paraId="6674BCA3" w14:textId="77777777">
            <w:pPr>
              <w:spacing w:after="0"/>
            </w:pPr>
            <w:r>
              <w:rPr>
                <w:sz w:val="15"/>
                <w:szCs w:val="15"/>
              </w:rPr>
              <w:t># of days past delivery date for all work delivered. Formula: date estimated – date completed (days)</w:t>
            </w:r>
          </w:p>
        </w:tc>
        <w:tc>
          <w:tcPr>
            <w:tcW w:w="1500" w:type="dxa"/>
            <w:shd w:val="clear" w:color="auto" w:fill="F2F4F6"/>
            <w:tcMar>
              <w:top w:w="60" w:type="dxa"/>
              <w:left w:w="90" w:type="dxa"/>
              <w:bottom w:w="60" w:type="dxa"/>
              <w:right w:w="90" w:type="dxa"/>
            </w:tcMar>
          </w:tcPr>
          <w:p w:rsidR="0046729B" w:rsidRDefault="00767123" w14:paraId="2775B9F2" w14:textId="77777777">
            <w:pPr>
              <w:spacing w:after="0"/>
            </w:pPr>
            <w:r>
              <w:rPr>
                <w:sz w:val="15"/>
                <w:szCs w:val="15"/>
              </w:rPr>
              <w:t>&lt;10 days</w:t>
            </w:r>
          </w:p>
        </w:tc>
        <w:tc>
          <w:tcPr>
            <w:tcW w:w="1200" w:type="dxa"/>
            <w:shd w:val="clear" w:color="auto" w:fill="F2F4F6"/>
            <w:tcMar>
              <w:top w:w="60" w:type="dxa"/>
              <w:left w:w="90" w:type="dxa"/>
              <w:bottom w:w="60" w:type="dxa"/>
              <w:right w:w="90" w:type="dxa"/>
            </w:tcMar>
          </w:tcPr>
          <w:p w:rsidR="0046729B" w:rsidRDefault="00767123" w14:paraId="6A6B2EA3" w14:textId="77777777">
            <w:pPr>
              <w:spacing w:after="0"/>
            </w:pPr>
            <w:r>
              <w:rPr>
                <w:sz w:val="15"/>
                <w:szCs w:val="15"/>
              </w:rPr>
              <w:t>Specific Dates</w:t>
            </w:r>
          </w:p>
        </w:tc>
      </w:tr>
      <w:tr w:rsidR="0046729B" w14:paraId="23112B80" w14:textId="77777777">
        <w:trPr>
          <w:cantSplit/>
        </w:trPr>
        <w:tc>
          <w:tcPr>
            <w:tcW w:w="1400" w:type="dxa"/>
            <w:tcMar>
              <w:top w:w="60" w:type="dxa"/>
              <w:left w:w="90" w:type="dxa"/>
              <w:bottom w:w="60" w:type="dxa"/>
              <w:right w:w="90" w:type="dxa"/>
            </w:tcMar>
          </w:tcPr>
          <w:p w:rsidR="0046729B" w:rsidRDefault="00767123" w14:paraId="029CA41D" w14:textId="77777777">
            <w:pPr>
              <w:spacing w:after="0"/>
            </w:pPr>
            <w:r>
              <w:rPr>
                <w:sz w:val="15"/>
                <w:szCs w:val="15"/>
              </w:rPr>
              <w:t>Commitment Right-Sizing</w:t>
            </w:r>
          </w:p>
        </w:tc>
        <w:tc>
          <w:tcPr>
            <w:tcW w:w="1450" w:type="dxa"/>
            <w:tcMar>
              <w:top w:w="60" w:type="dxa"/>
              <w:left w:w="90" w:type="dxa"/>
              <w:bottom w:w="60" w:type="dxa"/>
              <w:right w:w="90" w:type="dxa"/>
            </w:tcMar>
          </w:tcPr>
          <w:p w:rsidR="0046729B" w:rsidRDefault="00767123" w14:paraId="4E509FA3" w14:textId="77777777">
            <w:pPr>
              <w:spacing w:after="0"/>
            </w:pPr>
            <w:r>
              <w:rPr>
                <w:sz w:val="15"/>
                <w:szCs w:val="15"/>
              </w:rPr>
              <w:t>Commitment Variance (aka Effort Leakage)</w:t>
            </w:r>
          </w:p>
        </w:tc>
        <w:tc>
          <w:tcPr>
            <w:tcW w:w="1400" w:type="dxa"/>
            <w:tcMar>
              <w:top w:w="60" w:type="dxa"/>
              <w:left w:w="90" w:type="dxa"/>
              <w:bottom w:w="60" w:type="dxa"/>
              <w:right w:w="90" w:type="dxa"/>
            </w:tcMar>
          </w:tcPr>
          <w:p w:rsidR="0046729B" w:rsidRDefault="00767123" w14:paraId="0609056A" w14:textId="77777777">
            <w:pPr>
              <w:spacing w:after="0"/>
            </w:pPr>
            <w:r>
              <w:rPr>
                <w:sz w:val="15"/>
                <w:szCs w:val="15"/>
              </w:rPr>
              <w:t>Right-size commitments</w:t>
            </w:r>
          </w:p>
        </w:tc>
        <w:tc>
          <w:tcPr>
            <w:tcW w:w="3130" w:type="dxa"/>
            <w:tcMar>
              <w:top w:w="60" w:type="dxa"/>
              <w:left w:w="90" w:type="dxa"/>
              <w:bottom w:w="60" w:type="dxa"/>
              <w:right w:w="90" w:type="dxa"/>
            </w:tcMar>
          </w:tcPr>
          <w:p w:rsidR="0046729B" w:rsidRDefault="00767123" w14:paraId="23216BC8" w14:textId="77777777">
            <w:pPr>
              <w:spacing w:after="0"/>
            </w:pPr>
            <w:r>
              <w:rPr>
                <w:sz w:val="15"/>
                <w:szCs w:val="15"/>
              </w:rPr>
              <w:t>Committed items per sprint versus delivered items per sprint. Formula: # Delivered SP / # Committed SP</w:t>
            </w:r>
          </w:p>
        </w:tc>
        <w:tc>
          <w:tcPr>
            <w:tcW w:w="1500" w:type="dxa"/>
            <w:tcMar>
              <w:top w:w="60" w:type="dxa"/>
              <w:left w:w="90" w:type="dxa"/>
              <w:bottom w:w="60" w:type="dxa"/>
              <w:right w:w="90" w:type="dxa"/>
            </w:tcMar>
          </w:tcPr>
          <w:p w:rsidR="0046729B" w:rsidRDefault="00767123" w14:paraId="54309AF1" w14:textId="77777777">
            <w:pPr>
              <w:spacing w:after="0"/>
            </w:pPr>
            <w:r>
              <w:rPr>
                <w:sz w:val="15"/>
                <w:szCs w:val="15"/>
              </w:rPr>
              <w:t>&gt;=90%</w:t>
            </w:r>
          </w:p>
        </w:tc>
        <w:tc>
          <w:tcPr>
            <w:tcW w:w="1200" w:type="dxa"/>
            <w:tcMar>
              <w:top w:w="60" w:type="dxa"/>
              <w:left w:w="90" w:type="dxa"/>
              <w:bottom w:w="60" w:type="dxa"/>
              <w:right w:w="90" w:type="dxa"/>
            </w:tcMar>
          </w:tcPr>
          <w:p w:rsidR="0046729B" w:rsidRDefault="00767123" w14:paraId="67B4EDBC" w14:textId="77777777">
            <w:pPr>
              <w:spacing w:after="0"/>
            </w:pPr>
            <w:r>
              <w:rPr>
                <w:sz w:val="15"/>
                <w:szCs w:val="15"/>
              </w:rPr>
              <w:t>1 Sprint</w:t>
            </w:r>
          </w:p>
        </w:tc>
      </w:tr>
      <w:tr w:rsidR="0046729B" w14:paraId="13DA4CCB" w14:textId="77777777">
        <w:trPr>
          <w:cantSplit/>
        </w:trPr>
        <w:tc>
          <w:tcPr>
            <w:tcW w:w="1400" w:type="dxa"/>
            <w:shd w:val="clear" w:color="auto" w:fill="F2F4F6"/>
            <w:tcMar>
              <w:top w:w="60" w:type="dxa"/>
              <w:left w:w="90" w:type="dxa"/>
              <w:bottom w:w="60" w:type="dxa"/>
              <w:right w:w="90" w:type="dxa"/>
            </w:tcMar>
          </w:tcPr>
          <w:p w:rsidR="0046729B" w:rsidRDefault="00767123" w14:paraId="64BE9E0C" w14:textId="77777777">
            <w:pPr>
              <w:spacing w:after="0"/>
            </w:pPr>
            <w:r>
              <w:rPr>
                <w:sz w:val="15"/>
                <w:szCs w:val="15"/>
              </w:rPr>
              <w:t>Effort Right-Sizing</w:t>
            </w:r>
          </w:p>
        </w:tc>
        <w:tc>
          <w:tcPr>
            <w:tcW w:w="1450" w:type="dxa"/>
            <w:shd w:val="clear" w:color="auto" w:fill="F2F4F6"/>
            <w:tcMar>
              <w:top w:w="60" w:type="dxa"/>
              <w:left w:w="90" w:type="dxa"/>
              <w:bottom w:w="60" w:type="dxa"/>
              <w:right w:w="90" w:type="dxa"/>
            </w:tcMar>
          </w:tcPr>
          <w:p w:rsidR="0046729B" w:rsidRDefault="00767123" w14:paraId="7FC2164F" w14:textId="77777777">
            <w:pPr>
              <w:spacing w:after="0"/>
            </w:pPr>
            <w:r>
              <w:rPr>
                <w:sz w:val="15"/>
                <w:szCs w:val="15"/>
              </w:rPr>
              <w:t>Estimated Effort vs Actual Effort</w:t>
            </w:r>
          </w:p>
        </w:tc>
        <w:tc>
          <w:tcPr>
            <w:tcW w:w="1400" w:type="dxa"/>
            <w:shd w:val="clear" w:color="auto" w:fill="F2F4F6"/>
            <w:tcMar>
              <w:top w:w="60" w:type="dxa"/>
              <w:left w:w="90" w:type="dxa"/>
              <w:bottom w:w="60" w:type="dxa"/>
              <w:right w:w="90" w:type="dxa"/>
            </w:tcMar>
          </w:tcPr>
          <w:p w:rsidR="0046729B" w:rsidRDefault="00767123" w14:paraId="53DEE0BD" w14:textId="77777777">
            <w:pPr>
              <w:spacing w:after="0"/>
            </w:pPr>
            <w:r>
              <w:rPr>
                <w:sz w:val="15"/>
                <w:szCs w:val="15"/>
              </w:rPr>
              <w:t>Right-size estimation efforts</w:t>
            </w:r>
          </w:p>
        </w:tc>
        <w:tc>
          <w:tcPr>
            <w:tcW w:w="3130" w:type="dxa"/>
            <w:shd w:val="clear" w:color="auto" w:fill="F2F4F6"/>
            <w:tcMar>
              <w:top w:w="60" w:type="dxa"/>
              <w:left w:w="90" w:type="dxa"/>
              <w:bottom w:w="60" w:type="dxa"/>
              <w:right w:w="90" w:type="dxa"/>
            </w:tcMar>
          </w:tcPr>
          <w:p w:rsidR="0046729B" w:rsidRDefault="00767123" w14:paraId="28609F3C" w14:textId="77777777">
            <w:pPr>
              <w:spacing w:after="0"/>
            </w:pPr>
            <w:r>
              <w:rPr>
                <w:sz w:val="15"/>
                <w:szCs w:val="15"/>
              </w:rPr>
              <w:t>Story point estimated effort vs actual effort required to deliver Story. Formula: point size of Story / actual size of effort required</w:t>
            </w:r>
          </w:p>
        </w:tc>
        <w:tc>
          <w:tcPr>
            <w:tcW w:w="1500" w:type="dxa"/>
            <w:shd w:val="clear" w:color="auto" w:fill="F2F4F6"/>
            <w:tcMar>
              <w:top w:w="60" w:type="dxa"/>
              <w:left w:w="90" w:type="dxa"/>
              <w:bottom w:w="60" w:type="dxa"/>
              <w:right w:w="90" w:type="dxa"/>
            </w:tcMar>
          </w:tcPr>
          <w:p w:rsidR="0046729B" w:rsidRDefault="00767123" w14:paraId="1DC97BD8" w14:textId="77777777">
            <w:pPr>
              <w:spacing w:after="0"/>
            </w:pPr>
            <w:r>
              <w:rPr>
                <w:sz w:val="15"/>
                <w:szCs w:val="15"/>
              </w:rPr>
              <w:t>&gt;=90%</w:t>
            </w:r>
          </w:p>
        </w:tc>
        <w:tc>
          <w:tcPr>
            <w:tcW w:w="1200" w:type="dxa"/>
            <w:shd w:val="clear" w:color="auto" w:fill="F2F4F6"/>
            <w:tcMar>
              <w:top w:w="60" w:type="dxa"/>
              <w:left w:w="90" w:type="dxa"/>
              <w:bottom w:w="60" w:type="dxa"/>
              <w:right w:w="90" w:type="dxa"/>
            </w:tcMar>
          </w:tcPr>
          <w:p w:rsidR="0046729B" w:rsidRDefault="00767123" w14:paraId="55A0C60A" w14:textId="77777777">
            <w:pPr>
              <w:spacing w:after="0"/>
            </w:pPr>
            <w:r>
              <w:rPr>
                <w:sz w:val="15"/>
                <w:szCs w:val="15"/>
              </w:rPr>
              <w:t>1 Sprint</w:t>
            </w:r>
          </w:p>
        </w:tc>
      </w:tr>
      <w:tr w:rsidR="0046729B" w14:paraId="45BF6DF3" w14:textId="77777777">
        <w:trPr>
          <w:cantSplit/>
        </w:trPr>
        <w:tc>
          <w:tcPr>
            <w:tcW w:w="1400" w:type="dxa"/>
            <w:tcMar>
              <w:top w:w="60" w:type="dxa"/>
              <w:left w:w="90" w:type="dxa"/>
              <w:bottom w:w="60" w:type="dxa"/>
              <w:right w:w="90" w:type="dxa"/>
            </w:tcMar>
          </w:tcPr>
          <w:p w:rsidR="0046729B" w:rsidRDefault="00767123" w14:paraId="38C0D573" w14:textId="77777777">
            <w:pPr>
              <w:spacing w:after="0"/>
            </w:pPr>
            <w:r>
              <w:rPr>
                <w:sz w:val="15"/>
                <w:szCs w:val="15"/>
              </w:rPr>
              <w:t>Staffing</w:t>
            </w:r>
          </w:p>
        </w:tc>
        <w:tc>
          <w:tcPr>
            <w:tcW w:w="1450" w:type="dxa"/>
            <w:tcMar>
              <w:top w:w="60" w:type="dxa"/>
              <w:left w:w="90" w:type="dxa"/>
              <w:bottom w:w="60" w:type="dxa"/>
              <w:right w:w="90" w:type="dxa"/>
            </w:tcMar>
          </w:tcPr>
          <w:p w:rsidR="0046729B" w:rsidRDefault="00767123" w14:paraId="58C95E1D" w14:textId="77777777">
            <w:pPr>
              <w:spacing w:after="0"/>
            </w:pPr>
            <w:r>
              <w:rPr>
                <w:sz w:val="15"/>
                <w:szCs w:val="15"/>
              </w:rPr>
              <w:t>Staff Attrition / Turnover</w:t>
            </w:r>
          </w:p>
        </w:tc>
        <w:tc>
          <w:tcPr>
            <w:tcW w:w="1400" w:type="dxa"/>
            <w:tcMar>
              <w:top w:w="60" w:type="dxa"/>
              <w:left w:w="90" w:type="dxa"/>
              <w:bottom w:w="60" w:type="dxa"/>
              <w:right w:w="90" w:type="dxa"/>
            </w:tcMar>
          </w:tcPr>
          <w:p w:rsidR="0046729B" w:rsidRDefault="00767123" w14:paraId="402C675C" w14:textId="77777777">
            <w:pPr>
              <w:spacing w:after="0"/>
            </w:pPr>
            <w:r>
              <w:rPr>
                <w:sz w:val="15"/>
                <w:szCs w:val="15"/>
              </w:rPr>
              <w:t>Reduce the amount of provider turnover</w:t>
            </w:r>
          </w:p>
        </w:tc>
        <w:tc>
          <w:tcPr>
            <w:tcW w:w="3130" w:type="dxa"/>
            <w:tcMar>
              <w:top w:w="60" w:type="dxa"/>
              <w:left w:w="90" w:type="dxa"/>
              <w:bottom w:w="60" w:type="dxa"/>
              <w:right w:w="90" w:type="dxa"/>
            </w:tcMar>
          </w:tcPr>
          <w:p w:rsidR="0046729B" w:rsidRDefault="00767123" w14:paraId="028612B0" w14:textId="77777777">
            <w:pPr>
              <w:spacing w:after="0"/>
            </w:pPr>
            <w:r>
              <w:rPr>
                <w:sz w:val="15"/>
                <w:szCs w:val="15"/>
              </w:rPr>
              <w:t>% of provider contracted resources turned over. Formula: # resource changes / total resources on contract</w:t>
            </w:r>
          </w:p>
        </w:tc>
        <w:tc>
          <w:tcPr>
            <w:tcW w:w="1500" w:type="dxa"/>
            <w:tcMar>
              <w:top w:w="60" w:type="dxa"/>
              <w:left w:w="90" w:type="dxa"/>
              <w:bottom w:w="60" w:type="dxa"/>
              <w:right w:w="90" w:type="dxa"/>
            </w:tcMar>
          </w:tcPr>
          <w:p w:rsidR="0046729B" w:rsidRDefault="00767123" w14:paraId="6C878A61" w14:textId="77777777">
            <w:pPr>
              <w:spacing w:after="0"/>
            </w:pPr>
            <w:r>
              <w:rPr>
                <w:sz w:val="15"/>
                <w:szCs w:val="15"/>
              </w:rPr>
              <w:t>&lt;=10%</w:t>
            </w:r>
          </w:p>
        </w:tc>
        <w:tc>
          <w:tcPr>
            <w:tcW w:w="1200" w:type="dxa"/>
            <w:tcMar>
              <w:top w:w="60" w:type="dxa"/>
              <w:left w:w="90" w:type="dxa"/>
              <w:bottom w:w="60" w:type="dxa"/>
              <w:right w:w="90" w:type="dxa"/>
            </w:tcMar>
          </w:tcPr>
          <w:p w:rsidR="0046729B" w:rsidRDefault="00767123" w14:paraId="26D49E08" w14:textId="77777777">
            <w:pPr>
              <w:spacing w:after="0"/>
            </w:pPr>
            <w:r>
              <w:rPr>
                <w:sz w:val="15"/>
                <w:szCs w:val="15"/>
              </w:rPr>
              <w:t>Monthly</w:t>
            </w:r>
          </w:p>
        </w:tc>
      </w:tr>
      <w:tr w:rsidR="0046729B" w14:paraId="47E8B709" w14:textId="77777777">
        <w:trPr>
          <w:cantSplit/>
        </w:trPr>
        <w:tc>
          <w:tcPr>
            <w:tcW w:w="1400" w:type="dxa"/>
            <w:shd w:val="clear" w:color="auto" w:fill="F2F4F6"/>
            <w:tcMar>
              <w:top w:w="60" w:type="dxa"/>
              <w:left w:w="90" w:type="dxa"/>
              <w:bottom w:w="60" w:type="dxa"/>
              <w:right w:w="90" w:type="dxa"/>
            </w:tcMar>
          </w:tcPr>
          <w:p w:rsidR="0046729B" w:rsidRDefault="00767123" w14:paraId="5BE9E356" w14:textId="77777777">
            <w:pPr>
              <w:spacing w:after="0"/>
            </w:pPr>
            <w:r>
              <w:rPr>
                <w:sz w:val="15"/>
                <w:szCs w:val="15"/>
              </w:rPr>
              <w:t>Staffing</w:t>
            </w:r>
          </w:p>
        </w:tc>
        <w:tc>
          <w:tcPr>
            <w:tcW w:w="1450" w:type="dxa"/>
            <w:shd w:val="clear" w:color="auto" w:fill="F2F4F6"/>
            <w:tcMar>
              <w:top w:w="60" w:type="dxa"/>
              <w:left w:w="90" w:type="dxa"/>
              <w:bottom w:w="60" w:type="dxa"/>
              <w:right w:w="90" w:type="dxa"/>
            </w:tcMar>
          </w:tcPr>
          <w:p w:rsidR="0046729B" w:rsidRDefault="00767123" w14:paraId="36C32ED6" w14:textId="77777777">
            <w:pPr>
              <w:spacing w:after="0"/>
            </w:pPr>
            <w:r>
              <w:rPr>
                <w:sz w:val="15"/>
                <w:szCs w:val="15"/>
              </w:rPr>
              <w:t>Absences</w:t>
            </w:r>
          </w:p>
        </w:tc>
        <w:tc>
          <w:tcPr>
            <w:tcW w:w="1400" w:type="dxa"/>
            <w:shd w:val="clear" w:color="auto" w:fill="F2F4F6"/>
            <w:tcMar>
              <w:top w:w="60" w:type="dxa"/>
              <w:left w:w="90" w:type="dxa"/>
              <w:bottom w:w="60" w:type="dxa"/>
              <w:right w:w="90" w:type="dxa"/>
            </w:tcMar>
          </w:tcPr>
          <w:p w:rsidR="0046729B" w:rsidRDefault="00767123" w14:paraId="78E8A45A" w14:textId="77777777">
            <w:pPr>
              <w:spacing w:after="0"/>
            </w:pPr>
            <w:r>
              <w:rPr>
                <w:sz w:val="15"/>
                <w:szCs w:val="15"/>
              </w:rPr>
              <w:t>Reduce the number of absences</w:t>
            </w:r>
          </w:p>
        </w:tc>
        <w:tc>
          <w:tcPr>
            <w:tcW w:w="3130" w:type="dxa"/>
            <w:shd w:val="clear" w:color="auto" w:fill="F2F4F6"/>
            <w:tcMar>
              <w:top w:w="60" w:type="dxa"/>
              <w:left w:w="90" w:type="dxa"/>
              <w:bottom w:w="60" w:type="dxa"/>
              <w:right w:w="90" w:type="dxa"/>
            </w:tcMar>
          </w:tcPr>
          <w:p w:rsidR="0046729B" w:rsidRDefault="00767123" w14:paraId="0FF5FE05" w14:textId="77777777">
            <w:pPr>
              <w:spacing w:after="0"/>
            </w:pPr>
            <w:r>
              <w:rPr>
                <w:sz w:val="15"/>
                <w:szCs w:val="15"/>
              </w:rPr>
              <w:t>% of absent days per period. Formula: # absent days / total # days in period</w:t>
            </w:r>
          </w:p>
        </w:tc>
        <w:tc>
          <w:tcPr>
            <w:tcW w:w="1500" w:type="dxa"/>
            <w:shd w:val="clear" w:color="auto" w:fill="F2F4F6"/>
            <w:tcMar>
              <w:top w:w="60" w:type="dxa"/>
              <w:left w:w="90" w:type="dxa"/>
              <w:bottom w:w="60" w:type="dxa"/>
              <w:right w:w="90" w:type="dxa"/>
            </w:tcMar>
          </w:tcPr>
          <w:p w:rsidR="0046729B" w:rsidRDefault="00767123" w14:paraId="6B1EB9E4" w14:textId="77777777">
            <w:pPr>
              <w:spacing w:after="0"/>
            </w:pPr>
            <w:r>
              <w:rPr>
                <w:sz w:val="15"/>
                <w:szCs w:val="15"/>
              </w:rPr>
              <w:t>&lt;=8% (~20 days / total working days less national holidays)</w:t>
            </w:r>
          </w:p>
        </w:tc>
        <w:tc>
          <w:tcPr>
            <w:tcW w:w="1200" w:type="dxa"/>
            <w:shd w:val="clear" w:color="auto" w:fill="F2F4F6"/>
            <w:tcMar>
              <w:top w:w="60" w:type="dxa"/>
              <w:left w:w="90" w:type="dxa"/>
              <w:bottom w:w="60" w:type="dxa"/>
              <w:right w:w="90" w:type="dxa"/>
            </w:tcMar>
          </w:tcPr>
          <w:p w:rsidR="0046729B" w:rsidRDefault="00767123" w14:paraId="14CE42E3" w14:textId="77777777">
            <w:pPr>
              <w:spacing w:after="0"/>
            </w:pPr>
            <w:r>
              <w:rPr>
                <w:sz w:val="15"/>
                <w:szCs w:val="15"/>
              </w:rPr>
              <w:t>Monthly</w:t>
            </w:r>
          </w:p>
        </w:tc>
      </w:tr>
      <w:tr w:rsidR="0046729B" w14:paraId="109A13F3" w14:textId="77777777">
        <w:trPr>
          <w:cantSplit/>
        </w:trPr>
        <w:tc>
          <w:tcPr>
            <w:tcW w:w="1400" w:type="dxa"/>
            <w:tcMar>
              <w:top w:w="60" w:type="dxa"/>
              <w:left w:w="90" w:type="dxa"/>
              <w:bottom w:w="60" w:type="dxa"/>
              <w:right w:w="90" w:type="dxa"/>
            </w:tcMar>
          </w:tcPr>
          <w:p w:rsidR="0046729B" w:rsidRDefault="00767123" w14:paraId="45C2B36E" w14:textId="77777777">
            <w:pPr>
              <w:spacing w:after="0"/>
            </w:pPr>
            <w:r>
              <w:rPr>
                <w:sz w:val="15"/>
                <w:szCs w:val="15"/>
              </w:rPr>
              <w:t>Aon Satisfaction</w:t>
            </w:r>
          </w:p>
        </w:tc>
        <w:tc>
          <w:tcPr>
            <w:tcW w:w="1450" w:type="dxa"/>
            <w:tcMar>
              <w:top w:w="60" w:type="dxa"/>
              <w:left w:w="90" w:type="dxa"/>
              <w:bottom w:w="60" w:type="dxa"/>
              <w:right w:w="90" w:type="dxa"/>
            </w:tcMar>
          </w:tcPr>
          <w:p w:rsidR="0046729B" w:rsidRDefault="00767123" w14:paraId="596A50A9" w14:textId="77777777">
            <w:pPr>
              <w:spacing w:after="0"/>
            </w:pPr>
            <w:r>
              <w:rPr>
                <w:sz w:val="15"/>
                <w:szCs w:val="15"/>
              </w:rPr>
              <w:t>Customer Satisfaction</w:t>
            </w:r>
          </w:p>
        </w:tc>
        <w:tc>
          <w:tcPr>
            <w:tcW w:w="1400" w:type="dxa"/>
            <w:tcMar>
              <w:top w:w="60" w:type="dxa"/>
              <w:left w:w="90" w:type="dxa"/>
              <w:bottom w:w="60" w:type="dxa"/>
              <w:right w:w="90" w:type="dxa"/>
            </w:tcMar>
          </w:tcPr>
          <w:p w:rsidR="0046729B" w:rsidRDefault="00767123" w14:paraId="5EA54B18" w14:textId="77777777">
            <w:pPr>
              <w:spacing w:after="0"/>
            </w:pPr>
            <w:r>
              <w:rPr>
                <w:sz w:val="15"/>
                <w:szCs w:val="15"/>
              </w:rPr>
              <w:t>Ensure Aon customer / end-user satisfaction</w:t>
            </w:r>
          </w:p>
        </w:tc>
        <w:tc>
          <w:tcPr>
            <w:tcW w:w="3130" w:type="dxa"/>
            <w:tcMar>
              <w:top w:w="60" w:type="dxa"/>
              <w:left w:w="90" w:type="dxa"/>
              <w:bottom w:w="60" w:type="dxa"/>
              <w:right w:w="90" w:type="dxa"/>
            </w:tcMar>
          </w:tcPr>
          <w:p w:rsidR="0046729B" w:rsidRDefault="00767123" w14:paraId="063EC08C" w14:textId="77777777">
            <w:pPr>
              <w:spacing w:after="0"/>
            </w:pPr>
            <w:r>
              <w:rPr>
                <w:sz w:val="15"/>
                <w:szCs w:val="15"/>
              </w:rPr>
              <w:t>% of customers / end-users who would promote the services received. Formula: % scoring 9–10 out of 10 / all customers who completed scoring</w:t>
            </w:r>
          </w:p>
        </w:tc>
        <w:tc>
          <w:tcPr>
            <w:tcW w:w="1500" w:type="dxa"/>
            <w:tcMar>
              <w:top w:w="60" w:type="dxa"/>
              <w:left w:w="90" w:type="dxa"/>
              <w:bottom w:w="60" w:type="dxa"/>
              <w:right w:w="90" w:type="dxa"/>
            </w:tcMar>
          </w:tcPr>
          <w:p w:rsidR="0046729B" w:rsidRDefault="00767123" w14:paraId="306D72C2" w14:textId="77777777">
            <w:pPr>
              <w:spacing w:after="0"/>
            </w:pPr>
            <w:r>
              <w:rPr>
                <w:sz w:val="15"/>
                <w:szCs w:val="15"/>
              </w:rPr>
              <w:t>90%</w:t>
            </w:r>
          </w:p>
        </w:tc>
        <w:tc>
          <w:tcPr>
            <w:tcW w:w="1200" w:type="dxa"/>
            <w:tcMar>
              <w:top w:w="60" w:type="dxa"/>
              <w:left w:w="90" w:type="dxa"/>
              <w:bottom w:w="60" w:type="dxa"/>
              <w:right w:w="90" w:type="dxa"/>
            </w:tcMar>
          </w:tcPr>
          <w:p w:rsidR="0046729B" w:rsidRDefault="00767123" w14:paraId="71D84348" w14:textId="77777777">
            <w:pPr>
              <w:spacing w:after="0"/>
            </w:pPr>
            <w:r>
              <w:rPr>
                <w:sz w:val="15"/>
                <w:szCs w:val="15"/>
              </w:rPr>
              <w:t>Contract Period</w:t>
            </w:r>
          </w:p>
        </w:tc>
      </w:tr>
      <w:tr w:rsidR="0046729B" w14:paraId="3DE19FAE" w14:textId="77777777">
        <w:trPr>
          <w:cantSplit/>
        </w:trPr>
        <w:tc>
          <w:tcPr>
            <w:tcW w:w="10080" w:type="dxa"/>
            <w:gridSpan w:val="6"/>
            <w:shd w:val="clear" w:color="auto" w:fill="0C6D74"/>
            <w:tcMar>
              <w:top w:w="60" w:type="dxa"/>
              <w:left w:w="90" w:type="dxa"/>
              <w:bottom w:w="60" w:type="dxa"/>
              <w:right w:w="90" w:type="dxa"/>
            </w:tcMar>
          </w:tcPr>
          <w:p w:rsidR="0046729B" w:rsidRDefault="00767123" w14:paraId="01FC0F3F" w14:textId="77777777">
            <w:pPr>
              <w:spacing w:after="0"/>
            </w:pPr>
            <w:r>
              <w:rPr>
                <w:b/>
                <w:bCs/>
                <w:color w:val="FFFFFF"/>
                <w:sz w:val="18"/>
                <w:szCs w:val="18"/>
              </w:rPr>
              <w:t>COMPLIANCE</w:t>
            </w:r>
          </w:p>
        </w:tc>
      </w:tr>
      <w:tr w:rsidR="0046729B" w14:paraId="7D1581C6" w14:textId="77777777">
        <w:trPr>
          <w:cantSplit/>
        </w:trPr>
        <w:tc>
          <w:tcPr>
            <w:tcW w:w="1400" w:type="dxa"/>
            <w:tcMar>
              <w:top w:w="60" w:type="dxa"/>
              <w:left w:w="90" w:type="dxa"/>
              <w:bottom w:w="60" w:type="dxa"/>
              <w:right w:w="90" w:type="dxa"/>
            </w:tcMar>
          </w:tcPr>
          <w:p w:rsidR="0046729B" w:rsidRDefault="00767123" w14:paraId="13B7AE1B" w14:textId="77777777">
            <w:pPr>
              <w:spacing w:after="0"/>
            </w:pPr>
            <w:r>
              <w:rPr>
                <w:sz w:val="15"/>
                <w:szCs w:val="15"/>
              </w:rPr>
              <w:t>Working in Agile</w:t>
            </w:r>
          </w:p>
        </w:tc>
        <w:tc>
          <w:tcPr>
            <w:tcW w:w="1450" w:type="dxa"/>
            <w:tcMar>
              <w:top w:w="60" w:type="dxa"/>
              <w:left w:w="90" w:type="dxa"/>
              <w:bottom w:w="60" w:type="dxa"/>
              <w:right w:w="90" w:type="dxa"/>
            </w:tcMar>
          </w:tcPr>
          <w:p w:rsidR="0046729B" w:rsidRDefault="00767123" w14:paraId="089F0EC3" w14:textId="77777777">
            <w:pPr>
              <w:spacing w:after="0"/>
            </w:pPr>
            <w:r>
              <w:rPr>
                <w:sz w:val="15"/>
                <w:szCs w:val="15"/>
              </w:rPr>
              <w:t>Agile Process Compliance</w:t>
            </w:r>
          </w:p>
        </w:tc>
        <w:tc>
          <w:tcPr>
            <w:tcW w:w="1400" w:type="dxa"/>
            <w:tcMar>
              <w:top w:w="60" w:type="dxa"/>
              <w:left w:w="90" w:type="dxa"/>
              <w:bottom w:w="60" w:type="dxa"/>
              <w:right w:w="90" w:type="dxa"/>
            </w:tcMar>
          </w:tcPr>
          <w:p w:rsidR="0046729B" w:rsidRDefault="00767123" w14:paraId="59061738" w14:textId="77777777">
            <w:pPr>
              <w:spacing w:after="0"/>
            </w:pPr>
            <w:r>
              <w:rPr>
                <w:sz w:val="15"/>
                <w:szCs w:val="15"/>
              </w:rPr>
              <w:t>Compliance with Agile process</w:t>
            </w:r>
          </w:p>
        </w:tc>
        <w:tc>
          <w:tcPr>
            <w:tcW w:w="3130" w:type="dxa"/>
            <w:tcMar>
              <w:top w:w="60" w:type="dxa"/>
              <w:left w:w="90" w:type="dxa"/>
              <w:bottom w:w="60" w:type="dxa"/>
              <w:right w:w="90" w:type="dxa"/>
            </w:tcMar>
          </w:tcPr>
          <w:p w:rsidR="0046729B" w:rsidRDefault="00767123" w14:paraId="59B5AB04" w14:textId="77777777">
            <w:pPr>
              <w:spacing w:after="0"/>
            </w:pPr>
            <w:r>
              <w:rPr>
                <w:sz w:val="15"/>
                <w:szCs w:val="15"/>
              </w:rPr>
              <w:t>Scrum board updated daily; attendance at daily stand-up; compliance with SDLC</w:t>
            </w:r>
          </w:p>
        </w:tc>
        <w:tc>
          <w:tcPr>
            <w:tcW w:w="1500" w:type="dxa"/>
            <w:tcMar>
              <w:top w:w="60" w:type="dxa"/>
              <w:left w:w="90" w:type="dxa"/>
              <w:bottom w:w="60" w:type="dxa"/>
              <w:right w:w="90" w:type="dxa"/>
            </w:tcMar>
          </w:tcPr>
          <w:p w:rsidR="0046729B" w:rsidRDefault="00767123" w14:paraId="296E92F8" w14:textId="77777777">
            <w:pPr>
              <w:spacing w:after="0"/>
            </w:pPr>
            <w:r>
              <w:rPr>
                <w:sz w:val="15"/>
                <w:szCs w:val="15"/>
              </w:rPr>
              <w:t>NA</w:t>
            </w:r>
          </w:p>
        </w:tc>
        <w:tc>
          <w:tcPr>
            <w:tcW w:w="1200" w:type="dxa"/>
            <w:tcMar>
              <w:top w:w="60" w:type="dxa"/>
              <w:left w:w="90" w:type="dxa"/>
              <w:bottom w:w="60" w:type="dxa"/>
              <w:right w:w="90" w:type="dxa"/>
            </w:tcMar>
          </w:tcPr>
          <w:p w:rsidR="0046729B" w:rsidRDefault="00767123" w14:paraId="1208F7C2" w14:textId="77777777">
            <w:pPr>
              <w:spacing w:after="0"/>
            </w:pPr>
            <w:r>
              <w:rPr>
                <w:sz w:val="15"/>
                <w:szCs w:val="15"/>
              </w:rPr>
              <w:t>Ongoing</w:t>
            </w:r>
          </w:p>
        </w:tc>
      </w:tr>
      <w:tr w:rsidR="0046729B" w14:paraId="3DD82860" w14:textId="77777777">
        <w:trPr>
          <w:cantSplit/>
        </w:trPr>
        <w:tc>
          <w:tcPr>
            <w:tcW w:w="1400" w:type="dxa"/>
            <w:shd w:val="clear" w:color="auto" w:fill="F2F4F6"/>
            <w:tcMar>
              <w:top w:w="60" w:type="dxa"/>
              <w:left w:w="90" w:type="dxa"/>
              <w:bottom w:w="60" w:type="dxa"/>
              <w:right w:w="90" w:type="dxa"/>
            </w:tcMar>
          </w:tcPr>
          <w:p w:rsidR="0046729B" w:rsidRDefault="00767123" w14:paraId="3D2080E4" w14:textId="77777777">
            <w:pPr>
              <w:spacing w:after="0"/>
            </w:pPr>
            <w:r>
              <w:rPr>
                <w:sz w:val="15"/>
                <w:szCs w:val="15"/>
              </w:rPr>
              <w:t>Visibility</w:t>
            </w:r>
          </w:p>
        </w:tc>
        <w:tc>
          <w:tcPr>
            <w:tcW w:w="1450" w:type="dxa"/>
            <w:shd w:val="clear" w:color="auto" w:fill="F2F4F6"/>
            <w:tcMar>
              <w:top w:w="60" w:type="dxa"/>
              <w:left w:w="90" w:type="dxa"/>
              <w:bottom w:w="60" w:type="dxa"/>
              <w:right w:w="90" w:type="dxa"/>
            </w:tcMar>
          </w:tcPr>
          <w:p w:rsidR="0046729B" w:rsidRDefault="00767123" w14:paraId="22FD7D54" w14:textId="77777777">
            <w:pPr>
              <w:spacing w:after="0"/>
            </w:pPr>
            <w:r>
              <w:rPr>
                <w:sz w:val="15"/>
                <w:szCs w:val="15"/>
              </w:rPr>
              <w:t>Issue Tracking</w:t>
            </w:r>
          </w:p>
        </w:tc>
        <w:tc>
          <w:tcPr>
            <w:tcW w:w="1400" w:type="dxa"/>
            <w:shd w:val="clear" w:color="auto" w:fill="F2F4F6"/>
            <w:tcMar>
              <w:top w:w="60" w:type="dxa"/>
              <w:left w:w="90" w:type="dxa"/>
              <w:bottom w:w="60" w:type="dxa"/>
              <w:right w:w="90" w:type="dxa"/>
            </w:tcMar>
          </w:tcPr>
          <w:p w:rsidR="0046729B" w:rsidRDefault="00767123" w14:paraId="71BDB277" w14:textId="77777777">
            <w:pPr>
              <w:spacing w:after="0"/>
            </w:pPr>
            <w:r>
              <w:rPr>
                <w:sz w:val="15"/>
                <w:szCs w:val="15"/>
              </w:rPr>
              <w:t>Ensure issues are tracked in real time</w:t>
            </w:r>
          </w:p>
        </w:tc>
        <w:tc>
          <w:tcPr>
            <w:tcW w:w="3130" w:type="dxa"/>
            <w:shd w:val="clear" w:color="auto" w:fill="F2F4F6"/>
            <w:tcMar>
              <w:top w:w="60" w:type="dxa"/>
              <w:left w:w="90" w:type="dxa"/>
              <w:bottom w:w="60" w:type="dxa"/>
              <w:right w:w="90" w:type="dxa"/>
            </w:tcMar>
          </w:tcPr>
          <w:p w:rsidR="0046729B" w:rsidRDefault="00767123" w14:paraId="15746CDA" w14:textId="77777777">
            <w:pPr>
              <w:spacing w:after="0"/>
            </w:pPr>
            <w:r>
              <w:rPr>
                <w:sz w:val="15"/>
                <w:szCs w:val="15"/>
              </w:rPr>
              <w:t># of issues in pre-prod, post-prod, and unparented closed items (potential issues)</w:t>
            </w:r>
          </w:p>
        </w:tc>
        <w:tc>
          <w:tcPr>
            <w:tcW w:w="1500" w:type="dxa"/>
            <w:shd w:val="clear" w:color="auto" w:fill="F2F4F6"/>
            <w:tcMar>
              <w:top w:w="60" w:type="dxa"/>
              <w:left w:w="90" w:type="dxa"/>
              <w:bottom w:w="60" w:type="dxa"/>
              <w:right w:w="90" w:type="dxa"/>
            </w:tcMar>
          </w:tcPr>
          <w:p w:rsidR="0046729B" w:rsidRDefault="00767123" w14:paraId="2E80B725" w14:textId="77777777">
            <w:pPr>
              <w:spacing w:after="0"/>
            </w:pPr>
            <w:r>
              <w:rPr>
                <w:sz w:val="15"/>
                <w:szCs w:val="15"/>
              </w:rPr>
              <w:t>NA</w:t>
            </w:r>
          </w:p>
        </w:tc>
        <w:tc>
          <w:tcPr>
            <w:tcW w:w="1200" w:type="dxa"/>
            <w:shd w:val="clear" w:color="auto" w:fill="F2F4F6"/>
            <w:tcMar>
              <w:top w:w="60" w:type="dxa"/>
              <w:left w:w="90" w:type="dxa"/>
              <w:bottom w:w="60" w:type="dxa"/>
              <w:right w:w="90" w:type="dxa"/>
            </w:tcMar>
          </w:tcPr>
          <w:p w:rsidR="0046729B" w:rsidRDefault="00767123" w14:paraId="1AFED904" w14:textId="77777777">
            <w:pPr>
              <w:spacing w:after="0"/>
            </w:pPr>
            <w:r>
              <w:rPr>
                <w:sz w:val="15"/>
                <w:szCs w:val="15"/>
              </w:rPr>
              <w:t>Ongoing</w:t>
            </w:r>
          </w:p>
        </w:tc>
      </w:tr>
    </w:tbl>
    <w:p w:rsidR="0046729B" w:rsidRDefault="00767123" w14:paraId="2891AE03" w14:textId="47F1293F">
      <w:pPr>
        <w:pStyle w:val="Heading2"/>
      </w:pPr>
      <w:bookmarkStart w:name="_Toc684646873" w:id="592"/>
      <w:r>
        <w:t>Error Classifications</w:t>
      </w:r>
      <w:bookmarkEnd w:id="592"/>
    </w:p>
    <w:p w:rsidR="0046729B" w:rsidRDefault="00767123" w14:paraId="77CD7956" w14:textId="77777777">
      <w:r>
        <w:t>Errors are divided into five severity codes depending on their impact on system functionality. In the event of disagreement between Aon and a provider as to whether an error exists, Aon shall make that decision in its sole and reasonable discretion. Classification is based on (a) the deviation from the agreed system specification and corresponding acceptance criteria, and (b) the impact of the error in the test or production environment.</w:t>
      </w:r>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1900"/>
        <w:gridCol w:w="8180"/>
      </w:tblGrid>
      <w:tr w:rsidR="0046729B" w14:paraId="2782600A" w14:textId="77777777">
        <w:trPr>
          <w:tblHeader/>
        </w:trPr>
        <w:tc>
          <w:tcPr>
            <w:tcW w:w="1900" w:type="dxa"/>
            <w:shd w:val="clear" w:color="auto" w:fill="1B2A47"/>
            <w:tcMar>
              <w:top w:w="60" w:type="dxa"/>
              <w:left w:w="90" w:type="dxa"/>
              <w:bottom w:w="60" w:type="dxa"/>
              <w:right w:w="90" w:type="dxa"/>
            </w:tcMar>
          </w:tcPr>
          <w:p w:rsidR="0046729B" w:rsidRDefault="00767123" w14:paraId="20B4C6B0" w14:textId="77777777">
            <w:pPr>
              <w:spacing w:after="0"/>
            </w:pPr>
            <w:r>
              <w:rPr>
                <w:b/>
                <w:bCs/>
                <w:color w:val="FFFFFF"/>
                <w:sz w:val="18"/>
                <w:szCs w:val="18"/>
              </w:rPr>
              <w:t>Severity Level</w:t>
            </w:r>
          </w:p>
        </w:tc>
        <w:tc>
          <w:tcPr>
            <w:tcW w:w="8180" w:type="dxa"/>
            <w:shd w:val="clear" w:color="auto" w:fill="1B2A47"/>
            <w:tcMar>
              <w:top w:w="60" w:type="dxa"/>
              <w:left w:w="90" w:type="dxa"/>
              <w:bottom w:w="60" w:type="dxa"/>
              <w:right w:w="90" w:type="dxa"/>
            </w:tcMar>
          </w:tcPr>
          <w:p w:rsidR="0046729B" w:rsidRDefault="00767123" w14:paraId="52371DE3" w14:textId="77777777">
            <w:pPr>
              <w:spacing w:after="0"/>
            </w:pPr>
            <w:r>
              <w:rPr>
                <w:b/>
                <w:bCs/>
                <w:color w:val="FFFFFF"/>
                <w:sz w:val="18"/>
                <w:szCs w:val="18"/>
              </w:rPr>
              <w:t>Description</w:t>
            </w:r>
          </w:p>
        </w:tc>
      </w:tr>
      <w:tr w:rsidR="0046729B" w14:paraId="09CDCC75" w14:textId="77777777">
        <w:trPr>
          <w:cantSplit/>
        </w:trPr>
        <w:tc>
          <w:tcPr>
            <w:tcW w:w="1900" w:type="dxa"/>
            <w:tcMar>
              <w:top w:w="60" w:type="dxa"/>
              <w:left w:w="90" w:type="dxa"/>
              <w:bottom w:w="60" w:type="dxa"/>
              <w:right w:w="90" w:type="dxa"/>
            </w:tcMar>
          </w:tcPr>
          <w:p w:rsidR="0046729B" w:rsidRDefault="00767123" w14:paraId="4FAB198D" w14:textId="77777777">
            <w:pPr>
              <w:spacing w:after="0"/>
            </w:pPr>
            <w:r>
              <w:rPr>
                <w:sz w:val="18"/>
                <w:szCs w:val="18"/>
              </w:rPr>
              <w:t>Show-Stopper</w:t>
            </w:r>
          </w:p>
        </w:tc>
        <w:tc>
          <w:tcPr>
            <w:tcW w:w="8180" w:type="dxa"/>
            <w:tcMar>
              <w:top w:w="60" w:type="dxa"/>
              <w:left w:w="90" w:type="dxa"/>
              <w:bottom w:w="60" w:type="dxa"/>
              <w:right w:w="90" w:type="dxa"/>
            </w:tcMar>
          </w:tcPr>
          <w:p w:rsidR="0046729B" w:rsidRDefault="00767123" w14:paraId="72001FB8" w14:textId="77777777">
            <w:pPr>
              <w:spacing w:after="0"/>
            </w:pPr>
            <w:r>
              <w:rPr>
                <w:sz w:val="18"/>
                <w:szCs w:val="18"/>
              </w:rPr>
              <w:t>Severe deficiency, i.e. production is not possible, or functional deficiency which makes production impracticable or impossible (i.e. function leads to loss of data, aborts a required process) or impacts the system in a way that false output data is generated.</w:t>
            </w:r>
          </w:p>
        </w:tc>
      </w:tr>
      <w:tr w:rsidR="0046729B" w14:paraId="1A6E19C6" w14:textId="77777777">
        <w:trPr>
          <w:cantSplit/>
        </w:trPr>
        <w:tc>
          <w:tcPr>
            <w:tcW w:w="1900" w:type="dxa"/>
            <w:shd w:val="clear" w:color="auto" w:fill="F2F4F6"/>
            <w:tcMar>
              <w:top w:w="60" w:type="dxa"/>
              <w:left w:w="90" w:type="dxa"/>
              <w:bottom w:w="60" w:type="dxa"/>
              <w:right w:w="90" w:type="dxa"/>
            </w:tcMar>
          </w:tcPr>
          <w:p w:rsidR="0046729B" w:rsidRDefault="00767123" w14:paraId="37296CA9" w14:textId="77777777">
            <w:pPr>
              <w:spacing w:after="0"/>
            </w:pPr>
            <w:r>
              <w:rPr>
                <w:sz w:val="18"/>
                <w:szCs w:val="18"/>
              </w:rPr>
              <w:t>High</w:t>
            </w:r>
          </w:p>
        </w:tc>
        <w:tc>
          <w:tcPr>
            <w:tcW w:w="8180" w:type="dxa"/>
            <w:shd w:val="clear" w:color="auto" w:fill="F2F4F6"/>
            <w:tcMar>
              <w:top w:w="60" w:type="dxa"/>
              <w:left w:w="90" w:type="dxa"/>
              <w:bottom w:w="60" w:type="dxa"/>
              <w:right w:w="90" w:type="dxa"/>
            </w:tcMar>
          </w:tcPr>
          <w:p w:rsidR="0046729B" w:rsidRDefault="00767123" w14:paraId="4B3A6629" w14:textId="77777777">
            <w:pPr>
              <w:spacing w:after="0"/>
            </w:pPr>
            <w:r>
              <w:rPr>
                <w:sz w:val="18"/>
                <w:szCs w:val="18"/>
              </w:rPr>
              <w:t>High deficiency, i.e. a functionality stops working under specific conditions, but the application continues working appropriately.</w:t>
            </w:r>
          </w:p>
        </w:tc>
      </w:tr>
      <w:tr w:rsidR="0046729B" w14:paraId="6118DE8D" w14:textId="77777777">
        <w:trPr>
          <w:cantSplit/>
        </w:trPr>
        <w:tc>
          <w:tcPr>
            <w:tcW w:w="1900" w:type="dxa"/>
            <w:tcMar>
              <w:top w:w="60" w:type="dxa"/>
              <w:left w:w="90" w:type="dxa"/>
              <w:bottom w:w="60" w:type="dxa"/>
              <w:right w:w="90" w:type="dxa"/>
            </w:tcMar>
          </w:tcPr>
          <w:p w:rsidR="0046729B" w:rsidRDefault="00767123" w14:paraId="0CDF8378" w14:textId="77777777">
            <w:pPr>
              <w:spacing w:after="0"/>
            </w:pPr>
            <w:r>
              <w:rPr>
                <w:sz w:val="18"/>
                <w:szCs w:val="18"/>
              </w:rPr>
              <w:t>Medium</w:t>
            </w:r>
          </w:p>
        </w:tc>
        <w:tc>
          <w:tcPr>
            <w:tcW w:w="8180" w:type="dxa"/>
            <w:tcMar>
              <w:top w:w="60" w:type="dxa"/>
              <w:left w:w="90" w:type="dxa"/>
              <w:bottom w:w="60" w:type="dxa"/>
              <w:right w:w="90" w:type="dxa"/>
            </w:tcMar>
          </w:tcPr>
          <w:p w:rsidR="0046729B" w:rsidRDefault="00767123" w14:paraId="75C35175" w14:textId="77777777">
            <w:pPr>
              <w:spacing w:after="0"/>
            </w:pPr>
            <w:r>
              <w:rPr>
                <w:sz w:val="18"/>
                <w:szCs w:val="18"/>
              </w:rPr>
              <w:t>Moderate deficiency, i.e. UI-related problems that make the usability of the application difficult or annoying for the final user, though functionality works as expected.</w:t>
            </w:r>
          </w:p>
        </w:tc>
      </w:tr>
      <w:tr w:rsidR="0046729B" w14:paraId="1D3E7544" w14:textId="77777777">
        <w:trPr>
          <w:cantSplit/>
        </w:trPr>
        <w:tc>
          <w:tcPr>
            <w:tcW w:w="1900" w:type="dxa"/>
            <w:shd w:val="clear" w:color="auto" w:fill="F2F4F6"/>
            <w:tcMar>
              <w:top w:w="60" w:type="dxa"/>
              <w:left w:w="90" w:type="dxa"/>
              <w:bottom w:w="60" w:type="dxa"/>
              <w:right w:w="90" w:type="dxa"/>
            </w:tcMar>
          </w:tcPr>
          <w:p w:rsidR="0046729B" w:rsidRDefault="00767123" w14:paraId="121EBA8A" w14:textId="77777777">
            <w:pPr>
              <w:spacing w:after="0"/>
            </w:pPr>
            <w:r>
              <w:rPr>
                <w:sz w:val="18"/>
                <w:szCs w:val="18"/>
              </w:rPr>
              <w:t>Minor</w:t>
            </w:r>
          </w:p>
        </w:tc>
        <w:tc>
          <w:tcPr>
            <w:tcW w:w="8180" w:type="dxa"/>
            <w:shd w:val="clear" w:color="auto" w:fill="F2F4F6"/>
            <w:tcMar>
              <w:top w:w="60" w:type="dxa"/>
              <w:left w:w="90" w:type="dxa"/>
              <w:bottom w:w="60" w:type="dxa"/>
              <w:right w:w="90" w:type="dxa"/>
            </w:tcMar>
          </w:tcPr>
          <w:p w:rsidR="0046729B" w:rsidRDefault="00767123" w14:paraId="3FE70884" w14:textId="77777777">
            <w:pPr>
              <w:spacing w:after="0"/>
            </w:pPr>
            <w:r>
              <w:rPr>
                <w:sz w:val="18"/>
                <w:szCs w:val="18"/>
              </w:rPr>
              <w:t>Minor issues, i.e. spelling mistakes, minor UI visualization errors and documentation errors.</w:t>
            </w:r>
          </w:p>
        </w:tc>
      </w:tr>
      <w:tr w:rsidR="0046729B" w14:paraId="52AFAD02" w14:textId="77777777">
        <w:trPr>
          <w:cantSplit/>
        </w:trPr>
        <w:tc>
          <w:tcPr>
            <w:tcW w:w="1900" w:type="dxa"/>
            <w:tcMar>
              <w:top w:w="60" w:type="dxa"/>
              <w:left w:w="90" w:type="dxa"/>
              <w:bottom w:w="60" w:type="dxa"/>
              <w:right w:w="90" w:type="dxa"/>
            </w:tcMar>
          </w:tcPr>
          <w:p w:rsidR="0046729B" w:rsidRDefault="00767123" w14:paraId="002565DC" w14:textId="77777777">
            <w:pPr>
              <w:spacing w:after="0"/>
            </w:pPr>
            <w:r>
              <w:rPr>
                <w:sz w:val="18"/>
                <w:szCs w:val="18"/>
              </w:rPr>
              <w:t>Feature</w:t>
            </w:r>
          </w:p>
        </w:tc>
        <w:tc>
          <w:tcPr>
            <w:tcW w:w="8180" w:type="dxa"/>
            <w:tcMar>
              <w:top w:w="60" w:type="dxa"/>
              <w:left w:w="90" w:type="dxa"/>
              <w:bottom w:w="60" w:type="dxa"/>
              <w:right w:w="90" w:type="dxa"/>
            </w:tcMar>
          </w:tcPr>
          <w:p w:rsidR="0046729B" w:rsidRDefault="00767123" w14:paraId="35C14638" w14:textId="77777777">
            <w:pPr>
              <w:spacing w:after="0"/>
            </w:pPr>
            <w:r>
              <w:rPr>
                <w:sz w:val="18"/>
                <w:szCs w:val="18"/>
              </w:rPr>
              <w:t>Suggested improvements are not considered bugs and therefore do not count for UAT acceptance.</w:t>
            </w:r>
          </w:p>
        </w:tc>
      </w:tr>
    </w:tbl>
    <w:p w:rsidR="0046729B" w:rsidRDefault="00767123" w14:paraId="388D05B6" w14:textId="2D1F8D58">
      <w:pPr>
        <w:pStyle w:val="Heading1"/>
        <w:pageBreakBefore/>
        <w:spacing w:before="0"/>
      </w:pPr>
      <w:bookmarkStart w:name="_Toc783434702" w:id="593"/>
      <w:r>
        <w:t>Exhibit 3 – Functional Requirements Backlog</w:t>
      </w:r>
      <w:bookmarkEnd w:id="593"/>
    </w:p>
    <w:p w:rsidR="0046729B" w:rsidRDefault="00767123" w14:paraId="1520E4BF" w14:textId="77777777">
      <w:r>
        <w:t>The functional baseline is maintained in Azure DevOps. As scoped for this engagement it comprises 8 epics, 44 features and an initial set of 17 illustrative user stories. Priority 1 denotes required for the initial release; priority 2 denotes required but sequenced later; priority 3 denotes desirable. The backlog is a baseline for scoping and will be extended to full story level during the design phase.</w:t>
      </w:r>
    </w:p>
    <w:p w:rsidR="0046729B" w:rsidRDefault="00767123" w14:paraId="178C3210" w14:textId="23548907">
      <w:pPr>
        <w:pStyle w:val="Heading3"/>
      </w:pPr>
      <w:bookmarkStart w:name="_Toc935223919" w:id="594"/>
      <w:r>
        <w:t>Epic 1: Client Landing &amp; Home Experience</w:t>
      </w:r>
      <w:bookmarkEnd w:id="594"/>
    </w:p>
    <w:p w:rsidR="0046729B" w:rsidRDefault="00767123" w14:paraId="78694755" w14:textId="77777777">
      <w:pPr>
        <w:spacing w:after="100"/>
      </w:pPr>
      <w:r>
        <w:rPr>
          <w:i/>
          <w:iCs/>
        </w:rPr>
        <w:t>A personalized, role-aware landing page giving clients immediate visibility into what matters most and one-click access to core claims actions.</w:t>
      </w:r>
    </w:p>
    <w:p w:rsidR="0046729B" w:rsidRDefault="00767123" w14:paraId="79E27891" w14:textId="77777777">
      <w:pPr>
        <w:spacing w:after="100"/>
      </w:pPr>
      <w:r>
        <w:rPr>
          <w:color w:val="5A6472"/>
          <w:sz w:val="17"/>
          <w:szCs w:val="17"/>
        </w:rPr>
        <w:t>Priority: 1   |   Tag: Client Experience</w:t>
      </w:r>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2900"/>
        <w:gridCol w:w="560"/>
        <w:gridCol w:w="6620"/>
      </w:tblGrid>
      <w:tr w:rsidR="0046729B" w:rsidTr="19EEAAC3" w14:paraId="5E5E2DBA" w14:textId="77777777">
        <w:trPr>
          <w:tblHeader/>
        </w:trPr>
        <w:tc>
          <w:tcPr>
            <w:tcW w:w="2900" w:type="dxa"/>
            <w:shd w:val="clear" w:color="auto" w:fill="1B2A47"/>
            <w:tcMar>
              <w:top w:w="60" w:type="dxa"/>
              <w:left w:w="90" w:type="dxa"/>
              <w:bottom w:w="60" w:type="dxa"/>
              <w:right w:w="90" w:type="dxa"/>
            </w:tcMar>
          </w:tcPr>
          <w:p w:rsidR="0046729B" w:rsidRDefault="00767123" w14:paraId="00385A13" w14:textId="77777777">
            <w:pPr>
              <w:spacing w:after="0"/>
            </w:pPr>
            <w:r>
              <w:rPr>
                <w:b/>
                <w:bCs/>
                <w:color w:val="FFFFFF"/>
                <w:sz w:val="18"/>
                <w:szCs w:val="18"/>
              </w:rPr>
              <w:t>Feature / User Story</w:t>
            </w:r>
          </w:p>
        </w:tc>
        <w:tc>
          <w:tcPr>
            <w:tcW w:w="560" w:type="dxa"/>
            <w:shd w:val="clear" w:color="auto" w:fill="1B2A47"/>
            <w:tcMar>
              <w:top w:w="60" w:type="dxa"/>
              <w:left w:w="90" w:type="dxa"/>
              <w:bottom w:w="60" w:type="dxa"/>
              <w:right w:w="90" w:type="dxa"/>
            </w:tcMar>
          </w:tcPr>
          <w:p w:rsidR="0046729B" w:rsidRDefault="00767123" w14:paraId="0CE44713" w14:textId="77777777">
            <w:pPr>
              <w:spacing w:after="0"/>
            </w:pPr>
            <w:r>
              <w:rPr>
                <w:b/>
                <w:bCs/>
                <w:color w:val="FFFFFF"/>
                <w:sz w:val="18"/>
                <w:szCs w:val="18"/>
              </w:rPr>
              <w:t>Pri</w:t>
            </w:r>
          </w:p>
        </w:tc>
        <w:tc>
          <w:tcPr>
            <w:tcW w:w="6620" w:type="dxa"/>
            <w:shd w:val="clear" w:color="auto" w:fill="1B2A47"/>
            <w:tcMar>
              <w:top w:w="60" w:type="dxa"/>
              <w:left w:w="90" w:type="dxa"/>
              <w:bottom w:w="60" w:type="dxa"/>
              <w:right w:w="90" w:type="dxa"/>
            </w:tcMar>
          </w:tcPr>
          <w:p w:rsidR="0046729B" w:rsidRDefault="00767123" w14:paraId="2C8751E9" w14:textId="77777777">
            <w:pPr>
              <w:spacing w:after="0"/>
            </w:pPr>
            <w:r>
              <w:rPr>
                <w:b/>
                <w:bCs/>
                <w:color w:val="FFFFFF"/>
                <w:sz w:val="18"/>
                <w:szCs w:val="18"/>
              </w:rPr>
              <w:t>Description</w:t>
            </w:r>
          </w:p>
        </w:tc>
      </w:tr>
      <w:tr w:rsidR="0046729B" w:rsidTr="19EEAAC3" w14:paraId="79F22C87" w14:textId="77777777">
        <w:trPr>
          <w:cantSplit/>
        </w:trPr>
        <w:tc>
          <w:tcPr>
            <w:tcW w:w="2900" w:type="dxa"/>
            <w:tcMar>
              <w:top w:w="60" w:type="dxa"/>
              <w:left w:w="90" w:type="dxa"/>
              <w:bottom w:w="60" w:type="dxa"/>
              <w:right w:w="90" w:type="dxa"/>
            </w:tcMar>
          </w:tcPr>
          <w:p w:rsidR="0046729B" w:rsidRDefault="00767123" w14:paraId="5E0D1E36" w14:textId="77777777">
            <w:pPr>
              <w:spacing w:after="0"/>
            </w:pPr>
            <w:r>
              <w:rPr>
                <w:sz w:val="16"/>
                <w:szCs w:val="16"/>
              </w:rPr>
              <w:t>Personalized Dashboard</w:t>
            </w:r>
          </w:p>
        </w:tc>
        <w:tc>
          <w:tcPr>
            <w:tcW w:w="560" w:type="dxa"/>
            <w:tcMar>
              <w:top w:w="60" w:type="dxa"/>
              <w:left w:w="90" w:type="dxa"/>
              <w:bottom w:w="60" w:type="dxa"/>
              <w:right w:w="90" w:type="dxa"/>
            </w:tcMar>
          </w:tcPr>
          <w:p w:rsidR="0046729B" w:rsidRDefault="00767123" w14:paraId="384CD37C" w14:textId="77777777">
            <w:pPr>
              <w:spacing w:after="0"/>
            </w:pPr>
            <w:r>
              <w:rPr>
                <w:sz w:val="16"/>
                <w:szCs w:val="16"/>
              </w:rPr>
              <w:t>1</w:t>
            </w:r>
          </w:p>
        </w:tc>
        <w:tc>
          <w:tcPr>
            <w:tcW w:w="6620" w:type="dxa"/>
            <w:tcMar>
              <w:top w:w="60" w:type="dxa"/>
              <w:left w:w="90" w:type="dxa"/>
              <w:bottom w:w="60" w:type="dxa"/>
              <w:right w:w="90" w:type="dxa"/>
            </w:tcMar>
          </w:tcPr>
          <w:p w:rsidR="0046729B" w:rsidRDefault="00767123" w14:paraId="765A1C07" w14:textId="77777777">
            <w:pPr>
              <w:spacing w:after="0"/>
            </w:pPr>
            <w:r>
              <w:rPr>
                <w:sz w:val="16"/>
                <w:szCs w:val="16"/>
              </w:rPr>
              <w:t>Role- and entitlement-based home dashboard summarizing open claims, recent activity, and alerts.</w:t>
            </w:r>
          </w:p>
        </w:tc>
      </w:tr>
      <w:tr w:rsidR="0046729B" w:rsidTr="19EEAAC3" w14:paraId="3926C460" w14:textId="77777777">
        <w:trPr>
          <w:cantSplit/>
        </w:trPr>
        <w:tc>
          <w:tcPr>
            <w:tcW w:w="2900" w:type="dxa"/>
            <w:shd w:val="clear" w:color="auto" w:fill="F2F4F6"/>
            <w:tcMar>
              <w:top w:w="60" w:type="dxa"/>
              <w:left w:w="90" w:type="dxa"/>
              <w:bottom w:w="60" w:type="dxa"/>
              <w:right w:w="90" w:type="dxa"/>
            </w:tcMar>
          </w:tcPr>
          <w:p w:rsidR="0046729B" w:rsidRDefault="00767123" w14:paraId="5AA33E23" w14:textId="77777777">
            <w:pPr>
              <w:spacing w:after="0"/>
            </w:pPr>
            <w:r>
              <w:rPr>
                <w:sz w:val="16"/>
                <w:szCs w:val="16"/>
              </w:rPr>
              <w:t xml:space="preserve">   ↳ See a summary of open claims on home page</w:t>
            </w:r>
          </w:p>
        </w:tc>
        <w:tc>
          <w:tcPr>
            <w:tcW w:w="560" w:type="dxa"/>
            <w:shd w:val="clear" w:color="auto" w:fill="F2F4F6"/>
            <w:tcMar>
              <w:top w:w="60" w:type="dxa"/>
              <w:left w:w="90" w:type="dxa"/>
              <w:bottom w:w="60" w:type="dxa"/>
              <w:right w:w="90" w:type="dxa"/>
            </w:tcMar>
          </w:tcPr>
          <w:p w:rsidR="0046729B" w:rsidRDefault="00767123" w14:paraId="4393B1BC" w14:textId="77777777">
            <w:pPr>
              <w:spacing w:after="0"/>
            </w:pPr>
            <w:r>
              <w:rPr>
                <w:sz w:val="16"/>
                <w:szCs w:val="16"/>
              </w:rPr>
              <w:t>1</w:t>
            </w:r>
          </w:p>
        </w:tc>
        <w:tc>
          <w:tcPr>
            <w:tcW w:w="6620" w:type="dxa"/>
            <w:shd w:val="clear" w:color="auto" w:fill="F2F4F6"/>
            <w:tcMar>
              <w:top w:w="60" w:type="dxa"/>
              <w:left w:w="90" w:type="dxa"/>
              <w:bottom w:w="60" w:type="dxa"/>
              <w:right w:w="90" w:type="dxa"/>
            </w:tcMar>
          </w:tcPr>
          <w:p w:rsidR="0046729B" w:rsidRDefault="00767123" w14:paraId="14165E27" w14:textId="77777777">
            <w:pPr>
              <w:spacing w:after="0"/>
            </w:pPr>
            <w:r>
              <w:rPr>
                <w:sz w:val="16"/>
                <w:szCs w:val="16"/>
              </w:rPr>
              <w:t>As a client user, I want to see a summary of my open claims on my home page so I can quickly assess my current exposure.</w:t>
            </w:r>
          </w:p>
        </w:tc>
      </w:tr>
      <w:tr w:rsidR="0046729B" w:rsidTr="19EEAAC3" w14:paraId="52970BA7" w14:textId="77777777">
        <w:trPr>
          <w:cantSplit/>
        </w:trPr>
        <w:tc>
          <w:tcPr>
            <w:tcW w:w="2900" w:type="dxa"/>
            <w:tcMar>
              <w:top w:w="60" w:type="dxa"/>
              <w:left w:w="90" w:type="dxa"/>
              <w:bottom w:w="60" w:type="dxa"/>
              <w:right w:w="90" w:type="dxa"/>
            </w:tcMar>
          </w:tcPr>
          <w:p w:rsidR="0046729B" w:rsidRDefault="00767123" w14:paraId="1F487849" w14:textId="77777777">
            <w:pPr>
              <w:spacing w:after="0"/>
            </w:pPr>
            <w:r>
              <w:rPr>
                <w:sz w:val="16"/>
                <w:szCs w:val="16"/>
              </w:rPr>
              <w:t xml:space="preserve">   ↳ Pin frequently used reports to dashboard</w:t>
            </w:r>
          </w:p>
        </w:tc>
        <w:tc>
          <w:tcPr>
            <w:tcW w:w="560" w:type="dxa"/>
            <w:tcMar>
              <w:top w:w="60" w:type="dxa"/>
              <w:left w:w="90" w:type="dxa"/>
              <w:bottom w:w="60" w:type="dxa"/>
              <w:right w:w="90" w:type="dxa"/>
            </w:tcMar>
          </w:tcPr>
          <w:p w:rsidR="0046729B" w:rsidRDefault="00767123" w14:paraId="3A3B4117" w14:textId="77777777">
            <w:pPr>
              <w:spacing w:after="0"/>
            </w:pPr>
            <w:r>
              <w:rPr>
                <w:sz w:val="16"/>
                <w:szCs w:val="16"/>
              </w:rPr>
              <w:t>2</w:t>
            </w:r>
          </w:p>
        </w:tc>
        <w:tc>
          <w:tcPr>
            <w:tcW w:w="6620" w:type="dxa"/>
            <w:tcMar>
              <w:top w:w="60" w:type="dxa"/>
              <w:left w:w="90" w:type="dxa"/>
              <w:bottom w:w="60" w:type="dxa"/>
              <w:right w:w="90" w:type="dxa"/>
            </w:tcMar>
          </w:tcPr>
          <w:p w:rsidR="0046729B" w:rsidRDefault="00767123" w14:paraId="0E3CEE85" w14:textId="77777777">
            <w:pPr>
              <w:spacing w:after="0"/>
            </w:pPr>
            <w:r w:rsidRPr="19EEAAC3" w:rsidR="0A20DB48">
              <w:rPr>
                <w:sz w:val="16"/>
                <w:szCs w:val="16"/>
              </w:rPr>
              <w:t>As a client user, I want to pin frequently used reports to my dashboard so I don't have to navigate to find them each time.</w:t>
            </w:r>
          </w:p>
        </w:tc>
      </w:tr>
      <w:tr w:rsidR="0046729B" w:rsidTr="19EEAAC3" w14:paraId="0D591EA8" w14:textId="77777777">
        <w:trPr>
          <w:cantSplit/>
        </w:trPr>
        <w:tc>
          <w:tcPr>
            <w:tcW w:w="2900" w:type="dxa"/>
            <w:shd w:val="clear" w:color="auto" w:fill="F2F4F6"/>
            <w:tcMar>
              <w:top w:w="60" w:type="dxa"/>
              <w:left w:w="90" w:type="dxa"/>
              <w:bottom w:w="60" w:type="dxa"/>
              <w:right w:w="90" w:type="dxa"/>
            </w:tcMar>
          </w:tcPr>
          <w:p w:rsidR="0046729B" w:rsidRDefault="00767123" w14:paraId="07A6ED5F" w14:textId="77777777">
            <w:pPr>
              <w:spacing w:after="0"/>
            </w:pPr>
            <w:r>
              <w:rPr>
                <w:sz w:val="16"/>
                <w:szCs w:val="16"/>
              </w:rPr>
              <w:t>Global Navigation &amp; Search</w:t>
            </w:r>
          </w:p>
        </w:tc>
        <w:tc>
          <w:tcPr>
            <w:tcW w:w="560" w:type="dxa"/>
            <w:shd w:val="clear" w:color="auto" w:fill="F2F4F6"/>
            <w:tcMar>
              <w:top w:w="60" w:type="dxa"/>
              <w:left w:w="90" w:type="dxa"/>
              <w:bottom w:w="60" w:type="dxa"/>
              <w:right w:w="90" w:type="dxa"/>
            </w:tcMar>
          </w:tcPr>
          <w:p w:rsidR="0046729B" w:rsidRDefault="00767123" w14:paraId="29ED17FA" w14:textId="77777777">
            <w:pPr>
              <w:spacing w:after="0"/>
            </w:pPr>
            <w:r>
              <w:rPr>
                <w:sz w:val="16"/>
                <w:szCs w:val="16"/>
              </w:rPr>
              <w:t>1</w:t>
            </w:r>
          </w:p>
        </w:tc>
        <w:tc>
          <w:tcPr>
            <w:tcW w:w="6620" w:type="dxa"/>
            <w:shd w:val="clear" w:color="auto" w:fill="F2F4F6"/>
            <w:tcMar>
              <w:top w:w="60" w:type="dxa"/>
              <w:left w:w="90" w:type="dxa"/>
              <w:bottom w:w="60" w:type="dxa"/>
              <w:right w:w="90" w:type="dxa"/>
            </w:tcMar>
          </w:tcPr>
          <w:p w:rsidR="0046729B" w:rsidRDefault="00767123" w14:paraId="07BD89B8" w14:textId="77777777">
            <w:pPr>
              <w:spacing w:after="0"/>
            </w:pPr>
            <w:r>
              <w:rPr>
                <w:sz w:val="16"/>
                <w:szCs w:val="16"/>
              </w:rPr>
              <w:t>Persistent navigation framework with global search across claims, policies, documents, and contacts.</w:t>
            </w:r>
          </w:p>
        </w:tc>
      </w:tr>
      <w:tr w:rsidR="0046729B" w:rsidTr="19EEAAC3" w14:paraId="4AED97D8" w14:textId="77777777">
        <w:trPr>
          <w:cantSplit/>
        </w:trPr>
        <w:tc>
          <w:tcPr>
            <w:tcW w:w="2900" w:type="dxa"/>
            <w:tcMar>
              <w:top w:w="60" w:type="dxa"/>
              <w:left w:w="90" w:type="dxa"/>
              <w:bottom w:w="60" w:type="dxa"/>
              <w:right w:w="90" w:type="dxa"/>
            </w:tcMar>
          </w:tcPr>
          <w:p w:rsidR="0046729B" w:rsidRDefault="00767123" w14:paraId="2EF9B919" w14:textId="77777777">
            <w:pPr>
              <w:spacing w:after="0"/>
            </w:pPr>
            <w:r>
              <w:rPr>
                <w:sz w:val="16"/>
                <w:szCs w:val="16"/>
              </w:rPr>
              <w:t>Quick Actions Panel</w:t>
            </w:r>
          </w:p>
        </w:tc>
        <w:tc>
          <w:tcPr>
            <w:tcW w:w="560" w:type="dxa"/>
            <w:tcMar>
              <w:top w:w="60" w:type="dxa"/>
              <w:left w:w="90" w:type="dxa"/>
              <w:bottom w:w="60" w:type="dxa"/>
              <w:right w:w="90" w:type="dxa"/>
            </w:tcMar>
          </w:tcPr>
          <w:p w:rsidR="0046729B" w:rsidRDefault="00767123" w14:paraId="3D3EB20C" w14:textId="77777777">
            <w:pPr>
              <w:spacing w:after="0"/>
            </w:pPr>
            <w:r>
              <w:rPr>
                <w:sz w:val="16"/>
                <w:szCs w:val="16"/>
              </w:rPr>
              <w:t>1</w:t>
            </w:r>
          </w:p>
        </w:tc>
        <w:tc>
          <w:tcPr>
            <w:tcW w:w="6620" w:type="dxa"/>
            <w:tcMar>
              <w:top w:w="60" w:type="dxa"/>
              <w:left w:w="90" w:type="dxa"/>
              <w:bottom w:w="60" w:type="dxa"/>
              <w:right w:w="90" w:type="dxa"/>
            </w:tcMar>
          </w:tcPr>
          <w:p w:rsidR="0046729B" w:rsidRDefault="00767123" w14:paraId="29415884" w14:textId="77777777">
            <w:pPr>
              <w:spacing w:after="0"/>
            </w:pPr>
            <w:r>
              <w:rPr>
                <w:sz w:val="16"/>
                <w:szCs w:val="16"/>
              </w:rPr>
              <w:t>One-click shortcuts for Report a Claim, View My Claims, and Contact Adjuster directly from the landing page.</w:t>
            </w:r>
          </w:p>
        </w:tc>
      </w:tr>
      <w:tr w:rsidR="0046729B" w:rsidTr="19EEAAC3" w14:paraId="5FB9AAD5" w14:textId="77777777">
        <w:trPr>
          <w:cantSplit/>
        </w:trPr>
        <w:tc>
          <w:tcPr>
            <w:tcW w:w="2900" w:type="dxa"/>
            <w:shd w:val="clear" w:color="auto" w:fill="F2F4F6"/>
            <w:tcMar>
              <w:top w:w="60" w:type="dxa"/>
              <w:left w:w="90" w:type="dxa"/>
              <w:bottom w:w="60" w:type="dxa"/>
              <w:right w:w="90" w:type="dxa"/>
            </w:tcMar>
          </w:tcPr>
          <w:p w:rsidR="0046729B" w:rsidRDefault="00767123" w14:paraId="17E715C8" w14:textId="77777777">
            <w:pPr>
              <w:spacing w:after="0"/>
            </w:pPr>
            <w:r>
              <w:rPr>
                <w:sz w:val="16"/>
                <w:szCs w:val="16"/>
              </w:rPr>
              <w:t>Notification &amp; Alerts Center</w:t>
            </w:r>
          </w:p>
        </w:tc>
        <w:tc>
          <w:tcPr>
            <w:tcW w:w="560" w:type="dxa"/>
            <w:shd w:val="clear" w:color="auto" w:fill="F2F4F6"/>
            <w:tcMar>
              <w:top w:w="60" w:type="dxa"/>
              <w:left w:w="90" w:type="dxa"/>
              <w:bottom w:w="60" w:type="dxa"/>
              <w:right w:w="90" w:type="dxa"/>
            </w:tcMar>
          </w:tcPr>
          <w:p w:rsidR="0046729B" w:rsidRDefault="00767123" w14:paraId="173B6B1B" w14:textId="77777777">
            <w:pPr>
              <w:spacing w:after="0"/>
            </w:pPr>
            <w:r>
              <w:rPr>
                <w:sz w:val="16"/>
                <w:szCs w:val="16"/>
              </w:rPr>
              <w:t>1</w:t>
            </w:r>
          </w:p>
        </w:tc>
        <w:tc>
          <w:tcPr>
            <w:tcW w:w="6620" w:type="dxa"/>
            <w:shd w:val="clear" w:color="auto" w:fill="F2F4F6"/>
            <w:tcMar>
              <w:top w:w="60" w:type="dxa"/>
              <w:left w:w="90" w:type="dxa"/>
              <w:bottom w:w="60" w:type="dxa"/>
              <w:right w:w="90" w:type="dxa"/>
            </w:tcMar>
          </w:tcPr>
          <w:p w:rsidR="0046729B" w:rsidRDefault="00767123" w14:paraId="5D88AF4B" w14:textId="77777777">
            <w:pPr>
              <w:spacing w:after="0"/>
            </w:pPr>
            <w:r>
              <w:rPr>
                <w:sz w:val="16"/>
                <w:szCs w:val="16"/>
              </w:rPr>
              <w:t>Centralized in-app feed for claim status changes, requests for information, and approaching deadlines.</w:t>
            </w:r>
          </w:p>
        </w:tc>
      </w:tr>
      <w:tr w:rsidR="0046729B" w:rsidTr="19EEAAC3" w14:paraId="1A624E39" w14:textId="77777777">
        <w:trPr>
          <w:cantSplit/>
        </w:trPr>
        <w:tc>
          <w:tcPr>
            <w:tcW w:w="2900" w:type="dxa"/>
            <w:tcMar>
              <w:top w:w="60" w:type="dxa"/>
              <w:left w:w="90" w:type="dxa"/>
              <w:bottom w:w="60" w:type="dxa"/>
              <w:right w:w="90" w:type="dxa"/>
            </w:tcMar>
          </w:tcPr>
          <w:p w:rsidR="0046729B" w:rsidRDefault="00767123" w14:paraId="70DB9E5E" w14:textId="77777777">
            <w:pPr>
              <w:spacing w:after="0"/>
            </w:pPr>
            <w:r>
              <w:rPr>
                <w:sz w:val="16"/>
                <w:szCs w:val="16"/>
              </w:rPr>
              <w:t>Dashboard Personalization</w:t>
            </w:r>
          </w:p>
        </w:tc>
        <w:tc>
          <w:tcPr>
            <w:tcW w:w="560" w:type="dxa"/>
            <w:tcMar>
              <w:top w:w="60" w:type="dxa"/>
              <w:left w:w="90" w:type="dxa"/>
              <w:bottom w:w="60" w:type="dxa"/>
              <w:right w:w="90" w:type="dxa"/>
            </w:tcMar>
          </w:tcPr>
          <w:p w:rsidR="0046729B" w:rsidRDefault="00767123" w14:paraId="3457790E" w14:textId="77777777">
            <w:pPr>
              <w:spacing w:after="0"/>
            </w:pPr>
            <w:r>
              <w:rPr>
                <w:sz w:val="16"/>
                <w:szCs w:val="16"/>
              </w:rPr>
              <w:t>2</w:t>
            </w:r>
          </w:p>
        </w:tc>
        <w:tc>
          <w:tcPr>
            <w:tcW w:w="6620" w:type="dxa"/>
            <w:tcMar>
              <w:top w:w="60" w:type="dxa"/>
              <w:left w:w="90" w:type="dxa"/>
              <w:bottom w:w="60" w:type="dxa"/>
              <w:right w:w="90" w:type="dxa"/>
            </w:tcMar>
          </w:tcPr>
          <w:p w:rsidR="0046729B" w:rsidRDefault="00767123" w14:paraId="1ACBE023" w14:textId="77777777">
            <w:pPr>
              <w:spacing w:after="0"/>
            </w:pPr>
            <w:r>
              <w:rPr>
                <w:sz w:val="16"/>
                <w:szCs w:val="16"/>
              </w:rPr>
              <w:t>Widget rearrangement, favoriting of claims/policies, and saved filters pinned to the home page.</w:t>
            </w:r>
          </w:p>
        </w:tc>
      </w:tr>
      <w:tr w:rsidR="0046729B" w:rsidTr="19EEAAC3" w14:paraId="50FE8925" w14:textId="77777777">
        <w:trPr>
          <w:cantSplit/>
        </w:trPr>
        <w:tc>
          <w:tcPr>
            <w:tcW w:w="2900" w:type="dxa"/>
            <w:shd w:val="clear" w:color="auto" w:fill="F2F4F6"/>
            <w:tcMar>
              <w:top w:w="60" w:type="dxa"/>
              <w:left w:w="90" w:type="dxa"/>
              <w:bottom w:w="60" w:type="dxa"/>
              <w:right w:w="90" w:type="dxa"/>
            </w:tcMar>
          </w:tcPr>
          <w:p w:rsidR="0046729B" w:rsidRDefault="00767123" w14:paraId="485F9A54" w14:textId="77777777">
            <w:pPr>
              <w:spacing w:after="0"/>
            </w:pPr>
            <w:r>
              <w:rPr>
                <w:sz w:val="16"/>
                <w:szCs w:val="16"/>
              </w:rPr>
              <w:t>Multi-Entity/Program Switcher</w:t>
            </w:r>
          </w:p>
        </w:tc>
        <w:tc>
          <w:tcPr>
            <w:tcW w:w="560" w:type="dxa"/>
            <w:shd w:val="clear" w:color="auto" w:fill="F2F4F6"/>
            <w:tcMar>
              <w:top w:w="60" w:type="dxa"/>
              <w:left w:w="90" w:type="dxa"/>
              <w:bottom w:w="60" w:type="dxa"/>
              <w:right w:w="90" w:type="dxa"/>
            </w:tcMar>
          </w:tcPr>
          <w:p w:rsidR="0046729B" w:rsidRDefault="00767123" w14:paraId="16B05625" w14:textId="77777777">
            <w:pPr>
              <w:spacing w:after="0"/>
            </w:pPr>
            <w:r>
              <w:rPr>
                <w:sz w:val="16"/>
                <w:szCs w:val="16"/>
              </w:rPr>
              <w:t>2</w:t>
            </w:r>
          </w:p>
        </w:tc>
        <w:tc>
          <w:tcPr>
            <w:tcW w:w="6620" w:type="dxa"/>
            <w:shd w:val="clear" w:color="auto" w:fill="F2F4F6"/>
            <w:tcMar>
              <w:top w:w="60" w:type="dxa"/>
              <w:left w:w="90" w:type="dxa"/>
              <w:bottom w:w="60" w:type="dxa"/>
              <w:right w:w="90" w:type="dxa"/>
            </w:tcMar>
          </w:tcPr>
          <w:p w:rsidR="0046729B" w:rsidRDefault="00767123" w14:paraId="05E583D0" w14:textId="77777777">
            <w:pPr>
              <w:spacing w:after="0"/>
            </w:pPr>
            <w:r>
              <w:rPr>
                <w:sz w:val="16"/>
                <w:szCs w:val="16"/>
              </w:rPr>
              <w:t>For clients with multiple policies, subsidiaries, or programs, ability to switch context from the landing page.</w:t>
            </w:r>
          </w:p>
        </w:tc>
      </w:tr>
      <w:tr w:rsidR="0046729B" w:rsidTr="19EEAAC3" w14:paraId="720739F4" w14:textId="77777777">
        <w:trPr>
          <w:cantSplit/>
        </w:trPr>
        <w:tc>
          <w:tcPr>
            <w:tcW w:w="2900" w:type="dxa"/>
            <w:tcMar>
              <w:top w:w="60" w:type="dxa"/>
              <w:left w:w="90" w:type="dxa"/>
              <w:bottom w:w="60" w:type="dxa"/>
              <w:right w:w="90" w:type="dxa"/>
            </w:tcMar>
          </w:tcPr>
          <w:p w:rsidR="0046729B" w:rsidRDefault="00767123" w14:paraId="4FE02E53" w14:textId="77777777">
            <w:pPr>
              <w:spacing w:after="0"/>
            </w:pPr>
            <w:r>
              <w:rPr>
                <w:sz w:val="16"/>
                <w:szCs w:val="16"/>
              </w:rPr>
              <w:t xml:space="preserve">   ↳ Switch between subsidiary entities</w:t>
            </w:r>
          </w:p>
        </w:tc>
        <w:tc>
          <w:tcPr>
            <w:tcW w:w="560" w:type="dxa"/>
            <w:tcMar>
              <w:top w:w="60" w:type="dxa"/>
              <w:left w:w="90" w:type="dxa"/>
              <w:bottom w:w="60" w:type="dxa"/>
              <w:right w:w="90" w:type="dxa"/>
            </w:tcMar>
          </w:tcPr>
          <w:p w:rsidR="0046729B" w:rsidRDefault="00767123" w14:paraId="665E16D8" w14:textId="77777777">
            <w:pPr>
              <w:spacing w:after="0"/>
            </w:pPr>
            <w:r>
              <w:rPr>
                <w:sz w:val="16"/>
                <w:szCs w:val="16"/>
              </w:rPr>
              <w:t>2</w:t>
            </w:r>
          </w:p>
        </w:tc>
        <w:tc>
          <w:tcPr>
            <w:tcW w:w="6620" w:type="dxa"/>
            <w:tcMar>
              <w:top w:w="60" w:type="dxa"/>
              <w:left w:w="90" w:type="dxa"/>
              <w:bottom w:w="60" w:type="dxa"/>
              <w:right w:w="90" w:type="dxa"/>
            </w:tcMar>
          </w:tcPr>
          <w:p w:rsidR="0046729B" w:rsidRDefault="00767123" w14:paraId="429F3D80" w14:textId="77777777">
            <w:pPr>
              <w:spacing w:after="0"/>
            </w:pPr>
            <w:r>
              <w:rPr>
                <w:sz w:val="16"/>
                <w:szCs w:val="16"/>
              </w:rPr>
              <w:t>As a client admin, I want to switch between subsidiary entities from the landing page so I can view claims for each business unit.</w:t>
            </w:r>
          </w:p>
        </w:tc>
      </w:tr>
    </w:tbl>
    <w:p w:rsidR="0046729B" w:rsidRDefault="00767123" w14:paraId="1A473968" w14:textId="1678F16C">
      <w:pPr>
        <w:pStyle w:val="Heading3"/>
      </w:pPr>
      <w:bookmarkStart w:name="_Toc2007739474" w:id="597"/>
      <w:r>
        <w:t>Epic 2: First Notice of Loss (FNOL) Digital Intake</w:t>
      </w:r>
      <w:bookmarkEnd w:id="597"/>
    </w:p>
    <w:p w:rsidR="0046729B" w:rsidRDefault="00767123" w14:paraId="397216AF" w14:textId="77777777">
      <w:pPr>
        <w:spacing w:after="100"/>
      </w:pPr>
      <w:r>
        <w:rPr>
          <w:i/>
          <w:iCs/>
        </w:rPr>
        <w:t>A guided, low-friction digital FNOL experience letting clients report new claims accurately from any device with minimal manual follow-up.</w:t>
      </w:r>
    </w:p>
    <w:p w:rsidR="0046729B" w:rsidRDefault="00767123" w14:paraId="68DD117C" w14:textId="77777777">
      <w:pPr>
        <w:spacing w:after="100"/>
      </w:pPr>
      <w:r>
        <w:rPr>
          <w:color w:val="5A6472"/>
          <w:sz w:val="17"/>
          <w:szCs w:val="17"/>
        </w:rPr>
        <w:t>Priority: 1   |   Tag: FNOL</w:t>
      </w:r>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2900"/>
        <w:gridCol w:w="560"/>
        <w:gridCol w:w="6620"/>
      </w:tblGrid>
      <w:tr w:rsidR="0046729B" w14:paraId="07B2039C" w14:textId="77777777">
        <w:trPr>
          <w:tblHeader/>
        </w:trPr>
        <w:tc>
          <w:tcPr>
            <w:tcW w:w="2900" w:type="dxa"/>
            <w:shd w:val="clear" w:color="auto" w:fill="1B2A47"/>
            <w:tcMar>
              <w:top w:w="60" w:type="dxa"/>
              <w:left w:w="90" w:type="dxa"/>
              <w:bottom w:w="60" w:type="dxa"/>
              <w:right w:w="90" w:type="dxa"/>
            </w:tcMar>
          </w:tcPr>
          <w:p w:rsidR="0046729B" w:rsidRDefault="00767123" w14:paraId="03F4C10E" w14:textId="77777777">
            <w:pPr>
              <w:spacing w:after="0"/>
            </w:pPr>
            <w:r>
              <w:rPr>
                <w:b/>
                <w:bCs/>
                <w:color w:val="FFFFFF"/>
                <w:sz w:val="18"/>
                <w:szCs w:val="18"/>
              </w:rPr>
              <w:t>Feature / User Story</w:t>
            </w:r>
          </w:p>
        </w:tc>
        <w:tc>
          <w:tcPr>
            <w:tcW w:w="560" w:type="dxa"/>
            <w:shd w:val="clear" w:color="auto" w:fill="1B2A47"/>
            <w:tcMar>
              <w:top w:w="60" w:type="dxa"/>
              <w:left w:w="90" w:type="dxa"/>
              <w:bottom w:w="60" w:type="dxa"/>
              <w:right w:w="90" w:type="dxa"/>
            </w:tcMar>
          </w:tcPr>
          <w:p w:rsidR="0046729B" w:rsidRDefault="00767123" w14:paraId="5F9EE4FD" w14:textId="77777777">
            <w:pPr>
              <w:spacing w:after="0"/>
            </w:pPr>
            <w:r>
              <w:rPr>
                <w:b/>
                <w:bCs/>
                <w:color w:val="FFFFFF"/>
                <w:sz w:val="18"/>
                <w:szCs w:val="18"/>
              </w:rPr>
              <w:t>Pri</w:t>
            </w:r>
          </w:p>
        </w:tc>
        <w:tc>
          <w:tcPr>
            <w:tcW w:w="6620" w:type="dxa"/>
            <w:shd w:val="clear" w:color="auto" w:fill="1B2A47"/>
            <w:tcMar>
              <w:top w:w="60" w:type="dxa"/>
              <w:left w:w="90" w:type="dxa"/>
              <w:bottom w:w="60" w:type="dxa"/>
              <w:right w:w="90" w:type="dxa"/>
            </w:tcMar>
          </w:tcPr>
          <w:p w:rsidR="0046729B" w:rsidRDefault="00767123" w14:paraId="6DC3B2DF" w14:textId="77777777">
            <w:pPr>
              <w:spacing w:after="0"/>
            </w:pPr>
            <w:r>
              <w:rPr>
                <w:b/>
                <w:bCs/>
                <w:color w:val="FFFFFF"/>
                <w:sz w:val="18"/>
                <w:szCs w:val="18"/>
              </w:rPr>
              <w:t>Description</w:t>
            </w:r>
          </w:p>
        </w:tc>
      </w:tr>
      <w:tr w:rsidR="0046729B" w14:paraId="63FB0DE2" w14:textId="77777777">
        <w:trPr>
          <w:cantSplit/>
        </w:trPr>
        <w:tc>
          <w:tcPr>
            <w:tcW w:w="2900" w:type="dxa"/>
            <w:tcMar>
              <w:top w:w="60" w:type="dxa"/>
              <w:left w:w="90" w:type="dxa"/>
              <w:bottom w:w="60" w:type="dxa"/>
              <w:right w:w="90" w:type="dxa"/>
            </w:tcMar>
          </w:tcPr>
          <w:p w:rsidR="0046729B" w:rsidRDefault="00767123" w14:paraId="53412F0B" w14:textId="77777777">
            <w:pPr>
              <w:spacing w:after="0"/>
            </w:pPr>
            <w:r>
              <w:rPr>
                <w:sz w:val="16"/>
                <w:szCs w:val="16"/>
              </w:rPr>
              <w:t>Guided FNOL Intake Wizard</w:t>
            </w:r>
          </w:p>
        </w:tc>
        <w:tc>
          <w:tcPr>
            <w:tcW w:w="560" w:type="dxa"/>
            <w:tcMar>
              <w:top w:w="60" w:type="dxa"/>
              <w:left w:w="90" w:type="dxa"/>
              <w:bottom w:w="60" w:type="dxa"/>
              <w:right w:w="90" w:type="dxa"/>
            </w:tcMar>
          </w:tcPr>
          <w:p w:rsidR="0046729B" w:rsidRDefault="00767123" w14:paraId="06B69BC1" w14:textId="77777777">
            <w:pPr>
              <w:spacing w:after="0"/>
            </w:pPr>
            <w:r>
              <w:rPr>
                <w:sz w:val="16"/>
                <w:szCs w:val="16"/>
              </w:rPr>
              <w:t>1</w:t>
            </w:r>
          </w:p>
        </w:tc>
        <w:tc>
          <w:tcPr>
            <w:tcW w:w="6620" w:type="dxa"/>
            <w:tcMar>
              <w:top w:w="60" w:type="dxa"/>
              <w:left w:w="90" w:type="dxa"/>
              <w:bottom w:w="60" w:type="dxa"/>
              <w:right w:w="90" w:type="dxa"/>
            </w:tcMar>
          </w:tcPr>
          <w:p w:rsidR="0046729B" w:rsidRDefault="00767123" w14:paraId="2681FE07" w14:textId="77777777">
            <w:pPr>
              <w:spacing w:after="0"/>
            </w:pPr>
            <w:r>
              <w:rPr>
                <w:sz w:val="16"/>
                <w:szCs w:val="16"/>
              </w:rPr>
              <w:t>Step-by-step, conditional-logic intake form that adapts questions based on loss type and jurisdiction.</w:t>
            </w:r>
          </w:p>
        </w:tc>
      </w:tr>
      <w:tr w:rsidR="0046729B" w14:paraId="32C8919A" w14:textId="77777777">
        <w:trPr>
          <w:cantSplit/>
        </w:trPr>
        <w:tc>
          <w:tcPr>
            <w:tcW w:w="2900" w:type="dxa"/>
            <w:shd w:val="clear" w:color="auto" w:fill="F2F4F6"/>
            <w:tcMar>
              <w:top w:w="60" w:type="dxa"/>
              <w:left w:w="90" w:type="dxa"/>
              <w:bottom w:w="60" w:type="dxa"/>
              <w:right w:w="90" w:type="dxa"/>
            </w:tcMar>
          </w:tcPr>
          <w:p w:rsidR="0046729B" w:rsidRDefault="00767123" w14:paraId="315091E9" w14:textId="77777777">
            <w:pPr>
              <w:spacing w:after="0"/>
            </w:pPr>
            <w:r>
              <w:rPr>
                <w:sz w:val="16"/>
                <w:szCs w:val="16"/>
              </w:rPr>
              <w:t xml:space="preserve">   ↳ Guided wizard asks only relevant questions</w:t>
            </w:r>
          </w:p>
        </w:tc>
        <w:tc>
          <w:tcPr>
            <w:tcW w:w="560" w:type="dxa"/>
            <w:shd w:val="clear" w:color="auto" w:fill="F2F4F6"/>
            <w:tcMar>
              <w:top w:w="60" w:type="dxa"/>
              <w:left w:w="90" w:type="dxa"/>
              <w:bottom w:w="60" w:type="dxa"/>
              <w:right w:w="90" w:type="dxa"/>
            </w:tcMar>
          </w:tcPr>
          <w:p w:rsidR="0046729B" w:rsidRDefault="00767123" w14:paraId="7AFA6651" w14:textId="77777777">
            <w:pPr>
              <w:spacing w:after="0"/>
            </w:pPr>
            <w:r>
              <w:rPr>
                <w:sz w:val="16"/>
                <w:szCs w:val="16"/>
              </w:rPr>
              <w:t>1</w:t>
            </w:r>
          </w:p>
        </w:tc>
        <w:tc>
          <w:tcPr>
            <w:tcW w:w="6620" w:type="dxa"/>
            <w:shd w:val="clear" w:color="auto" w:fill="F2F4F6"/>
            <w:tcMar>
              <w:top w:w="60" w:type="dxa"/>
              <w:left w:w="90" w:type="dxa"/>
              <w:bottom w:w="60" w:type="dxa"/>
              <w:right w:w="90" w:type="dxa"/>
            </w:tcMar>
          </w:tcPr>
          <w:p w:rsidR="0046729B" w:rsidRDefault="00767123" w14:paraId="733426FC" w14:textId="77777777">
            <w:pPr>
              <w:spacing w:after="0"/>
            </w:pPr>
            <w:r>
              <w:rPr>
                <w:sz w:val="16"/>
                <w:szCs w:val="16"/>
              </w:rPr>
              <w:t>As a client user, I want a guided wizard that asks only relevant questions for my loss type so I can submit a claim quickly and accurately.</w:t>
            </w:r>
          </w:p>
        </w:tc>
      </w:tr>
      <w:tr w:rsidR="0046729B" w14:paraId="56C22DE9" w14:textId="77777777">
        <w:trPr>
          <w:cantSplit/>
        </w:trPr>
        <w:tc>
          <w:tcPr>
            <w:tcW w:w="2900" w:type="dxa"/>
            <w:tcMar>
              <w:top w:w="60" w:type="dxa"/>
              <w:left w:w="90" w:type="dxa"/>
              <w:bottom w:w="60" w:type="dxa"/>
              <w:right w:w="90" w:type="dxa"/>
            </w:tcMar>
          </w:tcPr>
          <w:p w:rsidR="0046729B" w:rsidRDefault="00767123" w14:paraId="538684C1" w14:textId="77777777">
            <w:pPr>
              <w:spacing w:after="0"/>
            </w:pPr>
            <w:r>
              <w:rPr>
                <w:sz w:val="16"/>
                <w:szCs w:val="16"/>
              </w:rPr>
              <w:t>Multi-Line-of-Business Loss Forms</w:t>
            </w:r>
          </w:p>
        </w:tc>
        <w:tc>
          <w:tcPr>
            <w:tcW w:w="560" w:type="dxa"/>
            <w:tcMar>
              <w:top w:w="60" w:type="dxa"/>
              <w:left w:w="90" w:type="dxa"/>
              <w:bottom w:w="60" w:type="dxa"/>
              <w:right w:w="90" w:type="dxa"/>
            </w:tcMar>
          </w:tcPr>
          <w:p w:rsidR="0046729B" w:rsidRDefault="00767123" w14:paraId="6A9FC8B6" w14:textId="77777777">
            <w:pPr>
              <w:spacing w:after="0"/>
            </w:pPr>
            <w:r>
              <w:rPr>
                <w:sz w:val="16"/>
                <w:szCs w:val="16"/>
              </w:rPr>
              <w:t>1</w:t>
            </w:r>
          </w:p>
        </w:tc>
        <w:tc>
          <w:tcPr>
            <w:tcW w:w="6620" w:type="dxa"/>
            <w:tcMar>
              <w:top w:w="60" w:type="dxa"/>
              <w:left w:w="90" w:type="dxa"/>
              <w:bottom w:w="60" w:type="dxa"/>
              <w:right w:w="90" w:type="dxa"/>
            </w:tcMar>
          </w:tcPr>
          <w:p w:rsidR="0046729B" w:rsidRDefault="00767123" w14:paraId="0EE3DDD7" w14:textId="77777777">
            <w:pPr>
              <w:spacing w:after="0"/>
            </w:pPr>
            <w:r>
              <w:rPr>
                <w:sz w:val="16"/>
                <w:szCs w:val="16"/>
              </w:rPr>
              <w:t>Configurable intake templates for Property, Auto, General Liability, Workers' Comp, Cyber, and other lines of business.</w:t>
            </w:r>
          </w:p>
        </w:tc>
      </w:tr>
      <w:tr w:rsidR="0046729B" w14:paraId="1F3E4F81" w14:textId="77777777">
        <w:trPr>
          <w:cantSplit/>
        </w:trPr>
        <w:tc>
          <w:tcPr>
            <w:tcW w:w="2900" w:type="dxa"/>
            <w:shd w:val="clear" w:color="auto" w:fill="F2F4F6"/>
            <w:tcMar>
              <w:top w:w="60" w:type="dxa"/>
              <w:left w:w="90" w:type="dxa"/>
              <w:bottom w:w="60" w:type="dxa"/>
              <w:right w:w="90" w:type="dxa"/>
            </w:tcMar>
          </w:tcPr>
          <w:p w:rsidR="0046729B" w:rsidRDefault="00767123" w14:paraId="7268354F" w14:textId="77777777">
            <w:pPr>
              <w:spacing w:after="0"/>
            </w:pPr>
            <w:r>
              <w:rPr>
                <w:sz w:val="16"/>
                <w:szCs w:val="16"/>
              </w:rPr>
              <w:t>Policy &amp; Coverage Auto-Match</w:t>
            </w:r>
          </w:p>
        </w:tc>
        <w:tc>
          <w:tcPr>
            <w:tcW w:w="560" w:type="dxa"/>
            <w:shd w:val="clear" w:color="auto" w:fill="F2F4F6"/>
            <w:tcMar>
              <w:top w:w="60" w:type="dxa"/>
              <w:left w:w="90" w:type="dxa"/>
              <w:bottom w:w="60" w:type="dxa"/>
              <w:right w:w="90" w:type="dxa"/>
            </w:tcMar>
          </w:tcPr>
          <w:p w:rsidR="0046729B" w:rsidRDefault="00767123" w14:paraId="22D20698" w14:textId="77777777">
            <w:pPr>
              <w:spacing w:after="0"/>
            </w:pPr>
            <w:r>
              <w:rPr>
                <w:sz w:val="16"/>
                <w:szCs w:val="16"/>
              </w:rPr>
              <w:t>1</w:t>
            </w:r>
          </w:p>
        </w:tc>
        <w:tc>
          <w:tcPr>
            <w:tcW w:w="6620" w:type="dxa"/>
            <w:shd w:val="clear" w:color="auto" w:fill="F2F4F6"/>
            <w:tcMar>
              <w:top w:w="60" w:type="dxa"/>
              <w:left w:w="90" w:type="dxa"/>
              <w:bottom w:w="60" w:type="dxa"/>
              <w:right w:w="90" w:type="dxa"/>
            </w:tcMar>
          </w:tcPr>
          <w:p w:rsidR="0046729B" w:rsidRDefault="00767123" w14:paraId="6E53C876" w14:textId="77777777">
            <w:pPr>
              <w:spacing w:after="0"/>
            </w:pPr>
            <w:r>
              <w:rPr>
                <w:sz w:val="16"/>
                <w:szCs w:val="16"/>
              </w:rPr>
              <w:t>Auto-populates policy and coverage details based on client, entity, and reported loss details.</w:t>
            </w:r>
          </w:p>
        </w:tc>
      </w:tr>
      <w:tr w:rsidR="0046729B" w14:paraId="3BA54A88" w14:textId="77777777">
        <w:trPr>
          <w:cantSplit/>
        </w:trPr>
        <w:tc>
          <w:tcPr>
            <w:tcW w:w="2900" w:type="dxa"/>
            <w:tcMar>
              <w:top w:w="60" w:type="dxa"/>
              <w:left w:w="90" w:type="dxa"/>
              <w:bottom w:w="60" w:type="dxa"/>
              <w:right w:w="90" w:type="dxa"/>
            </w:tcMar>
          </w:tcPr>
          <w:p w:rsidR="0046729B" w:rsidRDefault="00767123" w14:paraId="347CCC6C" w14:textId="77777777">
            <w:pPr>
              <w:spacing w:after="0"/>
            </w:pPr>
            <w:r>
              <w:rPr>
                <w:sz w:val="16"/>
                <w:szCs w:val="16"/>
              </w:rPr>
              <w:t>Document &amp; Media Upload</w:t>
            </w:r>
          </w:p>
        </w:tc>
        <w:tc>
          <w:tcPr>
            <w:tcW w:w="560" w:type="dxa"/>
            <w:tcMar>
              <w:top w:w="60" w:type="dxa"/>
              <w:left w:w="90" w:type="dxa"/>
              <w:bottom w:w="60" w:type="dxa"/>
              <w:right w:w="90" w:type="dxa"/>
            </w:tcMar>
          </w:tcPr>
          <w:p w:rsidR="0046729B" w:rsidRDefault="00767123" w14:paraId="32BB2CCB" w14:textId="77777777">
            <w:pPr>
              <w:spacing w:after="0"/>
            </w:pPr>
            <w:r>
              <w:rPr>
                <w:sz w:val="16"/>
                <w:szCs w:val="16"/>
              </w:rPr>
              <w:t>1</w:t>
            </w:r>
          </w:p>
        </w:tc>
        <w:tc>
          <w:tcPr>
            <w:tcW w:w="6620" w:type="dxa"/>
            <w:tcMar>
              <w:top w:w="60" w:type="dxa"/>
              <w:left w:w="90" w:type="dxa"/>
              <w:bottom w:w="60" w:type="dxa"/>
              <w:right w:w="90" w:type="dxa"/>
            </w:tcMar>
          </w:tcPr>
          <w:p w:rsidR="0046729B" w:rsidRDefault="00767123" w14:paraId="51B22E41" w14:textId="77777777">
            <w:pPr>
              <w:spacing w:after="0"/>
            </w:pPr>
            <w:r>
              <w:rPr>
                <w:sz w:val="16"/>
                <w:szCs w:val="16"/>
              </w:rPr>
              <w:t>Attach photos, videos, police reports, and invoices directly from desktop or mobile camera during intake.</w:t>
            </w:r>
          </w:p>
        </w:tc>
      </w:tr>
      <w:tr w:rsidR="0046729B" w14:paraId="1A716716" w14:textId="77777777">
        <w:trPr>
          <w:cantSplit/>
        </w:trPr>
        <w:tc>
          <w:tcPr>
            <w:tcW w:w="2900" w:type="dxa"/>
            <w:shd w:val="clear" w:color="auto" w:fill="F2F4F6"/>
            <w:tcMar>
              <w:top w:w="60" w:type="dxa"/>
              <w:left w:w="90" w:type="dxa"/>
              <w:bottom w:w="60" w:type="dxa"/>
              <w:right w:w="90" w:type="dxa"/>
            </w:tcMar>
          </w:tcPr>
          <w:p w:rsidR="0046729B" w:rsidRDefault="00767123" w14:paraId="4F2911DB" w14:textId="77777777">
            <w:pPr>
              <w:spacing w:after="0"/>
            </w:pPr>
            <w:r>
              <w:rPr>
                <w:sz w:val="16"/>
                <w:szCs w:val="16"/>
              </w:rPr>
              <w:t xml:space="preserve">   ↳ Upload photos from phone camera during FNOL</w:t>
            </w:r>
          </w:p>
        </w:tc>
        <w:tc>
          <w:tcPr>
            <w:tcW w:w="560" w:type="dxa"/>
            <w:shd w:val="clear" w:color="auto" w:fill="F2F4F6"/>
            <w:tcMar>
              <w:top w:w="60" w:type="dxa"/>
              <w:left w:w="90" w:type="dxa"/>
              <w:bottom w:w="60" w:type="dxa"/>
              <w:right w:w="90" w:type="dxa"/>
            </w:tcMar>
          </w:tcPr>
          <w:p w:rsidR="0046729B" w:rsidRDefault="00767123" w14:paraId="759EDF37" w14:textId="77777777">
            <w:pPr>
              <w:spacing w:after="0"/>
            </w:pPr>
            <w:r>
              <w:rPr>
                <w:sz w:val="16"/>
                <w:szCs w:val="16"/>
              </w:rPr>
              <w:t>1</w:t>
            </w:r>
          </w:p>
        </w:tc>
        <w:tc>
          <w:tcPr>
            <w:tcW w:w="6620" w:type="dxa"/>
            <w:shd w:val="clear" w:color="auto" w:fill="F2F4F6"/>
            <w:tcMar>
              <w:top w:w="60" w:type="dxa"/>
              <w:left w:w="90" w:type="dxa"/>
              <w:bottom w:w="60" w:type="dxa"/>
              <w:right w:w="90" w:type="dxa"/>
            </w:tcMar>
          </w:tcPr>
          <w:p w:rsidR="0046729B" w:rsidRDefault="00767123" w14:paraId="6AE626F5" w14:textId="77777777">
            <w:pPr>
              <w:spacing w:after="0"/>
            </w:pPr>
            <w:r>
              <w:rPr>
                <w:sz w:val="16"/>
                <w:szCs w:val="16"/>
              </w:rPr>
              <w:t>As a client user, I want to upload photos directly from my phone's camera while reporting a claim so I can capture damage in real time.</w:t>
            </w:r>
          </w:p>
        </w:tc>
      </w:tr>
      <w:tr w:rsidR="0046729B" w14:paraId="37747FD6" w14:textId="77777777">
        <w:trPr>
          <w:cantSplit/>
        </w:trPr>
        <w:tc>
          <w:tcPr>
            <w:tcW w:w="2900" w:type="dxa"/>
            <w:tcMar>
              <w:top w:w="60" w:type="dxa"/>
              <w:left w:w="90" w:type="dxa"/>
              <w:bottom w:w="60" w:type="dxa"/>
              <w:right w:w="90" w:type="dxa"/>
            </w:tcMar>
          </w:tcPr>
          <w:p w:rsidR="0046729B" w:rsidRDefault="00767123" w14:paraId="0B8C87FE" w14:textId="77777777">
            <w:pPr>
              <w:spacing w:after="0"/>
            </w:pPr>
            <w:r>
              <w:rPr>
                <w:sz w:val="16"/>
                <w:szCs w:val="16"/>
              </w:rPr>
              <w:t>Draft Save &amp; Resume</w:t>
            </w:r>
          </w:p>
        </w:tc>
        <w:tc>
          <w:tcPr>
            <w:tcW w:w="560" w:type="dxa"/>
            <w:tcMar>
              <w:top w:w="60" w:type="dxa"/>
              <w:left w:w="90" w:type="dxa"/>
              <w:bottom w:w="60" w:type="dxa"/>
              <w:right w:w="90" w:type="dxa"/>
            </w:tcMar>
          </w:tcPr>
          <w:p w:rsidR="0046729B" w:rsidRDefault="00767123" w14:paraId="2949DC50" w14:textId="77777777">
            <w:pPr>
              <w:spacing w:after="0"/>
            </w:pPr>
            <w:r>
              <w:rPr>
                <w:sz w:val="16"/>
                <w:szCs w:val="16"/>
              </w:rPr>
              <w:t>1</w:t>
            </w:r>
          </w:p>
        </w:tc>
        <w:tc>
          <w:tcPr>
            <w:tcW w:w="6620" w:type="dxa"/>
            <w:tcMar>
              <w:top w:w="60" w:type="dxa"/>
              <w:left w:w="90" w:type="dxa"/>
              <w:bottom w:w="60" w:type="dxa"/>
              <w:right w:w="90" w:type="dxa"/>
            </w:tcMar>
          </w:tcPr>
          <w:p w:rsidR="0046729B" w:rsidRDefault="00767123" w14:paraId="1195B604" w14:textId="77777777">
            <w:pPr>
              <w:spacing w:after="0"/>
            </w:pPr>
            <w:r>
              <w:rPr>
                <w:sz w:val="16"/>
                <w:szCs w:val="16"/>
              </w:rPr>
              <w:t>Save a partially completed FNOL and resume later, including on a different device.</w:t>
            </w:r>
          </w:p>
        </w:tc>
      </w:tr>
      <w:tr w:rsidR="0046729B" w14:paraId="1B701508" w14:textId="77777777">
        <w:trPr>
          <w:cantSplit/>
        </w:trPr>
        <w:tc>
          <w:tcPr>
            <w:tcW w:w="2900" w:type="dxa"/>
            <w:shd w:val="clear" w:color="auto" w:fill="F2F4F6"/>
            <w:tcMar>
              <w:top w:w="60" w:type="dxa"/>
              <w:left w:w="90" w:type="dxa"/>
              <w:bottom w:w="60" w:type="dxa"/>
              <w:right w:w="90" w:type="dxa"/>
            </w:tcMar>
          </w:tcPr>
          <w:p w:rsidR="0046729B" w:rsidRDefault="00767123" w14:paraId="0B58FA0E" w14:textId="77777777">
            <w:pPr>
              <w:spacing w:after="0"/>
            </w:pPr>
            <w:r>
              <w:rPr>
                <w:sz w:val="16"/>
                <w:szCs w:val="16"/>
              </w:rPr>
              <w:t xml:space="preserve">   ↳ Save and resume FNOL on another device</w:t>
            </w:r>
          </w:p>
        </w:tc>
        <w:tc>
          <w:tcPr>
            <w:tcW w:w="560" w:type="dxa"/>
            <w:shd w:val="clear" w:color="auto" w:fill="F2F4F6"/>
            <w:tcMar>
              <w:top w:w="60" w:type="dxa"/>
              <w:left w:w="90" w:type="dxa"/>
              <w:bottom w:w="60" w:type="dxa"/>
              <w:right w:w="90" w:type="dxa"/>
            </w:tcMar>
          </w:tcPr>
          <w:p w:rsidR="0046729B" w:rsidRDefault="00767123" w14:paraId="6F7D9F3C" w14:textId="77777777">
            <w:pPr>
              <w:spacing w:after="0"/>
            </w:pPr>
            <w:r>
              <w:rPr>
                <w:sz w:val="16"/>
                <w:szCs w:val="16"/>
              </w:rPr>
              <w:t>1</w:t>
            </w:r>
          </w:p>
        </w:tc>
        <w:tc>
          <w:tcPr>
            <w:tcW w:w="6620" w:type="dxa"/>
            <w:shd w:val="clear" w:color="auto" w:fill="F2F4F6"/>
            <w:tcMar>
              <w:top w:w="60" w:type="dxa"/>
              <w:left w:w="90" w:type="dxa"/>
              <w:bottom w:w="60" w:type="dxa"/>
              <w:right w:w="90" w:type="dxa"/>
            </w:tcMar>
          </w:tcPr>
          <w:p w:rsidR="0046729B" w:rsidRDefault="00767123" w14:paraId="4152AAD2" w14:textId="77777777">
            <w:pPr>
              <w:spacing w:after="0"/>
            </w:pPr>
            <w:r>
              <w:rPr>
                <w:sz w:val="16"/>
                <w:szCs w:val="16"/>
              </w:rPr>
              <w:t>As a client user, I want to save my in-progress FNOL and finish it later on my laptop so I'm not forced to complete it in one sitting.</w:t>
            </w:r>
          </w:p>
        </w:tc>
      </w:tr>
      <w:tr w:rsidR="0046729B" w14:paraId="1B181D12" w14:textId="77777777">
        <w:trPr>
          <w:cantSplit/>
        </w:trPr>
        <w:tc>
          <w:tcPr>
            <w:tcW w:w="2900" w:type="dxa"/>
            <w:tcMar>
              <w:top w:w="60" w:type="dxa"/>
              <w:left w:w="90" w:type="dxa"/>
              <w:bottom w:w="60" w:type="dxa"/>
              <w:right w:w="90" w:type="dxa"/>
            </w:tcMar>
          </w:tcPr>
          <w:p w:rsidR="0046729B" w:rsidRDefault="00767123" w14:paraId="35E3861C" w14:textId="77777777">
            <w:pPr>
              <w:spacing w:after="0"/>
            </w:pPr>
            <w:r>
              <w:rPr>
                <w:sz w:val="16"/>
                <w:szCs w:val="16"/>
              </w:rPr>
              <w:t>Submission Confirmation &amp; Tracking Number</w:t>
            </w:r>
          </w:p>
        </w:tc>
        <w:tc>
          <w:tcPr>
            <w:tcW w:w="560" w:type="dxa"/>
            <w:tcMar>
              <w:top w:w="60" w:type="dxa"/>
              <w:left w:w="90" w:type="dxa"/>
              <w:bottom w:w="60" w:type="dxa"/>
              <w:right w:w="90" w:type="dxa"/>
            </w:tcMar>
          </w:tcPr>
          <w:p w:rsidR="0046729B" w:rsidRDefault="00767123" w14:paraId="749CAE78" w14:textId="77777777">
            <w:pPr>
              <w:spacing w:after="0"/>
            </w:pPr>
            <w:r>
              <w:rPr>
                <w:sz w:val="16"/>
                <w:szCs w:val="16"/>
              </w:rPr>
              <w:t>1</w:t>
            </w:r>
          </w:p>
        </w:tc>
        <w:tc>
          <w:tcPr>
            <w:tcW w:w="6620" w:type="dxa"/>
            <w:tcMar>
              <w:top w:w="60" w:type="dxa"/>
              <w:left w:w="90" w:type="dxa"/>
              <w:bottom w:w="60" w:type="dxa"/>
              <w:right w:w="90" w:type="dxa"/>
            </w:tcMar>
          </w:tcPr>
          <w:p w:rsidR="0046729B" w:rsidRDefault="00767123" w14:paraId="39DE2AAE" w14:textId="77777777">
            <w:pPr>
              <w:spacing w:after="0"/>
            </w:pPr>
            <w:r>
              <w:rPr>
                <w:sz w:val="16"/>
                <w:szCs w:val="16"/>
              </w:rPr>
              <w:t>Immediate claim number issuance with a confirmation summary and downloadable receipt.</w:t>
            </w:r>
          </w:p>
        </w:tc>
      </w:tr>
      <w:tr w:rsidR="0046729B" w14:paraId="63570AC0" w14:textId="77777777">
        <w:trPr>
          <w:cantSplit/>
        </w:trPr>
        <w:tc>
          <w:tcPr>
            <w:tcW w:w="2900" w:type="dxa"/>
            <w:shd w:val="clear" w:color="auto" w:fill="F2F4F6"/>
            <w:tcMar>
              <w:top w:w="60" w:type="dxa"/>
              <w:left w:w="90" w:type="dxa"/>
              <w:bottom w:w="60" w:type="dxa"/>
              <w:right w:w="90" w:type="dxa"/>
            </w:tcMar>
          </w:tcPr>
          <w:p w:rsidR="0046729B" w:rsidRDefault="00767123" w14:paraId="071FF670" w14:textId="77777777">
            <w:pPr>
              <w:spacing w:after="0"/>
            </w:pPr>
            <w:r>
              <w:rPr>
                <w:sz w:val="16"/>
                <w:szCs w:val="16"/>
              </w:rPr>
              <w:t>FNOL Delegation &amp; Multi-User Collaboration</w:t>
            </w:r>
          </w:p>
        </w:tc>
        <w:tc>
          <w:tcPr>
            <w:tcW w:w="560" w:type="dxa"/>
            <w:shd w:val="clear" w:color="auto" w:fill="F2F4F6"/>
            <w:tcMar>
              <w:top w:w="60" w:type="dxa"/>
              <w:left w:w="90" w:type="dxa"/>
              <w:bottom w:w="60" w:type="dxa"/>
              <w:right w:w="90" w:type="dxa"/>
            </w:tcMar>
          </w:tcPr>
          <w:p w:rsidR="0046729B" w:rsidRDefault="00767123" w14:paraId="703DD152" w14:textId="77777777">
            <w:pPr>
              <w:spacing w:after="0"/>
            </w:pPr>
            <w:r>
              <w:rPr>
                <w:sz w:val="16"/>
                <w:szCs w:val="16"/>
              </w:rPr>
              <w:t>2</w:t>
            </w:r>
          </w:p>
        </w:tc>
        <w:tc>
          <w:tcPr>
            <w:tcW w:w="6620" w:type="dxa"/>
            <w:shd w:val="clear" w:color="auto" w:fill="F2F4F6"/>
            <w:tcMar>
              <w:top w:w="60" w:type="dxa"/>
              <w:left w:w="90" w:type="dxa"/>
              <w:bottom w:w="60" w:type="dxa"/>
              <w:right w:w="90" w:type="dxa"/>
            </w:tcMar>
          </w:tcPr>
          <w:p w:rsidR="0046729B" w:rsidRDefault="00767123" w14:paraId="0E941E32" w14:textId="77777777">
            <w:pPr>
              <w:spacing w:after="0"/>
            </w:pPr>
            <w:r>
              <w:rPr>
                <w:sz w:val="16"/>
                <w:szCs w:val="16"/>
              </w:rPr>
              <w:t>Allows a colleague to co-author or complete a claim submission started by another user.</w:t>
            </w:r>
          </w:p>
        </w:tc>
      </w:tr>
    </w:tbl>
    <w:p w:rsidR="0046729B" w:rsidRDefault="00767123" w14:paraId="1D44567F" w14:textId="6E6D8049">
      <w:pPr>
        <w:pStyle w:val="Heading3"/>
      </w:pPr>
      <w:bookmarkStart w:name="_Toc991977767" w:id="598"/>
      <w:r>
        <w:t>Epic 3: Claims Portfolio Management</w:t>
      </w:r>
      <w:bookmarkEnd w:id="598"/>
    </w:p>
    <w:p w:rsidR="0046729B" w:rsidRDefault="00767123" w14:paraId="61B70B72" w14:textId="77777777">
      <w:pPr>
        <w:spacing w:after="100"/>
      </w:pPr>
      <w:r>
        <w:rPr>
          <w:i/>
          <w:iCs/>
        </w:rPr>
        <w:t>A comprehensive, searchable view of all claims across the client's book of business, with drill-down into claim detail, status, and documentation.</w:t>
      </w:r>
    </w:p>
    <w:p w:rsidR="0046729B" w:rsidRDefault="00767123" w14:paraId="463EEEED" w14:textId="77777777">
      <w:pPr>
        <w:spacing w:after="100"/>
      </w:pPr>
      <w:r>
        <w:rPr>
          <w:color w:val="5A6472"/>
          <w:sz w:val="17"/>
          <w:szCs w:val="17"/>
        </w:rPr>
        <w:t>Priority: 1   |   Tag: Claims List</w:t>
      </w:r>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2900"/>
        <w:gridCol w:w="560"/>
        <w:gridCol w:w="6620"/>
      </w:tblGrid>
      <w:tr w:rsidR="0046729B" w:rsidTr="19EEAAC3" w14:paraId="07DE4AD5" w14:textId="77777777">
        <w:trPr>
          <w:tblHeader/>
        </w:trPr>
        <w:tc>
          <w:tcPr>
            <w:tcW w:w="2900" w:type="dxa"/>
            <w:shd w:val="clear" w:color="auto" w:fill="1B2A47"/>
            <w:tcMar>
              <w:top w:w="60" w:type="dxa"/>
              <w:left w:w="90" w:type="dxa"/>
              <w:bottom w:w="60" w:type="dxa"/>
              <w:right w:w="90" w:type="dxa"/>
            </w:tcMar>
          </w:tcPr>
          <w:p w:rsidR="0046729B" w:rsidRDefault="00767123" w14:paraId="7760E41E" w14:textId="77777777">
            <w:pPr>
              <w:spacing w:after="0"/>
            </w:pPr>
            <w:r>
              <w:rPr>
                <w:b/>
                <w:bCs/>
                <w:color w:val="FFFFFF"/>
                <w:sz w:val="18"/>
                <w:szCs w:val="18"/>
              </w:rPr>
              <w:t>Feature / User Story</w:t>
            </w:r>
          </w:p>
        </w:tc>
        <w:tc>
          <w:tcPr>
            <w:tcW w:w="560" w:type="dxa"/>
            <w:shd w:val="clear" w:color="auto" w:fill="1B2A47"/>
            <w:tcMar>
              <w:top w:w="60" w:type="dxa"/>
              <w:left w:w="90" w:type="dxa"/>
              <w:bottom w:w="60" w:type="dxa"/>
              <w:right w:w="90" w:type="dxa"/>
            </w:tcMar>
          </w:tcPr>
          <w:p w:rsidR="0046729B" w:rsidRDefault="00767123" w14:paraId="5B1C53EC" w14:textId="77777777">
            <w:pPr>
              <w:spacing w:after="0"/>
            </w:pPr>
            <w:r>
              <w:rPr>
                <w:b/>
                <w:bCs/>
                <w:color w:val="FFFFFF"/>
                <w:sz w:val="18"/>
                <w:szCs w:val="18"/>
              </w:rPr>
              <w:t>Pri</w:t>
            </w:r>
          </w:p>
        </w:tc>
        <w:tc>
          <w:tcPr>
            <w:tcW w:w="6620" w:type="dxa"/>
            <w:shd w:val="clear" w:color="auto" w:fill="1B2A47"/>
            <w:tcMar>
              <w:top w:w="60" w:type="dxa"/>
              <w:left w:w="90" w:type="dxa"/>
              <w:bottom w:w="60" w:type="dxa"/>
              <w:right w:w="90" w:type="dxa"/>
            </w:tcMar>
          </w:tcPr>
          <w:p w:rsidR="0046729B" w:rsidRDefault="00767123" w14:paraId="68CC7CD8" w14:textId="77777777">
            <w:pPr>
              <w:spacing w:after="0"/>
            </w:pPr>
            <w:r>
              <w:rPr>
                <w:b/>
                <w:bCs/>
                <w:color w:val="FFFFFF"/>
                <w:sz w:val="18"/>
                <w:szCs w:val="18"/>
              </w:rPr>
              <w:t>Description</w:t>
            </w:r>
          </w:p>
        </w:tc>
      </w:tr>
      <w:tr w:rsidR="0046729B" w:rsidTr="19EEAAC3" w14:paraId="544F0D4C" w14:textId="77777777">
        <w:trPr>
          <w:cantSplit/>
        </w:trPr>
        <w:tc>
          <w:tcPr>
            <w:tcW w:w="2900" w:type="dxa"/>
            <w:tcMar>
              <w:top w:w="60" w:type="dxa"/>
              <w:left w:w="90" w:type="dxa"/>
              <w:bottom w:w="60" w:type="dxa"/>
              <w:right w:w="90" w:type="dxa"/>
            </w:tcMar>
          </w:tcPr>
          <w:p w:rsidR="0046729B" w:rsidRDefault="00767123" w14:paraId="75E9711E" w14:textId="77777777">
            <w:pPr>
              <w:spacing w:after="0"/>
            </w:pPr>
            <w:r>
              <w:rPr>
                <w:sz w:val="16"/>
                <w:szCs w:val="16"/>
              </w:rPr>
              <w:t>Claims List View</w:t>
            </w:r>
          </w:p>
        </w:tc>
        <w:tc>
          <w:tcPr>
            <w:tcW w:w="560" w:type="dxa"/>
            <w:tcMar>
              <w:top w:w="60" w:type="dxa"/>
              <w:left w:w="90" w:type="dxa"/>
              <w:bottom w:w="60" w:type="dxa"/>
              <w:right w:w="90" w:type="dxa"/>
            </w:tcMar>
          </w:tcPr>
          <w:p w:rsidR="0046729B" w:rsidRDefault="00767123" w14:paraId="17A57E64" w14:textId="77777777">
            <w:pPr>
              <w:spacing w:after="0"/>
            </w:pPr>
            <w:r>
              <w:rPr>
                <w:sz w:val="16"/>
                <w:szCs w:val="16"/>
              </w:rPr>
              <w:t>1</w:t>
            </w:r>
          </w:p>
        </w:tc>
        <w:tc>
          <w:tcPr>
            <w:tcW w:w="6620" w:type="dxa"/>
            <w:tcMar>
              <w:top w:w="60" w:type="dxa"/>
              <w:left w:w="90" w:type="dxa"/>
              <w:bottom w:w="60" w:type="dxa"/>
              <w:right w:w="90" w:type="dxa"/>
            </w:tcMar>
          </w:tcPr>
          <w:p w:rsidR="0046729B" w:rsidRDefault="00767123" w14:paraId="42EE8AC9" w14:textId="77777777">
            <w:pPr>
              <w:spacing w:after="0"/>
            </w:pPr>
            <w:r>
              <w:rPr>
                <w:sz w:val="16"/>
                <w:szCs w:val="16"/>
              </w:rPr>
              <w:t>Sortable, filterable, paginated list of all claims with configurable columns.</w:t>
            </w:r>
          </w:p>
        </w:tc>
      </w:tr>
      <w:tr w:rsidR="0046729B" w:rsidTr="19EEAAC3" w14:paraId="027F7A86" w14:textId="77777777">
        <w:trPr>
          <w:cantSplit/>
        </w:trPr>
        <w:tc>
          <w:tcPr>
            <w:tcW w:w="2900" w:type="dxa"/>
            <w:shd w:val="clear" w:color="auto" w:fill="F2F4F6"/>
            <w:tcMar>
              <w:top w:w="60" w:type="dxa"/>
              <w:left w:w="90" w:type="dxa"/>
              <w:bottom w:w="60" w:type="dxa"/>
              <w:right w:w="90" w:type="dxa"/>
            </w:tcMar>
          </w:tcPr>
          <w:p w:rsidR="0046729B" w:rsidRDefault="00767123" w14:paraId="77BDF300" w14:textId="77777777">
            <w:pPr>
              <w:spacing w:after="0"/>
            </w:pPr>
            <w:r>
              <w:rPr>
                <w:sz w:val="16"/>
                <w:szCs w:val="16"/>
              </w:rPr>
              <w:t xml:space="preserve">   ↳ Filter claims list by status and LOB</w:t>
            </w:r>
          </w:p>
        </w:tc>
        <w:tc>
          <w:tcPr>
            <w:tcW w:w="560" w:type="dxa"/>
            <w:shd w:val="clear" w:color="auto" w:fill="F2F4F6"/>
            <w:tcMar>
              <w:top w:w="60" w:type="dxa"/>
              <w:left w:w="90" w:type="dxa"/>
              <w:bottom w:w="60" w:type="dxa"/>
              <w:right w:w="90" w:type="dxa"/>
            </w:tcMar>
          </w:tcPr>
          <w:p w:rsidR="0046729B" w:rsidRDefault="00767123" w14:paraId="4D203166" w14:textId="77777777">
            <w:pPr>
              <w:spacing w:after="0"/>
            </w:pPr>
            <w:r>
              <w:rPr>
                <w:sz w:val="16"/>
                <w:szCs w:val="16"/>
              </w:rPr>
              <w:t>1</w:t>
            </w:r>
          </w:p>
        </w:tc>
        <w:tc>
          <w:tcPr>
            <w:tcW w:w="6620" w:type="dxa"/>
            <w:shd w:val="clear" w:color="auto" w:fill="F2F4F6"/>
            <w:tcMar>
              <w:top w:w="60" w:type="dxa"/>
              <w:left w:w="90" w:type="dxa"/>
              <w:bottom w:w="60" w:type="dxa"/>
              <w:right w:w="90" w:type="dxa"/>
            </w:tcMar>
          </w:tcPr>
          <w:p w:rsidR="0046729B" w:rsidRDefault="00767123" w14:paraId="6713ED32" w14:textId="77777777">
            <w:pPr>
              <w:spacing w:after="0"/>
            </w:pPr>
            <w:r>
              <w:rPr>
                <w:sz w:val="16"/>
                <w:szCs w:val="16"/>
              </w:rPr>
              <w:t>As a client user, I want to filter my claims list by status and line of business so I can focus on active, high-priority claims.</w:t>
            </w:r>
          </w:p>
        </w:tc>
      </w:tr>
      <w:tr w:rsidR="0046729B" w:rsidTr="19EEAAC3" w14:paraId="76B7279E" w14:textId="77777777">
        <w:trPr>
          <w:cantSplit/>
        </w:trPr>
        <w:tc>
          <w:tcPr>
            <w:tcW w:w="2900" w:type="dxa"/>
            <w:tcMar>
              <w:top w:w="60" w:type="dxa"/>
              <w:left w:w="90" w:type="dxa"/>
              <w:bottom w:w="60" w:type="dxa"/>
              <w:right w:w="90" w:type="dxa"/>
            </w:tcMar>
          </w:tcPr>
          <w:p w:rsidR="0046729B" w:rsidRDefault="00767123" w14:paraId="6F8C149C" w14:textId="77777777">
            <w:pPr>
              <w:spacing w:after="0"/>
            </w:pPr>
            <w:r>
              <w:rPr>
                <w:sz w:val="16"/>
                <w:szCs w:val="16"/>
              </w:rPr>
              <w:t>Advanced Search &amp; Saved Filters</w:t>
            </w:r>
          </w:p>
        </w:tc>
        <w:tc>
          <w:tcPr>
            <w:tcW w:w="560" w:type="dxa"/>
            <w:tcMar>
              <w:top w:w="60" w:type="dxa"/>
              <w:left w:w="90" w:type="dxa"/>
              <w:bottom w:w="60" w:type="dxa"/>
              <w:right w:w="90" w:type="dxa"/>
            </w:tcMar>
          </w:tcPr>
          <w:p w:rsidR="0046729B" w:rsidRDefault="00767123" w14:paraId="6BFF8BC6" w14:textId="77777777">
            <w:pPr>
              <w:spacing w:after="0"/>
            </w:pPr>
            <w:r>
              <w:rPr>
                <w:sz w:val="16"/>
                <w:szCs w:val="16"/>
              </w:rPr>
              <w:t>1</w:t>
            </w:r>
          </w:p>
        </w:tc>
        <w:tc>
          <w:tcPr>
            <w:tcW w:w="6620" w:type="dxa"/>
            <w:tcMar>
              <w:top w:w="60" w:type="dxa"/>
              <w:left w:w="90" w:type="dxa"/>
              <w:bottom w:w="60" w:type="dxa"/>
              <w:right w:w="90" w:type="dxa"/>
            </w:tcMar>
          </w:tcPr>
          <w:p w:rsidR="0046729B" w:rsidRDefault="00767123" w14:paraId="45A21973" w14:textId="77777777">
            <w:pPr>
              <w:spacing w:after="0"/>
            </w:pPr>
            <w:r>
              <w:rPr>
                <w:sz w:val="16"/>
                <w:szCs w:val="16"/>
              </w:rPr>
              <w:t>Multi-criteria search (status, LOB, date range, adjuster, reserve amount) with saved and shareable views.</w:t>
            </w:r>
          </w:p>
        </w:tc>
      </w:tr>
      <w:tr w:rsidR="0046729B" w:rsidTr="19EEAAC3" w14:paraId="0431B8A9" w14:textId="77777777">
        <w:trPr>
          <w:cantSplit/>
        </w:trPr>
        <w:tc>
          <w:tcPr>
            <w:tcW w:w="2900" w:type="dxa"/>
            <w:shd w:val="clear" w:color="auto" w:fill="F2F4F6"/>
            <w:tcMar>
              <w:top w:w="60" w:type="dxa"/>
              <w:left w:w="90" w:type="dxa"/>
              <w:bottom w:w="60" w:type="dxa"/>
              <w:right w:w="90" w:type="dxa"/>
            </w:tcMar>
          </w:tcPr>
          <w:p w:rsidR="0046729B" w:rsidRDefault="00767123" w14:paraId="6B77C63E" w14:textId="77777777">
            <w:pPr>
              <w:spacing w:after="0"/>
            </w:pPr>
            <w:r>
              <w:rPr>
                <w:sz w:val="16"/>
                <w:szCs w:val="16"/>
              </w:rPr>
              <w:t>Claim 360 Detail View</w:t>
            </w:r>
          </w:p>
        </w:tc>
        <w:tc>
          <w:tcPr>
            <w:tcW w:w="560" w:type="dxa"/>
            <w:shd w:val="clear" w:color="auto" w:fill="F2F4F6"/>
            <w:tcMar>
              <w:top w:w="60" w:type="dxa"/>
              <w:left w:w="90" w:type="dxa"/>
              <w:bottom w:w="60" w:type="dxa"/>
              <w:right w:w="90" w:type="dxa"/>
            </w:tcMar>
          </w:tcPr>
          <w:p w:rsidR="0046729B" w:rsidRDefault="00767123" w14:paraId="6CFD1D73" w14:textId="77777777">
            <w:pPr>
              <w:spacing w:after="0"/>
            </w:pPr>
            <w:r>
              <w:rPr>
                <w:sz w:val="16"/>
                <w:szCs w:val="16"/>
              </w:rPr>
              <w:t>1</w:t>
            </w:r>
          </w:p>
        </w:tc>
        <w:tc>
          <w:tcPr>
            <w:tcW w:w="6620" w:type="dxa"/>
            <w:shd w:val="clear" w:color="auto" w:fill="F2F4F6"/>
            <w:tcMar>
              <w:top w:w="60" w:type="dxa"/>
              <w:left w:w="90" w:type="dxa"/>
              <w:bottom w:w="60" w:type="dxa"/>
              <w:right w:w="90" w:type="dxa"/>
            </w:tcMar>
          </w:tcPr>
          <w:p w:rsidR="0046729B" w:rsidRDefault="00767123" w14:paraId="455FB864" w14:textId="4D0F40EB">
            <w:pPr>
              <w:spacing w:after="0"/>
              <w:rPr>
                <w:sz w:val="16"/>
                <w:szCs w:val="16"/>
              </w:rPr>
            </w:pPr>
            <w:r w:rsidRPr="78BE6B19" w:rsidR="344B7F01">
              <w:rPr>
                <w:sz w:val="16"/>
                <w:szCs w:val="16"/>
              </w:rPr>
              <w:t>Single claim view combining status, timeline, financials, contacts, documents, and notes.</w:t>
            </w:r>
            <w:r w:rsidRPr="78BE6B19" w:rsidR="72D7AFCD">
              <w:rPr>
                <w:sz w:val="16"/>
                <w:szCs w:val="16"/>
              </w:rPr>
              <w:t xml:space="preserve"> 2 step navigation. </w:t>
            </w:r>
            <w:r w:rsidRPr="78BE6B19" w:rsidR="72D7AFCD">
              <w:rPr>
                <w:sz w:val="16"/>
                <w:szCs w:val="16"/>
              </w:rPr>
              <w:t>First Claim list and Claims Details on  Click</w:t>
            </w:r>
          </w:p>
        </w:tc>
      </w:tr>
      <w:tr w:rsidR="0046729B" w:rsidTr="19EEAAC3" w14:paraId="0CCCAB78" w14:textId="77777777">
        <w:trPr>
          <w:cantSplit/>
        </w:trPr>
        <w:tc>
          <w:tcPr>
            <w:tcW w:w="2900" w:type="dxa"/>
            <w:tcMar>
              <w:top w:w="60" w:type="dxa"/>
              <w:left w:w="90" w:type="dxa"/>
              <w:bottom w:w="60" w:type="dxa"/>
              <w:right w:w="90" w:type="dxa"/>
            </w:tcMar>
          </w:tcPr>
          <w:p w:rsidR="0046729B" w:rsidRDefault="00767123" w14:paraId="0285E731" w14:textId="77777777">
            <w:pPr>
              <w:spacing w:after="0"/>
            </w:pPr>
            <w:r w:rsidRPr="19EEAAC3" w:rsidR="0A20DB48">
              <w:rPr>
                <w:sz w:val="16"/>
                <w:szCs w:val="16"/>
              </w:rPr>
              <w:t>Claim Status Timeline</w:t>
            </w:r>
          </w:p>
        </w:tc>
        <w:tc>
          <w:tcPr>
            <w:tcW w:w="560" w:type="dxa"/>
            <w:tcMar>
              <w:top w:w="60" w:type="dxa"/>
              <w:left w:w="90" w:type="dxa"/>
              <w:bottom w:w="60" w:type="dxa"/>
              <w:right w:w="90" w:type="dxa"/>
            </w:tcMar>
          </w:tcPr>
          <w:p w:rsidR="0046729B" w:rsidRDefault="00767123" w14:paraId="6602F454" w14:textId="77777777">
            <w:pPr>
              <w:spacing w:after="0"/>
            </w:pPr>
            <w:r>
              <w:rPr>
                <w:sz w:val="16"/>
                <w:szCs w:val="16"/>
              </w:rPr>
              <w:t>1</w:t>
            </w:r>
          </w:p>
        </w:tc>
        <w:tc>
          <w:tcPr>
            <w:tcW w:w="6620" w:type="dxa"/>
            <w:tcMar>
              <w:top w:w="60" w:type="dxa"/>
              <w:left w:w="90" w:type="dxa"/>
              <w:bottom w:w="60" w:type="dxa"/>
              <w:right w:w="90" w:type="dxa"/>
            </w:tcMar>
          </w:tcPr>
          <w:p w:rsidR="0046729B" w:rsidRDefault="00767123" w14:paraId="1A6416D5" w14:textId="77777777">
            <w:pPr>
              <w:spacing w:after="0"/>
            </w:pPr>
            <w:r w:rsidRPr="19EEAAC3" w:rsidR="0A20DB48">
              <w:rPr>
                <w:sz w:val="16"/>
                <w:szCs w:val="16"/>
              </w:rPr>
              <w:t>Visual milestone tracker: Reported, Under Review, Reserve Set, Payment, Closed.</w:t>
            </w:r>
          </w:p>
        </w:tc>
      </w:tr>
      <w:tr w:rsidR="0046729B" w:rsidTr="19EEAAC3" w14:paraId="03E08773" w14:textId="77777777">
        <w:trPr>
          <w:cantSplit/>
        </w:trPr>
        <w:tc>
          <w:tcPr>
            <w:tcW w:w="2900" w:type="dxa"/>
            <w:shd w:val="clear" w:color="auto" w:fill="F2F4F6"/>
            <w:tcMar>
              <w:top w:w="60" w:type="dxa"/>
              <w:left w:w="90" w:type="dxa"/>
              <w:bottom w:w="60" w:type="dxa"/>
              <w:right w:w="90" w:type="dxa"/>
            </w:tcMar>
          </w:tcPr>
          <w:p w:rsidR="0046729B" w:rsidRDefault="00767123" w14:paraId="22DAD604" w14:textId="77777777">
            <w:pPr>
              <w:spacing w:after="0"/>
            </w:pPr>
            <w:r>
              <w:rPr>
                <w:sz w:val="16"/>
                <w:szCs w:val="16"/>
              </w:rPr>
              <w:t xml:space="preserve">   ↳ View visual claim lifecycle timeline</w:t>
            </w:r>
          </w:p>
        </w:tc>
        <w:tc>
          <w:tcPr>
            <w:tcW w:w="560" w:type="dxa"/>
            <w:shd w:val="clear" w:color="auto" w:fill="F2F4F6"/>
            <w:tcMar>
              <w:top w:w="60" w:type="dxa"/>
              <w:left w:w="90" w:type="dxa"/>
              <w:bottom w:w="60" w:type="dxa"/>
              <w:right w:w="90" w:type="dxa"/>
            </w:tcMar>
          </w:tcPr>
          <w:p w:rsidR="0046729B" w:rsidRDefault="00767123" w14:paraId="40510C81" w14:textId="77777777">
            <w:pPr>
              <w:spacing w:after="0"/>
            </w:pPr>
            <w:r>
              <w:rPr>
                <w:sz w:val="16"/>
                <w:szCs w:val="16"/>
              </w:rPr>
              <w:t>1</w:t>
            </w:r>
          </w:p>
        </w:tc>
        <w:tc>
          <w:tcPr>
            <w:tcW w:w="6620" w:type="dxa"/>
            <w:shd w:val="clear" w:color="auto" w:fill="F2F4F6"/>
            <w:tcMar>
              <w:top w:w="60" w:type="dxa"/>
              <w:left w:w="90" w:type="dxa"/>
              <w:bottom w:w="60" w:type="dxa"/>
              <w:right w:w="90" w:type="dxa"/>
            </w:tcMar>
          </w:tcPr>
          <w:p w:rsidR="0046729B" w:rsidRDefault="00767123" w14:paraId="00597B6C" w14:textId="77777777">
            <w:pPr>
              <w:spacing w:after="0"/>
            </w:pPr>
            <w:r>
              <w:rPr>
                <w:sz w:val="16"/>
                <w:szCs w:val="16"/>
              </w:rPr>
              <w:t>As a client user, I want to view a visual timeline of a claim's lifecycle so I understand where it stands without contacting the adjuster.</w:t>
            </w:r>
          </w:p>
        </w:tc>
      </w:tr>
      <w:tr w:rsidR="0046729B" w:rsidTr="19EEAAC3" w14:paraId="5B1BB5FA" w14:textId="77777777">
        <w:trPr>
          <w:cantSplit/>
        </w:trPr>
        <w:tc>
          <w:tcPr>
            <w:tcW w:w="2900" w:type="dxa"/>
            <w:tcMar>
              <w:top w:w="60" w:type="dxa"/>
              <w:left w:w="90" w:type="dxa"/>
              <w:bottom w:w="60" w:type="dxa"/>
              <w:right w:w="90" w:type="dxa"/>
            </w:tcMar>
          </w:tcPr>
          <w:p w:rsidR="0046729B" w:rsidRDefault="00767123" w14:paraId="57B8F682" w14:textId="77777777">
            <w:pPr>
              <w:spacing w:after="0"/>
            </w:pPr>
            <w:r>
              <w:rPr>
                <w:sz w:val="16"/>
                <w:szCs w:val="16"/>
              </w:rPr>
              <w:t>Document Repository per Claim</w:t>
            </w:r>
          </w:p>
        </w:tc>
        <w:tc>
          <w:tcPr>
            <w:tcW w:w="560" w:type="dxa"/>
            <w:tcMar>
              <w:top w:w="60" w:type="dxa"/>
              <w:left w:w="90" w:type="dxa"/>
              <w:bottom w:w="60" w:type="dxa"/>
              <w:right w:w="90" w:type="dxa"/>
            </w:tcMar>
          </w:tcPr>
          <w:p w:rsidR="0046729B" w:rsidRDefault="00767123" w14:paraId="6DD5B61F" w14:textId="77777777">
            <w:pPr>
              <w:spacing w:after="0"/>
            </w:pPr>
            <w:r>
              <w:rPr>
                <w:sz w:val="16"/>
                <w:szCs w:val="16"/>
              </w:rPr>
              <w:t>1</w:t>
            </w:r>
          </w:p>
        </w:tc>
        <w:tc>
          <w:tcPr>
            <w:tcW w:w="6620" w:type="dxa"/>
            <w:tcMar>
              <w:top w:w="60" w:type="dxa"/>
              <w:left w:w="90" w:type="dxa"/>
              <w:bottom w:w="60" w:type="dxa"/>
              <w:right w:w="90" w:type="dxa"/>
            </w:tcMar>
          </w:tcPr>
          <w:p w:rsidR="0046729B" w:rsidRDefault="00767123" w14:paraId="3AB8B59A" w14:textId="7F0D9086">
            <w:pPr>
              <w:spacing w:after="0"/>
              <w:rPr>
                <w:sz w:val="16"/>
                <w:szCs w:val="16"/>
              </w:rPr>
            </w:pPr>
            <w:r w:rsidRPr="78BE6B19" w:rsidR="344B7F01">
              <w:rPr>
                <w:sz w:val="16"/>
                <w:szCs w:val="16"/>
              </w:rPr>
              <w:t>Centralized, permissioned storage for all claim-related files and correspondence.</w:t>
            </w:r>
            <w:r w:rsidRPr="78BE6B19" w:rsidR="0675A0E0">
              <w:rPr>
                <w:sz w:val="16"/>
                <w:szCs w:val="16"/>
              </w:rPr>
              <w:t xml:space="preserve"> </w:t>
            </w:r>
            <w:r w:rsidRPr="78BE6B19" w:rsidR="0675A0E0">
              <w:rPr>
                <w:sz w:val="16"/>
                <w:szCs w:val="16"/>
              </w:rPr>
              <w:t>Source will be Claims Copilot. Clients have the ability to upload documents.</w:t>
            </w:r>
          </w:p>
        </w:tc>
      </w:tr>
      <w:tr w:rsidR="0046729B" w:rsidTr="19EEAAC3" w14:paraId="3731A338" w14:textId="77777777">
        <w:trPr>
          <w:cantSplit/>
        </w:trPr>
        <w:tc>
          <w:tcPr>
            <w:tcW w:w="2900" w:type="dxa"/>
            <w:shd w:val="clear" w:color="auto" w:fill="F2F4F6"/>
            <w:tcMar>
              <w:top w:w="60" w:type="dxa"/>
              <w:left w:w="90" w:type="dxa"/>
              <w:bottom w:w="60" w:type="dxa"/>
              <w:right w:w="90" w:type="dxa"/>
            </w:tcMar>
          </w:tcPr>
          <w:p w:rsidR="0046729B" w:rsidRDefault="00767123" w14:paraId="51211A46" w14:textId="77777777">
            <w:pPr>
              <w:spacing w:after="0"/>
            </w:pPr>
            <w:r>
              <w:rPr>
                <w:sz w:val="16"/>
                <w:szCs w:val="16"/>
              </w:rPr>
              <w:t>Adjuster/Contact Communication Thread</w:t>
            </w:r>
          </w:p>
        </w:tc>
        <w:tc>
          <w:tcPr>
            <w:tcW w:w="560" w:type="dxa"/>
            <w:shd w:val="clear" w:color="auto" w:fill="F2F4F6"/>
            <w:tcMar>
              <w:top w:w="60" w:type="dxa"/>
              <w:left w:w="90" w:type="dxa"/>
              <w:bottom w:w="60" w:type="dxa"/>
              <w:right w:w="90" w:type="dxa"/>
            </w:tcMar>
          </w:tcPr>
          <w:p w:rsidR="0046729B" w:rsidRDefault="00767123" w14:paraId="7DF9E331" w14:textId="77777777">
            <w:pPr>
              <w:spacing w:after="0"/>
            </w:pPr>
            <w:r>
              <w:rPr>
                <w:sz w:val="16"/>
                <w:szCs w:val="16"/>
              </w:rPr>
              <w:t>2</w:t>
            </w:r>
          </w:p>
        </w:tc>
        <w:tc>
          <w:tcPr>
            <w:tcW w:w="6620" w:type="dxa"/>
            <w:shd w:val="clear" w:color="auto" w:fill="F2F4F6"/>
            <w:tcMar>
              <w:top w:w="60" w:type="dxa"/>
              <w:left w:w="90" w:type="dxa"/>
              <w:bottom w:w="60" w:type="dxa"/>
              <w:right w:w="90" w:type="dxa"/>
            </w:tcMar>
          </w:tcPr>
          <w:p w:rsidR="0046729B" w:rsidRDefault="00767123" w14:paraId="768DC0FD" w14:textId="77777777">
            <w:pPr>
              <w:spacing w:after="0"/>
            </w:pPr>
            <w:r>
              <w:rPr>
                <w:sz w:val="16"/>
                <w:szCs w:val="16"/>
              </w:rPr>
              <w:t>In-context messaging and history with the assigned claims handler.</w:t>
            </w:r>
          </w:p>
        </w:tc>
      </w:tr>
      <w:tr w:rsidR="0046729B" w:rsidTr="19EEAAC3" w14:paraId="56F0C5A1" w14:textId="77777777">
        <w:trPr>
          <w:cantSplit/>
        </w:trPr>
        <w:tc>
          <w:tcPr>
            <w:tcW w:w="2900" w:type="dxa"/>
            <w:tcMar>
              <w:top w:w="60" w:type="dxa"/>
              <w:left w:w="90" w:type="dxa"/>
              <w:bottom w:w="60" w:type="dxa"/>
              <w:right w:w="90" w:type="dxa"/>
            </w:tcMar>
          </w:tcPr>
          <w:p w:rsidR="0046729B" w:rsidRDefault="00767123" w14:paraId="064F782F" w14:textId="77777777">
            <w:pPr>
              <w:spacing w:after="0"/>
            </w:pPr>
            <w:r>
              <w:rPr>
                <w:sz w:val="16"/>
                <w:szCs w:val="16"/>
              </w:rPr>
              <w:t>Bulk Export &amp; Print</w:t>
            </w:r>
          </w:p>
        </w:tc>
        <w:tc>
          <w:tcPr>
            <w:tcW w:w="560" w:type="dxa"/>
            <w:tcMar>
              <w:top w:w="60" w:type="dxa"/>
              <w:left w:w="90" w:type="dxa"/>
              <w:bottom w:w="60" w:type="dxa"/>
              <w:right w:w="90" w:type="dxa"/>
            </w:tcMar>
          </w:tcPr>
          <w:p w:rsidR="0046729B" w:rsidRDefault="00767123" w14:paraId="31C25893" w14:textId="77777777">
            <w:pPr>
              <w:spacing w:after="0"/>
            </w:pPr>
            <w:r>
              <w:rPr>
                <w:sz w:val="16"/>
                <w:szCs w:val="16"/>
              </w:rPr>
              <w:t>2</w:t>
            </w:r>
          </w:p>
        </w:tc>
        <w:tc>
          <w:tcPr>
            <w:tcW w:w="6620" w:type="dxa"/>
            <w:tcMar>
              <w:top w:w="60" w:type="dxa"/>
              <w:left w:w="90" w:type="dxa"/>
              <w:bottom w:w="60" w:type="dxa"/>
              <w:right w:w="90" w:type="dxa"/>
            </w:tcMar>
          </w:tcPr>
          <w:p w:rsidR="0046729B" w:rsidRDefault="00767123" w14:paraId="07CCCD68" w14:textId="77777777">
            <w:pPr>
              <w:spacing w:after="0"/>
            </w:pPr>
            <w:r>
              <w:rPr>
                <w:sz w:val="16"/>
                <w:szCs w:val="16"/>
              </w:rPr>
              <w:t>Export claims list or claim detail to Excel or PDF for offline reporting.</w:t>
            </w:r>
          </w:p>
        </w:tc>
      </w:tr>
      <w:tr w:rsidR="0046729B" w:rsidTr="19EEAAC3" w14:paraId="3C971001" w14:textId="77777777">
        <w:trPr>
          <w:cantSplit/>
        </w:trPr>
        <w:tc>
          <w:tcPr>
            <w:tcW w:w="2900" w:type="dxa"/>
            <w:shd w:val="clear" w:color="auto" w:fill="F2F4F6"/>
            <w:tcMar>
              <w:top w:w="60" w:type="dxa"/>
              <w:left w:w="90" w:type="dxa"/>
              <w:bottom w:w="60" w:type="dxa"/>
              <w:right w:w="90" w:type="dxa"/>
            </w:tcMar>
          </w:tcPr>
          <w:p w:rsidR="0046729B" w:rsidRDefault="00767123" w14:paraId="6DDA89D4" w14:textId="77777777">
            <w:pPr>
              <w:spacing w:after="0"/>
            </w:pPr>
            <w:r>
              <w:rPr>
                <w:sz w:val="16"/>
                <w:szCs w:val="16"/>
              </w:rPr>
              <w:t xml:space="preserve">   ↳ Export claims list to Excel</w:t>
            </w:r>
          </w:p>
        </w:tc>
        <w:tc>
          <w:tcPr>
            <w:tcW w:w="560" w:type="dxa"/>
            <w:shd w:val="clear" w:color="auto" w:fill="F2F4F6"/>
            <w:tcMar>
              <w:top w:w="60" w:type="dxa"/>
              <w:left w:w="90" w:type="dxa"/>
              <w:bottom w:w="60" w:type="dxa"/>
              <w:right w:w="90" w:type="dxa"/>
            </w:tcMar>
          </w:tcPr>
          <w:p w:rsidR="0046729B" w:rsidRDefault="00767123" w14:paraId="73E669C5" w14:textId="77777777">
            <w:pPr>
              <w:spacing w:after="0"/>
            </w:pPr>
            <w:r>
              <w:rPr>
                <w:sz w:val="16"/>
                <w:szCs w:val="16"/>
              </w:rPr>
              <w:t>2</w:t>
            </w:r>
          </w:p>
        </w:tc>
        <w:tc>
          <w:tcPr>
            <w:tcW w:w="6620" w:type="dxa"/>
            <w:shd w:val="clear" w:color="auto" w:fill="F2F4F6"/>
            <w:tcMar>
              <w:top w:w="60" w:type="dxa"/>
              <w:left w:w="90" w:type="dxa"/>
              <w:bottom w:w="60" w:type="dxa"/>
              <w:right w:w="90" w:type="dxa"/>
            </w:tcMar>
          </w:tcPr>
          <w:p w:rsidR="0046729B" w:rsidRDefault="00767123" w14:paraId="6974B029" w14:textId="77777777">
            <w:pPr>
              <w:spacing w:after="0"/>
            </w:pPr>
            <w:r>
              <w:rPr>
                <w:sz w:val="16"/>
                <w:szCs w:val="16"/>
              </w:rPr>
              <w:t>As a client user, I want to export my claims list to Excel so I can share it with my finance team.</w:t>
            </w:r>
          </w:p>
        </w:tc>
      </w:tr>
    </w:tbl>
    <w:p w:rsidR="0046729B" w:rsidRDefault="00767123" w14:paraId="0A4DBA8D" w14:textId="25F3A894">
      <w:pPr>
        <w:pStyle w:val="Heading3"/>
      </w:pPr>
      <w:bookmarkStart w:name="_Toc657041762" w:id="607"/>
      <w:r w:rsidR="0A20DB48">
        <w:rPr/>
        <w:t>Epic 4: Actionable Claims Analytics &amp; Insights</w:t>
      </w:r>
      <w:bookmarkEnd w:id="607"/>
    </w:p>
    <w:p w:rsidR="0046729B" w:rsidRDefault="00767123" w14:paraId="62FA71F0" w14:textId="77777777">
      <w:pPr>
        <w:spacing w:after="100"/>
      </w:pPr>
      <w:r>
        <w:rPr>
          <w:i/>
          <w:iCs/>
        </w:rPr>
        <w:t>Interactive, decision-ready analytics that go beyond static reporting to surface trends, risks, and opportunities across the client's claims program.</w:t>
      </w:r>
    </w:p>
    <w:p w:rsidR="0046729B" w:rsidRDefault="00767123" w14:paraId="3CF1DF4D" w14:textId="77777777">
      <w:pPr>
        <w:spacing w:after="100"/>
      </w:pPr>
      <w:r>
        <w:rPr>
          <w:color w:val="5A6472"/>
          <w:sz w:val="17"/>
          <w:szCs w:val="17"/>
        </w:rPr>
        <w:t>Priority: 1   |   Tag: Analytics</w:t>
      </w:r>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2900"/>
        <w:gridCol w:w="560"/>
        <w:gridCol w:w="6620"/>
      </w:tblGrid>
      <w:tr w:rsidR="0046729B" w14:paraId="0F2DB0B0" w14:textId="77777777">
        <w:trPr>
          <w:tblHeader/>
        </w:trPr>
        <w:tc>
          <w:tcPr>
            <w:tcW w:w="2900" w:type="dxa"/>
            <w:shd w:val="clear" w:color="auto" w:fill="1B2A47"/>
            <w:tcMar>
              <w:top w:w="60" w:type="dxa"/>
              <w:left w:w="90" w:type="dxa"/>
              <w:bottom w:w="60" w:type="dxa"/>
              <w:right w:w="90" w:type="dxa"/>
            </w:tcMar>
          </w:tcPr>
          <w:p w:rsidR="0046729B" w:rsidRDefault="00767123" w14:paraId="26106205" w14:textId="77777777">
            <w:pPr>
              <w:spacing w:after="0"/>
            </w:pPr>
            <w:r>
              <w:rPr>
                <w:b/>
                <w:bCs/>
                <w:color w:val="FFFFFF"/>
                <w:sz w:val="18"/>
                <w:szCs w:val="18"/>
              </w:rPr>
              <w:t>Feature / User Story</w:t>
            </w:r>
          </w:p>
        </w:tc>
        <w:tc>
          <w:tcPr>
            <w:tcW w:w="560" w:type="dxa"/>
            <w:shd w:val="clear" w:color="auto" w:fill="1B2A47"/>
            <w:tcMar>
              <w:top w:w="60" w:type="dxa"/>
              <w:left w:w="90" w:type="dxa"/>
              <w:bottom w:w="60" w:type="dxa"/>
              <w:right w:w="90" w:type="dxa"/>
            </w:tcMar>
          </w:tcPr>
          <w:p w:rsidR="0046729B" w:rsidRDefault="00767123" w14:paraId="5D8D1382" w14:textId="77777777">
            <w:pPr>
              <w:spacing w:after="0"/>
            </w:pPr>
            <w:r>
              <w:rPr>
                <w:b/>
                <w:bCs/>
                <w:color w:val="FFFFFF"/>
                <w:sz w:val="18"/>
                <w:szCs w:val="18"/>
              </w:rPr>
              <w:t>Pri</w:t>
            </w:r>
          </w:p>
        </w:tc>
        <w:tc>
          <w:tcPr>
            <w:tcW w:w="6620" w:type="dxa"/>
            <w:shd w:val="clear" w:color="auto" w:fill="1B2A47"/>
            <w:tcMar>
              <w:top w:w="60" w:type="dxa"/>
              <w:left w:w="90" w:type="dxa"/>
              <w:bottom w:w="60" w:type="dxa"/>
              <w:right w:w="90" w:type="dxa"/>
            </w:tcMar>
          </w:tcPr>
          <w:p w:rsidR="0046729B" w:rsidRDefault="00767123" w14:paraId="08325D30" w14:textId="77777777">
            <w:pPr>
              <w:spacing w:after="0"/>
            </w:pPr>
            <w:r>
              <w:rPr>
                <w:b/>
                <w:bCs/>
                <w:color w:val="FFFFFF"/>
                <w:sz w:val="18"/>
                <w:szCs w:val="18"/>
              </w:rPr>
              <w:t>Description</w:t>
            </w:r>
          </w:p>
        </w:tc>
      </w:tr>
      <w:tr w:rsidR="0046729B" w14:paraId="7D179163" w14:textId="77777777">
        <w:trPr>
          <w:cantSplit/>
        </w:trPr>
        <w:tc>
          <w:tcPr>
            <w:tcW w:w="2900" w:type="dxa"/>
            <w:tcMar>
              <w:top w:w="60" w:type="dxa"/>
              <w:left w:w="90" w:type="dxa"/>
              <w:bottom w:w="60" w:type="dxa"/>
              <w:right w:w="90" w:type="dxa"/>
            </w:tcMar>
          </w:tcPr>
          <w:p w:rsidR="0046729B" w:rsidRDefault="00767123" w14:paraId="66E016E4" w14:textId="77777777">
            <w:pPr>
              <w:spacing w:after="0"/>
            </w:pPr>
            <w:r>
              <w:rPr>
                <w:sz w:val="16"/>
                <w:szCs w:val="16"/>
              </w:rPr>
              <w:t>Executive Analytics Dashboard</w:t>
            </w:r>
          </w:p>
        </w:tc>
        <w:tc>
          <w:tcPr>
            <w:tcW w:w="560" w:type="dxa"/>
            <w:tcMar>
              <w:top w:w="60" w:type="dxa"/>
              <w:left w:w="90" w:type="dxa"/>
              <w:bottom w:w="60" w:type="dxa"/>
              <w:right w:w="90" w:type="dxa"/>
            </w:tcMar>
          </w:tcPr>
          <w:p w:rsidR="0046729B" w:rsidRDefault="00767123" w14:paraId="3DDB298E" w14:textId="77777777">
            <w:pPr>
              <w:spacing w:after="0"/>
            </w:pPr>
            <w:r>
              <w:rPr>
                <w:sz w:val="16"/>
                <w:szCs w:val="16"/>
              </w:rPr>
              <w:t>1</w:t>
            </w:r>
          </w:p>
        </w:tc>
        <w:tc>
          <w:tcPr>
            <w:tcW w:w="6620" w:type="dxa"/>
            <w:tcMar>
              <w:top w:w="60" w:type="dxa"/>
              <w:left w:w="90" w:type="dxa"/>
              <w:bottom w:w="60" w:type="dxa"/>
              <w:right w:w="90" w:type="dxa"/>
            </w:tcMar>
          </w:tcPr>
          <w:p w:rsidR="0046729B" w:rsidRDefault="00767123" w14:paraId="1BD608AD" w14:textId="77777777">
            <w:pPr>
              <w:spacing w:after="0"/>
            </w:pPr>
            <w:r>
              <w:rPr>
                <w:sz w:val="16"/>
                <w:szCs w:val="16"/>
              </w:rPr>
              <w:t>High-level KPIs including open/closed counts, incurred and paid amounts, loss ratio, and average cycle time.</w:t>
            </w:r>
          </w:p>
        </w:tc>
      </w:tr>
      <w:tr w:rsidR="0046729B" w14:paraId="44903500" w14:textId="77777777">
        <w:trPr>
          <w:cantSplit/>
        </w:trPr>
        <w:tc>
          <w:tcPr>
            <w:tcW w:w="2900" w:type="dxa"/>
            <w:shd w:val="clear" w:color="auto" w:fill="F2F4F6"/>
            <w:tcMar>
              <w:top w:w="60" w:type="dxa"/>
              <w:left w:w="90" w:type="dxa"/>
              <w:bottom w:w="60" w:type="dxa"/>
              <w:right w:w="90" w:type="dxa"/>
            </w:tcMar>
          </w:tcPr>
          <w:p w:rsidR="0046729B" w:rsidRDefault="00767123" w14:paraId="0C317A2E" w14:textId="77777777">
            <w:pPr>
              <w:spacing w:after="0"/>
            </w:pPr>
            <w:r>
              <w:rPr>
                <w:sz w:val="16"/>
                <w:szCs w:val="16"/>
              </w:rPr>
              <w:t>Trend &amp; Loss Ratio Visualizations</w:t>
            </w:r>
          </w:p>
        </w:tc>
        <w:tc>
          <w:tcPr>
            <w:tcW w:w="560" w:type="dxa"/>
            <w:shd w:val="clear" w:color="auto" w:fill="F2F4F6"/>
            <w:tcMar>
              <w:top w:w="60" w:type="dxa"/>
              <w:left w:w="90" w:type="dxa"/>
              <w:bottom w:w="60" w:type="dxa"/>
              <w:right w:w="90" w:type="dxa"/>
            </w:tcMar>
          </w:tcPr>
          <w:p w:rsidR="0046729B" w:rsidRDefault="00767123" w14:paraId="6128E9E3" w14:textId="77777777">
            <w:pPr>
              <w:spacing w:after="0"/>
            </w:pPr>
            <w:r>
              <w:rPr>
                <w:sz w:val="16"/>
                <w:szCs w:val="16"/>
              </w:rPr>
              <w:t>1</w:t>
            </w:r>
          </w:p>
        </w:tc>
        <w:tc>
          <w:tcPr>
            <w:tcW w:w="6620" w:type="dxa"/>
            <w:shd w:val="clear" w:color="auto" w:fill="F2F4F6"/>
            <w:tcMar>
              <w:top w:w="60" w:type="dxa"/>
              <w:left w:w="90" w:type="dxa"/>
              <w:bottom w:w="60" w:type="dxa"/>
              <w:right w:w="90" w:type="dxa"/>
            </w:tcMar>
          </w:tcPr>
          <w:p w:rsidR="0046729B" w:rsidRDefault="00767123" w14:paraId="79A185A0" w14:textId="77777777">
            <w:pPr>
              <w:spacing w:after="0"/>
            </w:pPr>
            <w:r>
              <w:rPr>
                <w:sz w:val="16"/>
                <w:szCs w:val="16"/>
              </w:rPr>
              <w:t>Time-series and comparative charts by line of business, entity, and geography.</w:t>
            </w:r>
          </w:p>
        </w:tc>
      </w:tr>
      <w:tr w:rsidR="0046729B" w14:paraId="69023684" w14:textId="77777777">
        <w:trPr>
          <w:cantSplit/>
        </w:trPr>
        <w:tc>
          <w:tcPr>
            <w:tcW w:w="2900" w:type="dxa"/>
            <w:tcMar>
              <w:top w:w="60" w:type="dxa"/>
              <w:left w:w="90" w:type="dxa"/>
              <w:bottom w:w="60" w:type="dxa"/>
              <w:right w:w="90" w:type="dxa"/>
            </w:tcMar>
          </w:tcPr>
          <w:p w:rsidR="0046729B" w:rsidRDefault="00767123" w14:paraId="6B4E0DCD" w14:textId="77777777">
            <w:pPr>
              <w:spacing w:after="0"/>
            </w:pPr>
            <w:r>
              <w:rPr>
                <w:sz w:val="16"/>
                <w:szCs w:val="16"/>
              </w:rPr>
              <w:t xml:space="preserve">   ↳ Dashboard showing loss ratio trends by entity</w:t>
            </w:r>
          </w:p>
        </w:tc>
        <w:tc>
          <w:tcPr>
            <w:tcW w:w="560" w:type="dxa"/>
            <w:tcMar>
              <w:top w:w="60" w:type="dxa"/>
              <w:left w:w="90" w:type="dxa"/>
              <w:bottom w:w="60" w:type="dxa"/>
              <w:right w:w="90" w:type="dxa"/>
            </w:tcMar>
          </w:tcPr>
          <w:p w:rsidR="0046729B" w:rsidRDefault="00767123" w14:paraId="2C745248" w14:textId="77777777">
            <w:pPr>
              <w:spacing w:after="0"/>
            </w:pPr>
            <w:r>
              <w:rPr>
                <w:sz w:val="16"/>
                <w:szCs w:val="16"/>
              </w:rPr>
              <w:t>1</w:t>
            </w:r>
          </w:p>
        </w:tc>
        <w:tc>
          <w:tcPr>
            <w:tcW w:w="6620" w:type="dxa"/>
            <w:tcMar>
              <w:top w:w="60" w:type="dxa"/>
              <w:left w:w="90" w:type="dxa"/>
              <w:bottom w:w="60" w:type="dxa"/>
              <w:right w:w="90" w:type="dxa"/>
            </w:tcMar>
          </w:tcPr>
          <w:p w:rsidR="0046729B" w:rsidRDefault="00767123" w14:paraId="058561B6" w14:textId="77777777">
            <w:pPr>
              <w:spacing w:after="0"/>
            </w:pPr>
            <w:r>
              <w:rPr>
                <w:sz w:val="16"/>
                <w:szCs w:val="16"/>
              </w:rPr>
              <w:t>As a client risk manager, I want a dashboard showing loss ratio trends by entity so I can identify where losses are increasing.</w:t>
            </w:r>
          </w:p>
        </w:tc>
      </w:tr>
      <w:tr w:rsidR="0046729B" w14:paraId="1779316D" w14:textId="77777777">
        <w:trPr>
          <w:cantSplit/>
        </w:trPr>
        <w:tc>
          <w:tcPr>
            <w:tcW w:w="2900" w:type="dxa"/>
            <w:shd w:val="clear" w:color="auto" w:fill="F2F4F6"/>
            <w:tcMar>
              <w:top w:w="60" w:type="dxa"/>
              <w:left w:w="90" w:type="dxa"/>
              <w:bottom w:w="60" w:type="dxa"/>
              <w:right w:w="90" w:type="dxa"/>
            </w:tcMar>
          </w:tcPr>
          <w:p w:rsidR="0046729B" w:rsidRDefault="00767123" w14:paraId="14F25706" w14:textId="77777777">
            <w:pPr>
              <w:spacing w:after="0"/>
            </w:pPr>
            <w:r>
              <w:rPr>
                <w:sz w:val="16"/>
                <w:szCs w:val="16"/>
              </w:rPr>
              <w:t>Predictive Risk Indicators</w:t>
            </w:r>
          </w:p>
        </w:tc>
        <w:tc>
          <w:tcPr>
            <w:tcW w:w="560" w:type="dxa"/>
            <w:shd w:val="clear" w:color="auto" w:fill="F2F4F6"/>
            <w:tcMar>
              <w:top w:w="60" w:type="dxa"/>
              <w:left w:w="90" w:type="dxa"/>
              <w:bottom w:w="60" w:type="dxa"/>
              <w:right w:w="90" w:type="dxa"/>
            </w:tcMar>
          </w:tcPr>
          <w:p w:rsidR="0046729B" w:rsidRDefault="00767123" w14:paraId="30013854" w14:textId="77777777">
            <w:pPr>
              <w:spacing w:after="0"/>
            </w:pPr>
            <w:r>
              <w:rPr>
                <w:sz w:val="16"/>
                <w:szCs w:val="16"/>
              </w:rPr>
              <w:t>2</w:t>
            </w:r>
          </w:p>
        </w:tc>
        <w:tc>
          <w:tcPr>
            <w:tcW w:w="6620" w:type="dxa"/>
            <w:shd w:val="clear" w:color="auto" w:fill="F2F4F6"/>
            <w:tcMar>
              <w:top w:w="60" w:type="dxa"/>
              <w:left w:w="90" w:type="dxa"/>
              <w:bottom w:w="60" w:type="dxa"/>
              <w:right w:w="90" w:type="dxa"/>
            </w:tcMar>
          </w:tcPr>
          <w:p w:rsidR="0046729B" w:rsidRDefault="00767123" w14:paraId="39DABC5E" w14:textId="77777777">
            <w:pPr>
              <w:spacing w:after="0"/>
            </w:pPr>
            <w:r>
              <w:rPr>
                <w:sz w:val="16"/>
                <w:szCs w:val="16"/>
              </w:rPr>
              <w:t>AI/ML-flagged claims at risk of litigation, escalation, or reserve development.</w:t>
            </w:r>
          </w:p>
        </w:tc>
      </w:tr>
      <w:tr w:rsidR="0046729B" w14:paraId="20FA7439" w14:textId="77777777">
        <w:trPr>
          <w:cantSplit/>
        </w:trPr>
        <w:tc>
          <w:tcPr>
            <w:tcW w:w="2900" w:type="dxa"/>
            <w:tcMar>
              <w:top w:w="60" w:type="dxa"/>
              <w:left w:w="90" w:type="dxa"/>
              <w:bottom w:w="60" w:type="dxa"/>
              <w:right w:w="90" w:type="dxa"/>
            </w:tcMar>
          </w:tcPr>
          <w:p w:rsidR="0046729B" w:rsidRDefault="00767123" w14:paraId="1F69DCD2" w14:textId="77777777">
            <w:pPr>
              <w:spacing w:after="0"/>
            </w:pPr>
            <w:r>
              <w:rPr>
                <w:sz w:val="16"/>
                <w:szCs w:val="16"/>
              </w:rPr>
              <w:t>Benchmarking</w:t>
            </w:r>
          </w:p>
        </w:tc>
        <w:tc>
          <w:tcPr>
            <w:tcW w:w="560" w:type="dxa"/>
            <w:tcMar>
              <w:top w:w="60" w:type="dxa"/>
              <w:left w:w="90" w:type="dxa"/>
              <w:bottom w:w="60" w:type="dxa"/>
              <w:right w:w="90" w:type="dxa"/>
            </w:tcMar>
          </w:tcPr>
          <w:p w:rsidR="0046729B" w:rsidRDefault="00767123" w14:paraId="3B491CEF" w14:textId="77777777">
            <w:pPr>
              <w:spacing w:after="0"/>
            </w:pPr>
            <w:r>
              <w:rPr>
                <w:sz w:val="16"/>
                <w:szCs w:val="16"/>
              </w:rPr>
              <w:t>2</w:t>
            </w:r>
          </w:p>
        </w:tc>
        <w:tc>
          <w:tcPr>
            <w:tcW w:w="6620" w:type="dxa"/>
            <w:tcMar>
              <w:top w:w="60" w:type="dxa"/>
              <w:left w:w="90" w:type="dxa"/>
              <w:bottom w:w="60" w:type="dxa"/>
              <w:right w:w="90" w:type="dxa"/>
            </w:tcMar>
          </w:tcPr>
          <w:p w:rsidR="0046729B" w:rsidRDefault="00767123" w14:paraId="7EE7E2F3" w14:textId="77777777">
            <w:pPr>
              <w:spacing w:after="0"/>
            </w:pPr>
            <w:r>
              <w:rPr>
                <w:sz w:val="16"/>
                <w:szCs w:val="16"/>
              </w:rPr>
              <w:t>Compare the client's claims performance against industry or Aon book-of-business benchmarks.</w:t>
            </w:r>
          </w:p>
        </w:tc>
      </w:tr>
      <w:tr w:rsidR="0046729B" w14:paraId="154A0587" w14:textId="77777777">
        <w:trPr>
          <w:cantSplit/>
        </w:trPr>
        <w:tc>
          <w:tcPr>
            <w:tcW w:w="2900" w:type="dxa"/>
            <w:shd w:val="clear" w:color="auto" w:fill="F2F4F6"/>
            <w:tcMar>
              <w:top w:w="60" w:type="dxa"/>
              <w:left w:w="90" w:type="dxa"/>
              <w:bottom w:w="60" w:type="dxa"/>
              <w:right w:w="90" w:type="dxa"/>
            </w:tcMar>
          </w:tcPr>
          <w:p w:rsidR="0046729B" w:rsidRDefault="00767123" w14:paraId="43497092" w14:textId="77777777">
            <w:pPr>
              <w:spacing w:after="0"/>
            </w:pPr>
            <w:r>
              <w:rPr>
                <w:sz w:val="16"/>
                <w:szCs w:val="16"/>
              </w:rPr>
              <w:t>Custom Report Builder</w:t>
            </w:r>
          </w:p>
        </w:tc>
        <w:tc>
          <w:tcPr>
            <w:tcW w:w="560" w:type="dxa"/>
            <w:shd w:val="clear" w:color="auto" w:fill="F2F4F6"/>
            <w:tcMar>
              <w:top w:w="60" w:type="dxa"/>
              <w:left w:w="90" w:type="dxa"/>
              <w:bottom w:w="60" w:type="dxa"/>
              <w:right w:w="90" w:type="dxa"/>
            </w:tcMar>
          </w:tcPr>
          <w:p w:rsidR="0046729B" w:rsidRDefault="00767123" w14:paraId="73705DEA" w14:textId="77777777">
            <w:pPr>
              <w:spacing w:after="0"/>
            </w:pPr>
            <w:r>
              <w:rPr>
                <w:sz w:val="16"/>
                <w:szCs w:val="16"/>
              </w:rPr>
              <w:t>1</w:t>
            </w:r>
          </w:p>
        </w:tc>
        <w:tc>
          <w:tcPr>
            <w:tcW w:w="6620" w:type="dxa"/>
            <w:shd w:val="clear" w:color="auto" w:fill="F2F4F6"/>
            <w:tcMar>
              <w:top w:w="60" w:type="dxa"/>
              <w:left w:w="90" w:type="dxa"/>
              <w:bottom w:w="60" w:type="dxa"/>
              <w:right w:w="90" w:type="dxa"/>
            </w:tcMar>
          </w:tcPr>
          <w:p w:rsidR="0046729B" w:rsidRDefault="00767123" w14:paraId="38CFC1C9" w14:textId="77777777">
            <w:pPr>
              <w:spacing w:after="0"/>
            </w:pPr>
            <w:r>
              <w:rPr>
                <w:sz w:val="16"/>
                <w:szCs w:val="16"/>
              </w:rPr>
              <w:t>Drag-and-drop report and query builder for ad hoc analysis.</w:t>
            </w:r>
          </w:p>
        </w:tc>
      </w:tr>
      <w:tr w:rsidR="0046729B" w14:paraId="75244503" w14:textId="77777777">
        <w:trPr>
          <w:cantSplit/>
        </w:trPr>
        <w:tc>
          <w:tcPr>
            <w:tcW w:w="2900" w:type="dxa"/>
            <w:tcMar>
              <w:top w:w="60" w:type="dxa"/>
              <w:left w:w="90" w:type="dxa"/>
              <w:bottom w:w="60" w:type="dxa"/>
              <w:right w:w="90" w:type="dxa"/>
            </w:tcMar>
          </w:tcPr>
          <w:p w:rsidR="0046729B" w:rsidRDefault="00767123" w14:paraId="53C2C6C9" w14:textId="77777777">
            <w:pPr>
              <w:spacing w:after="0"/>
            </w:pPr>
            <w:r>
              <w:rPr>
                <w:sz w:val="16"/>
                <w:szCs w:val="16"/>
              </w:rPr>
              <w:t>Scheduled Reports &amp; Alerts</w:t>
            </w:r>
          </w:p>
        </w:tc>
        <w:tc>
          <w:tcPr>
            <w:tcW w:w="560" w:type="dxa"/>
            <w:tcMar>
              <w:top w:w="60" w:type="dxa"/>
              <w:left w:w="90" w:type="dxa"/>
              <w:bottom w:w="60" w:type="dxa"/>
              <w:right w:w="90" w:type="dxa"/>
            </w:tcMar>
          </w:tcPr>
          <w:p w:rsidR="0046729B" w:rsidRDefault="00767123" w14:paraId="7250F671" w14:textId="77777777">
            <w:pPr>
              <w:spacing w:after="0"/>
            </w:pPr>
            <w:r>
              <w:rPr>
                <w:sz w:val="16"/>
                <w:szCs w:val="16"/>
              </w:rPr>
              <w:t>1</w:t>
            </w:r>
          </w:p>
        </w:tc>
        <w:tc>
          <w:tcPr>
            <w:tcW w:w="6620" w:type="dxa"/>
            <w:tcMar>
              <w:top w:w="60" w:type="dxa"/>
              <w:left w:w="90" w:type="dxa"/>
              <w:bottom w:w="60" w:type="dxa"/>
              <w:right w:w="90" w:type="dxa"/>
            </w:tcMar>
          </w:tcPr>
          <w:p w:rsidR="0046729B" w:rsidRDefault="00767123" w14:paraId="270B3CB2" w14:textId="77777777">
            <w:pPr>
              <w:spacing w:after="0"/>
            </w:pPr>
            <w:r>
              <w:rPr>
                <w:sz w:val="16"/>
                <w:szCs w:val="16"/>
              </w:rPr>
              <w:t>Automated distribution of reports and threshold-based alerts to stakeholders.</w:t>
            </w:r>
          </w:p>
        </w:tc>
      </w:tr>
      <w:tr w:rsidR="0046729B" w14:paraId="3C42F660" w14:textId="77777777">
        <w:trPr>
          <w:cantSplit/>
        </w:trPr>
        <w:tc>
          <w:tcPr>
            <w:tcW w:w="2900" w:type="dxa"/>
            <w:shd w:val="clear" w:color="auto" w:fill="F2F4F6"/>
            <w:tcMar>
              <w:top w:w="60" w:type="dxa"/>
              <w:left w:w="90" w:type="dxa"/>
              <w:bottom w:w="60" w:type="dxa"/>
              <w:right w:w="90" w:type="dxa"/>
            </w:tcMar>
          </w:tcPr>
          <w:p w:rsidR="0046729B" w:rsidRDefault="00767123" w14:paraId="0B7887D1" w14:textId="77777777">
            <w:pPr>
              <w:spacing w:after="0"/>
            </w:pPr>
            <w:r>
              <w:rPr>
                <w:sz w:val="16"/>
                <w:szCs w:val="16"/>
              </w:rPr>
              <w:t xml:space="preserve">   ↳ Schedule monthly analytics report email</w:t>
            </w:r>
          </w:p>
        </w:tc>
        <w:tc>
          <w:tcPr>
            <w:tcW w:w="560" w:type="dxa"/>
            <w:shd w:val="clear" w:color="auto" w:fill="F2F4F6"/>
            <w:tcMar>
              <w:top w:w="60" w:type="dxa"/>
              <w:left w:w="90" w:type="dxa"/>
              <w:bottom w:w="60" w:type="dxa"/>
              <w:right w:w="90" w:type="dxa"/>
            </w:tcMar>
          </w:tcPr>
          <w:p w:rsidR="0046729B" w:rsidRDefault="00767123" w14:paraId="29FF1CFE" w14:textId="77777777">
            <w:pPr>
              <w:spacing w:after="0"/>
            </w:pPr>
            <w:r>
              <w:rPr>
                <w:sz w:val="16"/>
                <w:szCs w:val="16"/>
              </w:rPr>
              <w:t>1</w:t>
            </w:r>
          </w:p>
        </w:tc>
        <w:tc>
          <w:tcPr>
            <w:tcW w:w="6620" w:type="dxa"/>
            <w:shd w:val="clear" w:color="auto" w:fill="F2F4F6"/>
            <w:tcMar>
              <w:top w:w="60" w:type="dxa"/>
              <w:left w:w="90" w:type="dxa"/>
              <w:bottom w:w="60" w:type="dxa"/>
              <w:right w:w="90" w:type="dxa"/>
            </w:tcMar>
          </w:tcPr>
          <w:p w:rsidR="0046729B" w:rsidRDefault="00767123" w14:paraId="3B07FB5D" w14:textId="77777777">
            <w:pPr>
              <w:spacing w:after="0"/>
            </w:pPr>
            <w:r>
              <w:rPr>
                <w:sz w:val="16"/>
                <w:szCs w:val="16"/>
              </w:rPr>
              <w:t>As a client user, I want to schedule a monthly analytics report to be emailed to my leadership team automatically.</w:t>
            </w:r>
          </w:p>
        </w:tc>
      </w:tr>
      <w:tr w:rsidR="0046729B" w14:paraId="62334C1F" w14:textId="77777777">
        <w:trPr>
          <w:cantSplit/>
        </w:trPr>
        <w:tc>
          <w:tcPr>
            <w:tcW w:w="2900" w:type="dxa"/>
            <w:tcMar>
              <w:top w:w="60" w:type="dxa"/>
              <w:left w:w="90" w:type="dxa"/>
              <w:bottom w:w="60" w:type="dxa"/>
              <w:right w:w="90" w:type="dxa"/>
            </w:tcMar>
          </w:tcPr>
          <w:p w:rsidR="0046729B" w:rsidRDefault="00767123" w14:paraId="6FF2A7AD" w14:textId="77777777">
            <w:pPr>
              <w:spacing w:after="0"/>
            </w:pPr>
            <w:r>
              <w:rPr>
                <w:sz w:val="16"/>
                <w:szCs w:val="16"/>
              </w:rPr>
              <w:t>Drill-Down Navigation</w:t>
            </w:r>
          </w:p>
        </w:tc>
        <w:tc>
          <w:tcPr>
            <w:tcW w:w="560" w:type="dxa"/>
            <w:tcMar>
              <w:top w:w="60" w:type="dxa"/>
              <w:left w:w="90" w:type="dxa"/>
              <w:bottom w:w="60" w:type="dxa"/>
              <w:right w:w="90" w:type="dxa"/>
            </w:tcMar>
          </w:tcPr>
          <w:p w:rsidR="0046729B" w:rsidRDefault="00767123" w14:paraId="4B1779C7" w14:textId="77777777">
            <w:pPr>
              <w:spacing w:after="0"/>
            </w:pPr>
            <w:r>
              <w:rPr>
                <w:sz w:val="16"/>
                <w:szCs w:val="16"/>
              </w:rPr>
              <w:t>1</w:t>
            </w:r>
          </w:p>
        </w:tc>
        <w:tc>
          <w:tcPr>
            <w:tcW w:w="6620" w:type="dxa"/>
            <w:tcMar>
              <w:top w:w="60" w:type="dxa"/>
              <w:left w:w="90" w:type="dxa"/>
              <w:bottom w:w="60" w:type="dxa"/>
              <w:right w:w="90" w:type="dxa"/>
            </w:tcMar>
          </w:tcPr>
          <w:p w:rsidR="0046729B" w:rsidRDefault="00767123" w14:paraId="5EA7B0B7" w14:textId="77777777">
            <w:pPr>
              <w:spacing w:after="0"/>
            </w:pPr>
            <w:r>
              <w:rPr>
                <w:sz w:val="16"/>
                <w:szCs w:val="16"/>
              </w:rPr>
              <w:t>Click from a dashboard metric directly into the underlying claims list or claim detail.</w:t>
            </w:r>
          </w:p>
        </w:tc>
      </w:tr>
      <w:tr w:rsidR="0046729B" w14:paraId="13137606" w14:textId="77777777">
        <w:trPr>
          <w:cantSplit/>
        </w:trPr>
        <w:tc>
          <w:tcPr>
            <w:tcW w:w="2900" w:type="dxa"/>
            <w:shd w:val="clear" w:color="auto" w:fill="F2F4F6"/>
            <w:tcMar>
              <w:top w:w="60" w:type="dxa"/>
              <w:left w:w="90" w:type="dxa"/>
              <w:bottom w:w="60" w:type="dxa"/>
              <w:right w:w="90" w:type="dxa"/>
            </w:tcMar>
          </w:tcPr>
          <w:p w:rsidR="0046729B" w:rsidRDefault="00767123" w14:paraId="64FC33D3" w14:textId="77777777">
            <w:pPr>
              <w:spacing w:after="0"/>
            </w:pPr>
            <w:r>
              <w:rPr>
                <w:sz w:val="16"/>
                <w:szCs w:val="16"/>
              </w:rPr>
              <w:t xml:space="preserve">   ↳ Drill into claims driving a chart spike</w:t>
            </w:r>
          </w:p>
        </w:tc>
        <w:tc>
          <w:tcPr>
            <w:tcW w:w="560" w:type="dxa"/>
            <w:shd w:val="clear" w:color="auto" w:fill="F2F4F6"/>
            <w:tcMar>
              <w:top w:w="60" w:type="dxa"/>
              <w:left w:w="90" w:type="dxa"/>
              <w:bottom w:w="60" w:type="dxa"/>
              <w:right w:w="90" w:type="dxa"/>
            </w:tcMar>
          </w:tcPr>
          <w:p w:rsidR="0046729B" w:rsidRDefault="00767123" w14:paraId="3A5D1B71" w14:textId="77777777">
            <w:pPr>
              <w:spacing w:after="0"/>
            </w:pPr>
            <w:r>
              <w:rPr>
                <w:sz w:val="16"/>
                <w:szCs w:val="16"/>
              </w:rPr>
              <w:t>1</w:t>
            </w:r>
          </w:p>
        </w:tc>
        <w:tc>
          <w:tcPr>
            <w:tcW w:w="6620" w:type="dxa"/>
            <w:shd w:val="clear" w:color="auto" w:fill="F2F4F6"/>
            <w:tcMar>
              <w:top w:w="60" w:type="dxa"/>
              <w:left w:w="90" w:type="dxa"/>
              <w:bottom w:w="60" w:type="dxa"/>
              <w:right w:w="90" w:type="dxa"/>
            </w:tcMar>
          </w:tcPr>
          <w:p w:rsidR="0046729B" w:rsidRDefault="00767123" w14:paraId="20F28635" w14:textId="77777777">
            <w:pPr>
              <w:spacing w:after="0"/>
            </w:pPr>
            <w:r>
              <w:rPr>
                <w:sz w:val="16"/>
                <w:szCs w:val="16"/>
              </w:rPr>
              <w:t>As a client user, I want to click on a spike in a chart and drill into the specific claims driving it so I can investigate root cause.</w:t>
            </w:r>
          </w:p>
        </w:tc>
      </w:tr>
    </w:tbl>
    <w:p w:rsidR="0046729B" w:rsidRDefault="00767123" w14:paraId="6CA384B1" w14:textId="5CCBFED6">
      <w:pPr>
        <w:pStyle w:val="Heading3"/>
      </w:pPr>
      <w:bookmarkStart w:name="_Toc29917991" w:id="611"/>
      <w:r>
        <w:t>Epic 5: Responsive Web &amp; Mobile Experience</w:t>
      </w:r>
      <w:bookmarkEnd w:id="611"/>
    </w:p>
    <w:p w:rsidR="0046729B" w:rsidRDefault="00767123" w14:paraId="58266333" w14:textId="77777777">
      <w:pPr>
        <w:spacing w:after="100"/>
      </w:pPr>
      <w:r>
        <w:rPr>
          <w:i/>
          <w:iCs/>
        </w:rPr>
        <w:t>A consistent, high-quality experience across desktop, tablet, and mobile - delivered as a single responsive web experience so clients can manage claims wherever they are.</w:t>
      </w:r>
    </w:p>
    <w:p w:rsidR="0046729B" w:rsidRDefault="00767123" w14:paraId="53B880C1" w14:textId="77777777">
      <w:pPr>
        <w:spacing w:after="100"/>
      </w:pPr>
      <w:r>
        <w:rPr>
          <w:color w:val="5A6472"/>
          <w:sz w:val="17"/>
          <w:szCs w:val="17"/>
        </w:rPr>
        <w:t>Priority: 1   |   Tag: Mobile/Desktop</w:t>
      </w:r>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2900"/>
        <w:gridCol w:w="560"/>
        <w:gridCol w:w="6620"/>
      </w:tblGrid>
      <w:tr w:rsidR="0046729B" w:rsidTr="19EEAAC3" w14:paraId="4B64D287" w14:textId="77777777">
        <w:trPr>
          <w:tblHeader/>
        </w:trPr>
        <w:tc>
          <w:tcPr>
            <w:tcW w:w="2900" w:type="dxa"/>
            <w:shd w:val="clear" w:color="auto" w:fill="1B2A47"/>
            <w:tcMar>
              <w:top w:w="60" w:type="dxa"/>
              <w:left w:w="90" w:type="dxa"/>
              <w:bottom w:w="60" w:type="dxa"/>
              <w:right w:w="90" w:type="dxa"/>
            </w:tcMar>
          </w:tcPr>
          <w:p w:rsidR="0046729B" w:rsidRDefault="00767123" w14:paraId="68305529" w14:textId="77777777">
            <w:pPr>
              <w:spacing w:after="0"/>
            </w:pPr>
            <w:r>
              <w:rPr>
                <w:b/>
                <w:bCs/>
                <w:color w:val="FFFFFF"/>
                <w:sz w:val="18"/>
                <w:szCs w:val="18"/>
              </w:rPr>
              <w:t>Feature / User Story</w:t>
            </w:r>
          </w:p>
        </w:tc>
        <w:tc>
          <w:tcPr>
            <w:tcW w:w="560" w:type="dxa"/>
            <w:shd w:val="clear" w:color="auto" w:fill="1B2A47"/>
            <w:tcMar>
              <w:top w:w="60" w:type="dxa"/>
              <w:left w:w="90" w:type="dxa"/>
              <w:bottom w:w="60" w:type="dxa"/>
              <w:right w:w="90" w:type="dxa"/>
            </w:tcMar>
          </w:tcPr>
          <w:p w:rsidR="0046729B" w:rsidRDefault="00767123" w14:paraId="213FF910" w14:textId="77777777">
            <w:pPr>
              <w:spacing w:after="0"/>
            </w:pPr>
            <w:r>
              <w:rPr>
                <w:b/>
                <w:bCs/>
                <w:color w:val="FFFFFF"/>
                <w:sz w:val="18"/>
                <w:szCs w:val="18"/>
              </w:rPr>
              <w:t>Pri</w:t>
            </w:r>
          </w:p>
        </w:tc>
        <w:tc>
          <w:tcPr>
            <w:tcW w:w="6620" w:type="dxa"/>
            <w:shd w:val="clear" w:color="auto" w:fill="1B2A47"/>
            <w:tcMar>
              <w:top w:w="60" w:type="dxa"/>
              <w:left w:w="90" w:type="dxa"/>
              <w:bottom w:w="60" w:type="dxa"/>
              <w:right w:w="90" w:type="dxa"/>
            </w:tcMar>
          </w:tcPr>
          <w:p w:rsidR="0046729B" w:rsidRDefault="00767123" w14:paraId="2E429542" w14:textId="77777777">
            <w:pPr>
              <w:spacing w:after="0"/>
            </w:pPr>
            <w:r>
              <w:rPr>
                <w:b/>
                <w:bCs/>
                <w:color w:val="FFFFFF"/>
                <w:sz w:val="18"/>
                <w:szCs w:val="18"/>
              </w:rPr>
              <w:t>Description</w:t>
            </w:r>
          </w:p>
        </w:tc>
      </w:tr>
      <w:tr w:rsidR="0046729B" w:rsidTr="19EEAAC3" w14:paraId="5EED35AE" w14:textId="77777777">
        <w:trPr>
          <w:cantSplit/>
        </w:trPr>
        <w:tc>
          <w:tcPr>
            <w:tcW w:w="2900" w:type="dxa"/>
            <w:tcMar>
              <w:top w:w="60" w:type="dxa"/>
              <w:left w:w="90" w:type="dxa"/>
              <w:bottom w:w="60" w:type="dxa"/>
              <w:right w:w="90" w:type="dxa"/>
            </w:tcMar>
          </w:tcPr>
          <w:p w:rsidR="0046729B" w:rsidRDefault="00767123" w14:paraId="75ED5ECE" w14:textId="77777777">
            <w:pPr>
              <w:spacing w:after="0"/>
            </w:pPr>
            <w:r>
              <w:rPr>
                <w:sz w:val="16"/>
                <w:szCs w:val="16"/>
              </w:rPr>
              <w:t>Responsive Web Framework</w:t>
            </w:r>
          </w:p>
        </w:tc>
        <w:tc>
          <w:tcPr>
            <w:tcW w:w="560" w:type="dxa"/>
            <w:tcMar>
              <w:top w:w="60" w:type="dxa"/>
              <w:left w:w="90" w:type="dxa"/>
              <w:bottom w:w="60" w:type="dxa"/>
              <w:right w:w="90" w:type="dxa"/>
            </w:tcMar>
          </w:tcPr>
          <w:p w:rsidR="0046729B" w:rsidRDefault="00767123" w14:paraId="2E5AF5E7" w14:textId="77777777">
            <w:pPr>
              <w:spacing w:after="0"/>
            </w:pPr>
            <w:r>
              <w:rPr>
                <w:sz w:val="16"/>
                <w:szCs w:val="16"/>
              </w:rPr>
              <w:t>1</w:t>
            </w:r>
          </w:p>
        </w:tc>
        <w:tc>
          <w:tcPr>
            <w:tcW w:w="6620" w:type="dxa"/>
            <w:tcMar>
              <w:top w:w="60" w:type="dxa"/>
              <w:left w:w="90" w:type="dxa"/>
              <w:bottom w:w="60" w:type="dxa"/>
              <w:right w:w="90" w:type="dxa"/>
            </w:tcMar>
          </w:tcPr>
          <w:p w:rsidR="0046729B" w:rsidP="78BE6B19" w:rsidRDefault="00767123" w14:paraId="72987C80" w14:textId="40D3C5F6">
            <w:pPr>
              <w:spacing w:after="0"/>
              <w:rPr>
                <w:color w:val="341A51"/>
                <w:sz w:val="17"/>
                <w:szCs w:val="17"/>
                <w:u w:val="single"/>
              </w:rPr>
            </w:pPr>
            <w:r w:rsidRPr="19EEAAC3" w:rsidR="1A663067">
              <w:rPr>
                <w:sz w:val="16"/>
                <w:szCs w:val="16"/>
              </w:rPr>
              <w:t xml:space="preserve">Single responsive design system scaling cleanly across </w:t>
            </w:r>
            <w:r w:rsidRPr="19EEAAC3" w:rsidR="1A663067">
              <w:rPr>
                <w:sz w:val="16"/>
                <w:szCs w:val="16"/>
              </w:rPr>
              <w:t>desktop</w:t>
            </w:r>
            <w:r w:rsidRPr="19EEAAC3" w:rsidR="1A663067">
              <w:rPr>
                <w:sz w:val="16"/>
                <w:szCs w:val="16"/>
              </w:rPr>
              <w:t xml:space="preserve">, </w:t>
            </w:r>
            <w:r w:rsidRPr="19EEAAC3" w:rsidR="04B5ECF0">
              <w:rPr>
                <w:sz w:val="16"/>
                <w:szCs w:val="16"/>
              </w:rPr>
              <w:t>tablet</w:t>
            </w:r>
            <w:r w:rsidRPr="19EEAAC3" w:rsidR="04B5ECF0">
              <w:rPr>
                <w:sz w:val="16"/>
                <w:szCs w:val="16"/>
              </w:rPr>
              <w:t>, including</w:t>
            </w:r>
            <w:r w:rsidRPr="19EEAAC3" w:rsidR="1A663067">
              <w:rPr>
                <w:sz w:val="16"/>
                <w:szCs w:val="16"/>
              </w:rPr>
              <w:t xml:space="preserve"> iOS and Android phones</w:t>
            </w:r>
            <w:r w:rsidRPr="19EEAAC3" w:rsidR="1A663067">
              <w:rPr>
                <w:sz w:val="16"/>
                <w:szCs w:val="16"/>
              </w:rPr>
              <w:t>.</w:t>
            </w:r>
            <w:r w:rsidRPr="19EEAAC3" w:rsidR="78A757D9">
              <w:rPr>
                <w:color w:val="341A51"/>
                <w:sz w:val="17"/>
                <w:szCs w:val="17"/>
                <w:u w:val="single"/>
              </w:rPr>
              <w:t xml:space="preserve"> </w:t>
            </w:r>
            <w:r w:rsidRPr="19EEAAC3" w:rsidR="78A757D9">
              <w:rPr>
                <w:color w:val="341A51"/>
                <w:sz w:val="17"/>
                <w:szCs w:val="17"/>
                <w:u w:val="single"/>
              </w:rPr>
              <w:t>s</w:t>
            </w:r>
            <w:r w:rsidRPr="19EEAAC3" w:rsidR="78A757D9">
              <w:rPr>
                <w:color w:val="341A51"/>
                <w:sz w:val="17"/>
                <w:szCs w:val="17"/>
                <w:u w:val="single"/>
              </w:rPr>
              <w:t xml:space="preserve"> a native mobile application for iOS and Android, not solely a responsive web </w:t>
            </w:r>
            <w:r w:rsidRPr="19EEAAC3" w:rsidR="19203E61">
              <w:rPr>
                <w:color w:val="341A51"/>
                <w:sz w:val="17"/>
                <w:szCs w:val="17"/>
                <w:u w:val="single"/>
              </w:rPr>
              <w:t>experience.</w:t>
            </w:r>
            <w:r w:rsidRPr="19EEAAC3" w:rsidR="78A757D9">
              <w:rPr>
                <w:color w:val="341A51"/>
                <w:sz w:val="17"/>
                <w:szCs w:val="17"/>
                <w:u w:val="single"/>
              </w:rPr>
              <w:t xml:space="preserve"> </w:t>
            </w:r>
          </w:p>
        </w:tc>
      </w:tr>
      <w:tr w:rsidR="0046729B" w:rsidTr="19EEAAC3" w14:paraId="67074A00" w14:textId="77777777">
        <w:trPr>
          <w:cantSplit/>
        </w:trPr>
        <w:tc>
          <w:tcPr>
            <w:tcW w:w="2900" w:type="dxa"/>
            <w:shd w:val="clear" w:color="auto" w:fill="F2F4F6"/>
            <w:tcMar>
              <w:top w:w="60" w:type="dxa"/>
              <w:left w:w="90" w:type="dxa"/>
              <w:bottom w:w="60" w:type="dxa"/>
              <w:right w:w="90" w:type="dxa"/>
            </w:tcMar>
          </w:tcPr>
          <w:p w:rsidR="0046729B" w:rsidRDefault="00767123" w14:paraId="4D3145BA" w14:textId="77777777">
            <w:pPr>
              <w:spacing w:after="0"/>
            </w:pPr>
            <w:r>
              <w:rPr>
                <w:sz w:val="16"/>
                <w:szCs w:val="16"/>
              </w:rPr>
              <w:t xml:space="preserve">   ↳ Claims list renders cleanly on tablet</w:t>
            </w:r>
          </w:p>
        </w:tc>
        <w:tc>
          <w:tcPr>
            <w:tcW w:w="560" w:type="dxa"/>
            <w:shd w:val="clear" w:color="auto" w:fill="F2F4F6"/>
            <w:tcMar>
              <w:top w:w="60" w:type="dxa"/>
              <w:left w:w="90" w:type="dxa"/>
              <w:bottom w:w="60" w:type="dxa"/>
              <w:right w:w="90" w:type="dxa"/>
            </w:tcMar>
          </w:tcPr>
          <w:p w:rsidR="0046729B" w:rsidRDefault="00767123" w14:paraId="764CD186" w14:textId="77777777">
            <w:pPr>
              <w:spacing w:after="0"/>
            </w:pPr>
            <w:r>
              <w:rPr>
                <w:sz w:val="16"/>
                <w:szCs w:val="16"/>
              </w:rPr>
              <w:t>1</w:t>
            </w:r>
          </w:p>
        </w:tc>
        <w:tc>
          <w:tcPr>
            <w:tcW w:w="6620" w:type="dxa"/>
            <w:shd w:val="clear" w:color="auto" w:fill="F2F4F6"/>
            <w:tcMar>
              <w:top w:w="60" w:type="dxa"/>
              <w:left w:w="90" w:type="dxa"/>
              <w:bottom w:w="60" w:type="dxa"/>
              <w:right w:w="90" w:type="dxa"/>
            </w:tcMar>
          </w:tcPr>
          <w:p w:rsidR="0046729B" w:rsidRDefault="00767123" w14:paraId="7C0F0387" w14:textId="77777777">
            <w:pPr>
              <w:spacing w:after="0"/>
            </w:pPr>
            <w:r>
              <w:rPr>
                <w:sz w:val="16"/>
                <w:szCs w:val="16"/>
              </w:rPr>
              <w:t>As a client user, I want the claims list to render cleanly on my tablet so I can review claims during a site visit.</w:t>
            </w:r>
          </w:p>
        </w:tc>
      </w:tr>
      <w:tr w:rsidR="0046729B" w:rsidTr="19EEAAC3" w14:paraId="28F592BF" w14:textId="77777777">
        <w:trPr>
          <w:cantSplit/>
        </w:trPr>
        <w:tc>
          <w:tcPr>
            <w:tcW w:w="2900" w:type="dxa"/>
            <w:tcMar>
              <w:top w:w="60" w:type="dxa"/>
              <w:left w:w="90" w:type="dxa"/>
              <w:bottom w:w="60" w:type="dxa"/>
              <w:right w:w="90" w:type="dxa"/>
            </w:tcMar>
          </w:tcPr>
          <w:p w:rsidR="0046729B" w:rsidRDefault="00767123" w14:paraId="1DAEDADD" w14:textId="77777777">
            <w:pPr>
              <w:spacing w:after="0"/>
            </w:pPr>
            <w:r>
              <w:rPr>
                <w:sz w:val="16"/>
                <w:szCs w:val="16"/>
              </w:rPr>
              <w:t>Mobile-Optimized FNOL Capture</w:t>
            </w:r>
          </w:p>
        </w:tc>
        <w:tc>
          <w:tcPr>
            <w:tcW w:w="560" w:type="dxa"/>
            <w:tcMar>
              <w:top w:w="60" w:type="dxa"/>
              <w:left w:w="90" w:type="dxa"/>
              <w:bottom w:w="60" w:type="dxa"/>
              <w:right w:w="90" w:type="dxa"/>
            </w:tcMar>
          </w:tcPr>
          <w:p w:rsidR="0046729B" w:rsidRDefault="00767123" w14:paraId="580F033C" w14:textId="77777777">
            <w:pPr>
              <w:spacing w:after="0"/>
            </w:pPr>
            <w:r>
              <w:rPr>
                <w:sz w:val="16"/>
                <w:szCs w:val="16"/>
              </w:rPr>
              <w:t>1</w:t>
            </w:r>
          </w:p>
        </w:tc>
        <w:tc>
          <w:tcPr>
            <w:tcW w:w="6620" w:type="dxa"/>
            <w:tcMar>
              <w:top w:w="60" w:type="dxa"/>
              <w:left w:w="90" w:type="dxa"/>
              <w:bottom w:w="60" w:type="dxa"/>
              <w:right w:w="90" w:type="dxa"/>
            </w:tcMar>
          </w:tcPr>
          <w:p w:rsidR="0046729B" w:rsidRDefault="00767123" w14:paraId="52FC026B" w14:textId="77777777">
            <w:pPr>
              <w:spacing w:after="0"/>
            </w:pPr>
            <w:r>
              <w:rPr>
                <w:sz w:val="16"/>
                <w:szCs w:val="16"/>
              </w:rPr>
              <w:t>Camera and geolocation capture through the device browser, tailored for mobile FNOL submission.</w:t>
            </w:r>
          </w:p>
        </w:tc>
      </w:tr>
      <w:tr w:rsidR="0046729B" w:rsidTr="19EEAAC3" w14:paraId="73169535" w14:textId="77777777">
        <w:trPr>
          <w:cantSplit/>
        </w:trPr>
        <w:tc>
          <w:tcPr>
            <w:tcW w:w="2900" w:type="dxa"/>
            <w:shd w:val="clear" w:color="auto" w:fill="F2F4F6"/>
            <w:tcMar>
              <w:top w:w="60" w:type="dxa"/>
              <w:left w:w="90" w:type="dxa"/>
              <w:bottom w:w="60" w:type="dxa"/>
              <w:right w:w="90" w:type="dxa"/>
            </w:tcMar>
          </w:tcPr>
          <w:p w:rsidR="0046729B" w:rsidRDefault="00767123" w14:paraId="700B74FD" w14:textId="77777777">
            <w:pPr>
              <w:spacing w:after="0"/>
            </w:pPr>
            <w:r>
              <w:rPr>
                <w:sz w:val="16"/>
                <w:szCs w:val="16"/>
              </w:rPr>
              <w:t>Cross-Device Continuity</w:t>
            </w:r>
          </w:p>
        </w:tc>
        <w:tc>
          <w:tcPr>
            <w:tcW w:w="560" w:type="dxa"/>
            <w:shd w:val="clear" w:color="auto" w:fill="F2F4F6"/>
            <w:tcMar>
              <w:top w:w="60" w:type="dxa"/>
              <w:left w:w="90" w:type="dxa"/>
              <w:bottom w:w="60" w:type="dxa"/>
              <w:right w:w="90" w:type="dxa"/>
            </w:tcMar>
          </w:tcPr>
          <w:p w:rsidR="0046729B" w:rsidRDefault="00767123" w14:paraId="0293F251" w14:textId="77777777">
            <w:pPr>
              <w:spacing w:after="0"/>
            </w:pPr>
            <w:r>
              <w:rPr>
                <w:sz w:val="16"/>
                <w:szCs w:val="16"/>
              </w:rPr>
              <w:t>2</w:t>
            </w:r>
          </w:p>
        </w:tc>
        <w:tc>
          <w:tcPr>
            <w:tcW w:w="6620" w:type="dxa"/>
            <w:shd w:val="clear" w:color="auto" w:fill="F2F4F6"/>
            <w:tcMar>
              <w:top w:w="60" w:type="dxa"/>
              <w:left w:w="90" w:type="dxa"/>
              <w:bottom w:w="60" w:type="dxa"/>
              <w:right w:w="90" w:type="dxa"/>
            </w:tcMar>
          </w:tcPr>
          <w:p w:rsidR="0046729B" w:rsidRDefault="00767123" w14:paraId="00C3D031" w14:textId="77777777">
            <w:pPr>
              <w:spacing w:after="0"/>
            </w:pPr>
            <w:r>
              <w:rPr>
                <w:sz w:val="16"/>
                <w:szCs w:val="16"/>
              </w:rPr>
              <w:t>Start a task on one device, such as an FNOL draft, and resume seamlessly on another.</w:t>
            </w:r>
          </w:p>
        </w:tc>
      </w:tr>
    </w:tbl>
    <w:p w:rsidR="0046729B" w:rsidRDefault="00767123" w14:paraId="446705F0" w14:textId="56A16E78">
      <w:pPr>
        <w:pStyle w:val="Heading3"/>
      </w:pPr>
      <w:bookmarkStart w:name="_Toc510671146" w:id="615"/>
      <w:r>
        <w:t>Epic 6: Global Localization &amp; Multi-Country Configuration</w:t>
      </w:r>
      <w:bookmarkEnd w:id="615"/>
    </w:p>
    <w:p w:rsidR="0046729B" w:rsidRDefault="00767123" w14:paraId="3F5BA061" w14:textId="77777777">
      <w:pPr>
        <w:spacing w:after="100"/>
      </w:pPr>
      <w:r>
        <w:rPr>
          <w:i/>
          <w:iCs/>
        </w:rPr>
        <w:t>Configurable locale support so the platform serves multi-national clients consistently across language, currency, regulatory, and formatting requirements.</w:t>
      </w:r>
    </w:p>
    <w:p w:rsidR="0046729B" w:rsidRDefault="00767123" w14:paraId="39247B10" w14:textId="77777777">
      <w:pPr>
        <w:spacing w:after="100"/>
      </w:pPr>
      <w:r>
        <w:rPr>
          <w:color w:val="5A6472"/>
          <w:sz w:val="17"/>
          <w:szCs w:val="17"/>
        </w:rPr>
        <w:t>Priority: 1   |   Tag: Localization</w:t>
      </w:r>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2900"/>
        <w:gridCol w:w="560"/>
        <w:gridCol w:w="6620"/>
      </w:tblGrid>
      <w:tr w:rsidR="0046729B" w14:paraId="7F26598A" w14:textId="77777777">
        <w:trPr>
          <w:tblHeader/>
        </w:trPr>
        <w:tc>
          <w:tcPr>
            <w:tcW w:w="2900" w:type="dxa"/>
            <w:shd w:val="clear" w:color="auto" w:fill="1B2A47"/>
            <w:tcMar>
              <w:top w:w="60" w:type="dxa"/>
              <w:left w:w="90" w:type="dxa"/>
              <w:bottom w:w="60" w:type="dxa"/>
              <w:right w:w="90" w:type="dxa"/>
            </w:tcMar>
          </w:tcPr>
          <w:p w:rsidR="0046729B" w:rsidRDefault="00767123" w14:paraId="4791D5C6" w14:textId="77777777">
            <w:pPr>
              <w:spacing w:after="0"/>
            </w:pPr>
            <w:r>
              <w:rPr>
                <w:b/>
                <w:bCs/>
                <w:color w:val="FFFFFF"/>
                <w:sz w:val="18"/>
                <w:szCs w:val="18"/>
              </w:rPr>
              <w:t>Feature / User Story</w:t>
            </w:r>
          </w:p>
        </w:tc>
        <w:tc>
          <w:tcPr>
            <w:tcW w:w="560" w:type="dxa"/>
            <w:shd w:val="clear" w:color="auto" w:fill="1B2A47"/>
            <w:tcMar>
              <w:top w:w="60" w:type="dxa"/>
              <w:left w:w="90" w:type="dxa"/>
              <w:bottom w:w="60" w:type="dxa"/>
              <w:right w:w="90" w:type="dxa"/>
            </w:tcMar>
          </w:tcPr>
          <w:p w:rsidR="0046729B" w:rsidRDefault="00767123" w14:paraId="40C2F947" w14:textId="77777777">
            <w:pPr>
              <w:spacing w:after="0"/>
            </w:pPr>
            <w:r>
              <w:rPr>
                <w:b/>
                <w:bCs/>
                <w:color w:val="FFFFFF"/>
                <w:sz w:val="18"/>
                <w:szCs w:val="18"/>
              </w:rPr>
              <w:t>Pri</w:t>
            </w:r>
          </w:p>
        </w:tc>
        <w:tc>
          <w:tcPr>
            <w:tcW w:w="6620" w:type="dxa"/>
            <w:shd w:val="clear" w:color="auto" w:fill="1B2A47"/>
            <w:tcMar>
              <w:top w:w="60" w:type="dxa"/>
              <w:left w:w="90" w:type="dxa"/>
              <w:bottom w:w="60" w:type="dxa"/>
              <w:right w:w="90" w:type="dxa"/>
            </w:tcMar>
          </w:tcPr>
          <w:p w:rsidR="0046729B" w:rsidRDefault="00767123" w14:paraId="12E1E54C" w14:textId="77777777">
            <w:pPr>
              <w:spacing w:after="0"/>
            </w:pPr>
            <w:r>
              <w:rPr>
                <w:b/>
                <w:bCs/>
                <w:color w:val="FFFFFF"/>
                <w:sz w:val="18"/>
                <w:szCs w:val="18"/>
              </w:rPr>
              <w:t>Description</w:t>
            </w:r>
          </w:p>
        </w:tc>
      </w:tr>
      <w:tr w:rsidR="0046729B" w14:paraId="6A035165" w14:textId="77777777">
        <w:trPr>
          <w:cantSplit/>
        </w:trPr>
        <w:tc>
          <w:tcPr>
            <w:tcW w:w="2900" w:type="dxa"/>
            <w:tcMar>
              <w:top w:w="60" w:type="dxa"/>
              <w:left w:w="90" w:type="dxa"/>
              <w:bottom w:w="60" w:type="dxa"/>
              <w:right w:w="90" w:type="dxa"/>
            </w:tcMar>
          </w:tcPr>
          <w:p w:rsidR="0046729B" w:rsidRDefault="00767123" w14:paraId="7D460787" w14:textId="77777777">
            <w:pPr>
              <w:spacing w:after="0"/>
            </w:pPr>
            <w:r>
              <w:rPr>
                <w:sz w:val="16"/>
                <w:szCs w:val="16"/>
              </w:rPr>
              <w:t>Multi-Language UI (i18n)</w:t>
            </w:r>
          </w:p>
        </w:tc>
        <w:tc>
          <w:tcPr>
            <w:tcW w:w="560" w:type="dxa"/>
            <w:tcMar>
              <w:top w:w="60" w:type="dxa"/>
              <w:left w:w="90" w:type="dxa"/>
              <w:bottom w:w="60" w:type="dxa"/>
              <w:right w:w="90" w:type="dxa"/>
            </w:tcMar>
          </w:tcPr>
          <w:p w:rsidR="0046729B" w:rsidRDefault="00767123" w14:paraId="029BC4C0" w14:textId="77777777">
            <w:pPr>
              <w:spacing w:after="0"/>
            </w:pPr>
            <w:r>
              <w:rPr>
                <w:sz w:val="16"/>
                <w:szCs w:val="16"/>
              </w:rPr>
              <w:t>1</w:t>
            </w:r>
          </w:p>
        </w:tc>
        <w:tc>
          <w:tcPr>
            <w:tcW w:w="6620" w:type="dxa"/>
            <w:tcMar>
              <w:top w:w="60" w:type="dxa"/>
              <w:left w:w="90" w:type="dxa"/>
              <w:bottom w:w="60" w:type="dxa"/>
              <w:right w:w="90" w:type="dxa"/>
            </w:tcMar>
          </w:tcPr>
          <w:p w:rsidR="0046729B" w:rsidRDefault="00767123" w14:paraId="2CD7B339" w14:textId="77777777">
            <w:pPr>
              <w:spacing w:after="0"/>
            </w:pPr>
            <w:r>
              <w:rPr>
                <w:sz w:val="16"/>
                <w:szCs w:val="16"/>
              </w:rPr>
              <w:t>Full interface translation and content localization framework supporting all client-facing languages.</w:t>
            </w:r>
          </w:p>
        </w:tc>
      </w:tr>
      <w:tr w:rsidR="0046729B" w14:paraId="50230277" w14:textId="77777777">
        <w:trPr>
          <w:cantSplit/>
        </w:trPr>
        <w:tc>
          <w:tcPr>
            <w:tcW w:w="2900" w:type="dxa"/>
            <w:shd w:val="clear" w:color="auto" w:fill="F2F4F6"/>
            <w:tcMar>
              <w:top w:w="60" w:type="dxa"/>
              <w:left w:w="90" w:type="dxa"/>
              <w:bottom w:w="60" w:type="dxa"/>
              <w:right w:w="90" w:type="dxa"/>
            </w:tcMar>
          </w:tcPr>
          <w:p w:rsidR="0046729B" w:rsidRDefault="00767123" w14:paraId="1C568FAC" w14:textId="77777777">
            <w:pPr>
              <w:spacing w:after="0"/>
            </w:pPr>
            <w:r>
              <w:rPr>
                <w:sz w:val="16"/>
                <w:szCs w:val="16"/>
              </w:rPr>
              <w:t xml:space="preserve">   ↳ Portal displayed in local language and currency</w:t>
            </w:r>
          </w:p>
        </w:tc>
        <w:tc>
          <w:tcPr>
            <w:tcW w:w="560" w:type="dxa"/>
            <w:shd w:val="clear" w:color="auto" w:fill="F2F4F6"/>
            <w:tcMar>
              <w:top w:w="60" w:type="dxa"/>
              <w:left w:w="90" w:type="dxa"/>
              <w:bottom w:w="60" w:type="dxa"/>
              <w:right w:w="90" w:type="dxa"/>
            </w:tcMar>
          </w:tcPr>
          <w:p w:rsidR="0046729B" w:rsidRDefault="00767123" w14:paraId="3FD27640" w14:textId="77777777">
            <w:pPr>
              <w:spacing w:after="0"/>
            </w:pPr>
            <w:r>
              <w:rPr>
                <w:sz w:val="16"/>
                <w:szCs w:val="16"/>
              </w:rPr>
              <w:t>1</w:t>
            </w:r>
          </w:p>
        </w:tc>
        <w:tc>
          <w:tcPr>
            <w:tcW w:w="6620" w:type="dxa"/>
            <w:shd w:val="clear" w:color="auto" w:fill="F2F4F6"/>
            <w:tcMar>
              <w:top w:w="60" w:type="dxa"/>
              <w:left w:w="90" w:type="dxa"/>
              <w:bottom w:w="60" w:type="dxa"/>
              <w:right w:w="90" w:type="dxa"/>
            </w:tcMar>
          </w:tcPr>
          <w:p w:rsidR="0046729B" w:rsidRDefault="00767123" w14:paraId="080F5B02" w14:textId="77777777">
            <w:pPr>
              <w:spacing w:after="0"/>
            </w:pPr>
            <w:r>
              <w:rPr>
                <w:sz w:val="16"/>
                <w:szCs w:val="16"/>
              </w:rPr>
              <w:t>As a client user in Germany, I want the portal displayed in German with EUR currency so I can review claims in my local context.</w:t>
            </w:r>
          </w:p>
        </w:tc>
      </w:tr>
      <w:tr w:rsidR="0046729B" w14:paraId="21C29F6D" w14:textId="77777777">
        <w:trPr>
          <w:cantSplit/>
        </w:trPr>
        <w:tc>
          <w:tcPr>
            <w:tcW w:w="2900" w:type="dxa"/>
            <w:tcMar>
              <w:top w:w="60" w:type="dxa"/>
              <w:left w:w="90" w:type="dxa"/>
              <w:bottom w:w="60" w:type="dxa"/>
              <w:right w:w="90" w:type="dxa"/>
            </w:tcMar>
          </w:tcPr>
          <w:p w:rsidR="0046729B" w:rsidRDefault="00767123" w14:paraId="6A22658C" w14:textId="77777777">
            <w:pPr>
              <w:spacing w:after="0"/>
            </w:pPr>
            <w:r>
              <w:rPr>
                <w:sz w:val="16"/>
                <w:szCs w:val="16"/>
              </w:rPr>
              <w:t>Multi-Currency Display &amp; Conversion</w:t>
            </w:r>
          </w:p>
        </w:tc>
        <w:tc>
          <w:tcPr>
            <w:tcW w:w="560" w:type="dxa"/>
            <w:tcMar>
              <w:top w:w="60" w:type="dxa"/>
              <w:left w:w="90" w:type="dxa"/>
              <w:bottom w:w="60" w:type="dxa"/>
              <w:right w:w="90" w:type="dxa"/>
            </w:tcMar>
          </w:tcPr>
          <w:p w:rsidR="0046729B" w:rsidRDefault="00767123" w14:paraId="449E8F4A" w14:textId="77777777">
            <w:pPr>
              <w:spacing w:after="0"/>
            </w:pPr>
            <w:r>
              <w:rPr>
                <w:sz w:val="16"/>
                <w:szCs w:val="16"/>
              </w:rPr>
              <w:t>1</w:t>
            </w:r>
          </w:p>
        </w:tc>
        <w:tc>
          <w:tcPr>
            <w:tcW w:w="6620" w:type="dxa"/>
            <w:tcMar>
              <w:top w:w="60" w:type="dxa"/>
              <w:left w:w="90" w:type="dxa"/>
              <w:bottom w:w="60" w:type="dxa"/>
              <w:right w:w="90" w:type="dxa"/>
            </w:tcMar>
          </w:tcPr>
          <w:p w:rsidR="0046729B" w:rsidRDefault="00767123" w14:paraId="11EBE526" w14:textId="77777777">
            <w:pPr>
              <w:spacing w:after="0"/>
            </w:pPr>
            <w:r>
              <w:rPr>
                <w:sz w:val="16"/>
                <w:szCs w:val="16"/>
              </w:rPr>
              <w:t>Present claim financials in local currency and reporting currency with FX conversion.</w:t>
            </w:r>
          </w:p>
        </w:tc>
      </w:tr>
      <w:tr w:rsidR="0046729B" w14:paraId="504E9A7F" w14:textId="77777777">
        <w:trPr>
          <w:cantSplit/>
        </w:trPr>
        <w:tc>
          <w:tcPr>
            <w:tcW w:w="2900" w:type="dxa"/>
            <w:shd w:val="clear" w:color="auto" w:fill="F2F4F6"/>
            <w:tcMar>
              <w:top w:w="60" w:type="dxa"/>
              <w:left w:w="90" w:type="dxa"/>
              <w:bottom w:w="60" w:type="dxa"/>
              <w:right w:w="90" w:type="dxa"/>
            </w:tcMar>
          </w:tcPr>
          <w:p w:rsidR="0046729B" w:rsidRDefault="00767123" w14:paraId="426ACA0D" w14:textId="77777777">
            <w:pPr>
              <w:spacing w:after="0"/>
            </w:pPr>
            <w:r>
              <w:rPr>
                <w:sz w:val="16"/>
                <w:szCs w:val="16"/>
              </w:rPr>
              <w:t>Regional Date, Number &amp; Address Formats</w:t>
            </w:r>
          </w:p>
        </w:tc>
        <w:tc>
          <w:tcPr>
            <w:tcW w:w="560" w:type="dxa"/>
            <w:shd w:val="clear" w:color="auto" w:fill="F2F4F6"/>
            <w:tcMar>
              <w:top w:w="60" w:type="dxa"/>
              <w:left w:w="90" w:type="dxa"/>
              <w:bottom w:w="60" w:type="dxa"/>
              <w:right w:w="90" w:type="dxa"/>
            </w:tcMar>
          </w:tcPr>
          <w:p w:rsidR="0046729B" w:rsidRDefault="00767123" w14:paraId="15D62A12" w14:textId="77777777">
            <w:pPr>
              <w:spacing w:after="0"/>
            </w:pPr>
            <w:r>
              <w:rPr>
                <w:sz w:val="16"/>
                <w:szCs w:val="16"/>
              </w:rPr>
              <w:t>1</w:t>
            </w:r>
          </w:p>
        </w:tc>
        <w:tc>
          <w:tcPr>
            <w:tcW w:w="6620" w:type="dxa"/>
            <w:shd w:val="clear" w:color="auto" w:fill="F2F4F6"/>
            <w:tcMar>
              <w:top w:w="60" w:type="dxa"/>
              <w:left w:w="90" w:type="dxa"/>
              <w:bottom w:w="60" w:type="dxa"/>
              <w:right w:w="90" w:type="dxa"/>
            </w:tcMar>
          </w:tcPr>
          <w:p w:rsidR="0046729B" w:rsidRDefault="00767123" w14:paraId="5418A3BE" w14:textId="77777777">
            <w:pPr>
              <w:spacing w:after="0"/>
            </w:pPr>
            <w:r>
              <w:rPr>
                <w:sz w:val="16"/>
                <w:szCs w:val="16"/>
              </w:rPr>
              <w:t>Locale-aware formatting for dates, decimal separators, and address structures.</w:t>
            </w:r>
          </w:p>
        </w:tc>
      </w:tr>
      <w:tr w:rsidR="0046729B" w14:paraId="6B886AE9" w14:textId="77777777">
        <w:trPr>
          <w:cantSplit/>
        </w:trPr>
        <w:tc>
          <w:tcPr>
            <w:tcW w:w="2900" w:type="dxa"/>
            <w:tcMar>
              <w:top w:w="60" w:type="dxa"/>
              <w:left w:w="90" w:type="dxa"/>
              <w:bottom w:w="60" w:type="dxa"/>
              <w:right w:w="90" w:type="dxa"/>
            </w:tcMar>
          </w:tcPr>
          <w:p w:rsidR="0046729B" w:rsidRDefault="00767123" w14:paraId="7289D83E" w14:textId="77777777">
            <w:pPr>
              <w:spacing w:after="0"/>
            </w:pPr>
            <w:r>
              <w:rPr>
                <w:sz w:val="16"/>
                <w:szCs w:val="16"/>
              </w:rPr>
              <w:t>Country-Specific Regulatory &amp; Data Residency Rules</w:t>
            </w:r>
          </w:p>
        </w:tc>
        <w:tc>
          <w:tcPr>
            <w:tcW w:w="560" w:type="dxa"/>
            <w:tcMar>
              <w:top w:w="60" w:type="dxa"/>
              <w:left w:w="90" w:type="dxa"/>
              <w:bottom w:w="60" w:type="dxa"/>
              <w:right w:w="90" w:type="dxa"/>
            </w:tcMar>
          </w:tcPr>
          <w:p w:rsidR="0046729B" w:rsidRDefault="00767123" w14:paraId="2D39C81F" w14:textId="77777777">
            <w:pPr>
              <w:spacing w:after="0"/>
            </w:pPr>
            <w:r>
              <w:rPr>
                <w:sz w:val="16"/>
                <w:szCs w:val="16"/>
              </w:rPr>
              <w:t>1</w:t>
            </w:r>
          </w:p>
        </w:tc>
        <w:tc>
          <w:tcPr>
            <w:tcW w:w="6620" w:type="dxa"/>
            <w:tcMar>
              <w:top w:w="60" w:type="dxa"/>
              <w:left w:w="90" w:type="dxa"/>
              <w:bottom w:w="60" w:type="dxa"/>
              <w:right w:w="90" w:type="dxa"/>
            </w:tcMar>
          </w:tcPr>
          <w:p w:rsidR="0046729B" w:rsidRDefault="00767123" w14:paraId="1CBF2202" w14:textId="77777777">
            <w:pPr>
              <w:spacing w:after="0"/>
            </w:pPr>
            <w:r>
              <w:rPr>
                <w:sz w:val="16"/>
                <w:szCs w:val="16"/>
              </w:rPr>
              <w:t>Configurable compliance rules, such as GDPR and data residency requirements, by country.</w:t>
            </w:r>
          </w:p>
        </w:tc>
      </w:tr>
      <w:tr w:rsidR="0046729B" w14:paraId="3BD5C433" w14:textId="77777777">
        <w:trPr>
          <w:cantSplit/>
        </w:trPr>
        <w:tc>
          <w:tcPr>
            <w:tcW w:w="2900" w:type="dxa"/>
            <w:shd w:val="clear" w:color="auto" w:fill="F2F4F6"/>
            <w:tcMar>
              <w:top w:w="60" w:type="dxa"/>
              <w:left w:w="90" w:type="dxa"/>
              <w:bottom w:w="60" w:type="dxa"/>
              <w:right w:w="90" w:type="dxa"/>
            </w:tcMar>
          </w:tcPr>
          <w:p w:rsidR="0046729B" w:rsidRDefault="00767123" w14:paraId="6B7A51B8" w14:textId="77777777">
            <w:pPr>
              <w:spacing w:after="0"/>
            </w:pPr>
            <w:r>
              <w:rPr>
                <w:sz w:val="16"/>
                <w:szCs w:val="16"/>
              </w:rPr>
              <w:t xml:space="preserve">   ↳ Configure in-region data residency by country</w:t>
            </w:r>
          </w:p>
        </w:tc>
        <w:tc>
          <w:tcPr>
            <w:tcW w:w="560" w:type="dxa"/>
            <w:shd w:val="clear" w:color="auto" w:fill="F2F4F6"/>
            <w:tcMar>
              <w:top w:w="60" w:type="dxa"/>
              <w:left w:w="90" w:type="dxa"/>
              <w:bottom w:w="60" w:type="dxa"/>
              <w:right w:w="90" w:type="dxa"/>
            </w:tcMar>
          </w:tcPr>
          <w:p w:rsidR="0046729B" w:rsidRDefault="00767123" w14:paraId="4E9E0165" w14:textId="77777777">
            <w:pPr>
              <w:spacing w:after="0"/>
            </w:pPr>
            <w:r>
              <w:rPr>
                <w:sz w:val="16"/>
                <w:szCs w:val="16"/>
              </w:rPr>
              <w:t>1</w:t>
            </w:r>
          </w:p>
        </w:tc>
        <w:tc>
          <w:tcPr>
            <w:tcW w:w="6620" w:type="dxa"/>
            <w:shd w:val="clear" w:color="auto" w:fill="F2F4F6"/>
            <w:tcMar>
              <w:top w:w="60" w:type="dxa"/>
              <w:left w:w="90" w:type="dxa"/>
              <w:bottom w:w="60" w:type="dxa"/>
              <w:right w:w="90" w:type="dxa"/>
            </w:tcMar>
          </w:tcPr>
          <w:p w:rsidR="0046729B" w:rsidRDefault="00767123" w14:paraId="1EA85BC8" w14:textId="77777777">
            <w:pPr>
              <w:spacing w:after="0"/>
            </w:pPr>
            <w:r>
              <w:rPr>
                <w:sz w:val="16"/>
                <w:szCs w:val="16"/>
              </w:rPr>
              <w:t>As a client admin, I want to configure which countries' data must remain in-region so we comply with local data residency regulations.</w:t>
            </w:r>
          </w:p>
        </w:tc>
      </w:tr>
      <w:tr w:rsidR="0046729B" w14:paraId="3F628F1B" w14:textId="77777777">
        <w:trPr>
          <w:cantSplit/>
        </w:trPr>
        <w:tc>
          <w:tcPr>
            <w:tcW w:w="2900" w:type="dxa"/>
            <w:tcMar>
              <w:top w:w="60" w:type="dxa"/>
              <w:left w:w="90" w:type="dxa"/>
              <w:bottom w:w="60" w:type="dxa"/>
              <w:right w:w="90" w:type="dxa"/>
            </w:tcMar>
          </w:tcPr>
          <w:p w:rsidR="0046729B" w:rsidRDefault="00767123" w14:paraId="12D4A961" w14:textId="77777777">
            <w:pPr>
              <w:spacing w:after="0"/>
            </w:pPr>
            <w:r>
              <w:rPr>
                <w:sz w:val="16"/>
                <w:szCs w:val="16"/>
              </w:rPr>
              <w:t>Time Zone Handling</w:t>
            </w:r>
          </w:p>
        </w:tc>
        <w:tc>
          <w:tcPr>
            <w:tcW w:w="560" w:type="dxa"/>
            <w:tcMar>
              <w:top w:w="60" w:type="dxa"/>
              <w:left w:w="90" w:type="dxa"/>
              <w:bottom w:w="60" w:type="dxa"/>
              <w:right w:w="90" w:type="dxa"/>
            </w:tcMar>
          </w:tcPr>
          <w:p w:rsidR="0046729B" w:rsidRDefault="00767123" w14:paraId="0372A158" w14:textId="77777777">
            <w:pPr>
              <w:spacing w:after="0"/>
            </w:pPr>
            <w:r>
              <w:rPr>
                <w:sz w:val="16"/>
                <w:szCs w:val="16"/>
              </w:rPr>
              <w:t>2</w:t>
            </w:r>
          </w:p>
        </w:tc>
        <w:tc>
          <w:tcPr>
            <w:tcW w:w="6620" w:type="dxa"/>
            <w:tcMar>
              <w:top w:w="60" w:type="dxa"/>
              <w:left w:w="90" w:type="dxa"/>
              <w:bottom w:w="60" w:type="dxa"/>
              <w:right w:w="90" w:type="dxa"/>
            </w:tcMar>
          </w:tcPr>
          <w:p w:rsidR="0046729B" w:rsidRDefault="00767123" w14:paraId="5FA45BCC" w14:textId="77777777">
            <w:pPr>
              <w:spacing w:after="0"/>
            </w:pPr>
            <w:r>
              <w:rPr>
                <w:sz w:val="16"/>
                <w:szCs w:val="16"/>
              </w:rPr>
              <w:t>Display dates and times in the user's local time zone with clear zone labeling.</w:t>
            </w:r>
          </w:p>
        </w:tc>
      </w:tr>
      <w:tr w:rsidR="0046729B" w14:paraId="1614C259" w14:textId="77777777">
        <w:trPr>
          <w:cantSplit/>
        </w:trPr>
        <w:tc>
          <w:tcPr>
            <w:tcW w:w="2900" w:type="dxa"/>
            <w:shd w:val="clear" w:color="auto" w:fill="F2F4F6"/>
            <w:tcMar>
              <w:top w:w="60" w:type="dxa"/>
              <w:left w:w="90" w:type="dxa"/>
              <w:bottom w:w="60" w:type="dxa"/>
              <w:right w:w="90" w:type="dxa"/>
            </w:tcMar>
          </w:tcPr>
          <w:p w:rsidR="0046729B" w:rsidRDefault="00767123" w14:paraId="4318CB29" w14:textId="77777777">
            <w:pPr>
              <w:spacing w:after="0"/>
            </w:pPr>
            <w:r>
              <w:rPr>
                <w:sz w:val="16"/>
                <w:szCs w:val="16"/>
              </w:rPr>
              <w:t>Client/Country-Specific Branding</w:t>
            </w:r>
          </w:p>
        </w:tc>
        <w:tc>
          <w:tcPr>
            <w:tcW w:w="560" w:type="dxa"/>
            <w:shd w:val="clear" w:color="auto" w:fill="F2F4F6"/>
            <w:tcMar>
              <w:top w:w="60" w:type="dxa"/>
              <w:left w:w="90" w:type="dxa"/>
              <w:bottom w:w="60" w:type="dxa"/>
              <w:right w:w="90" w:type="dxa"/>
            </w:tcMar>
          </w:tcPr>
          <w:p w:rsidR="0046729B" w:rsidRDefault="00767123" w14:paraId="2936C142" w14:textId="77777777">
            <w:pPr>
              <w:spacing w:after="0"/>
            </w:pPr>
            <w:r>
              <w:rPr>
                <w:sz w:val="16"/>
                <w:szCs w:val="16"/>
              </w:rPr>
              <w:t>2</w:t>
            </w:r>
          </w:p>
        </w:tc>
        <w:tc>
          <w:tcPr>
            <w:tcW w:w="6620" w:type="dxa"/>
            <w:shd w:val="clear" w:color="auto" w:fill="F2F4F6"/>
            <w:tcMar>
              <w:top w:w="60" w:type="dxa"/>
              <w:left w:w="90" w:type="dxa"/>
              <w:bottom w:w="60" w:type="dxa"/>
              <w:right w:w="90" w:type="dxa"/>
            </w:tcMar>
          </w:tcPr>
          <w:p w:rsidR="0046729B" w:rsidRDefault="00767123" w14:paraId="34A0C0E4" w14:textId="77777777">
            <w:pPr>
              <w:spacing w:after="0"/>
            </w:pPr>
            <w:r>
              <w:rPr>
                <w:sz w:val="16"/>
                <w:szCs w:val="16"/>
              </w:rPr>
              <w:t>White-label theming and legal disclaimers configurable per country and client.</w:t>
            </w:r>
          </w:p>
        </w:tc>
      </w:tr>
    </w:tbl>
    <w:p w:rsidR="0046729B" w:rsidRDefault="00767123" w14:paraId="357089CE" w14:textId="09480308">
      <w:pPr>
        <w:pStyle w:val="Heading3"/>
      </w:pPr>
      <w:bookmarkStart w:name="_Toc798588241" w:id="616"/>
      <w:r>
        <w:t>Epic 7: Identity, Access &amp; Security</w:t>
      </w:r>
      <w:bookmarkEnd w:id="616"/>
    </w:p>
    <w:p w:rsidR="0046729B" w:rsidRDefault="00767123" w14:paraId="39636387" w14:textId="77777777">
      <w:pPr>
        <w:spacing w:after="100"/>
      </w:pPr>
      <w:r>
        <w:rPr>
          <w:i/>
          <w:iCs/>
        </w:rPr>
        <w:t>Secure, role-based access underpinning every other epic; without it, personalization, FNOL, and analytics cannot be safely delivered to external clients. Recommended foundational addition.</w:t>
      </w:r>
    </w:p>
    <w:p w:rsidR="0046729B" w:rsidRDefault="00767123" w14:paraId="34EDF4A8" w14:textId="77777777">
      <w:pPr>
        <w:spacing w:after="100"/>
      </w:pPr>
      <w:r>
        <w:rPr>
          <w:color w:val="5A6472"/>
          <w:sz w:val="17"/>
          <w:szCs w:val="17"/>
        </w:rPr>
        <w:t>Priority: 2   |   Tag: Foundational</w:t>
      </w:r>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2900"/>
        <w:gridCol w:w="560"/>
        <w:gridCol w:w="6620"/>
      </w:tblGrid>
      <w:tr w:rsidR="0046729B" w14:paraId="33EF23D1" w14:textId="77777777">
        <w:trPr>
          <w:tblHeader/>
        </w:trPr>
        <w:tc>
          <w:tcPr>
            <w:tcW w:w="2900" w:type="dxa"/>
            <w:shd w:val="clear" w:color="auto" w:fill="1B2A47"/>
            <w:tcMar>
              <w:top w:w="60" w:type="dxa"/>
              <w:left w:w="90" w:type="dxa"/>
              <w:bottom w:w="60" w:type="dxa"/>
              <w:right w:w="90" w:type="dxa"/>
            </w:tcMar>
          </w:tcPr>
          <w:p w:rsidR="0046729B" w:rsidRDefault="00767123" w14:paraId="27CF96DE" w14:textId="77777777">
            <w:pPr>
              <w:spacing w:after="0"/>
            </w:pPr>
            <w:r>
              <w:rPr>
                <w:b/>
                <w:bCs/>
                <w:color w:val="FFFFFF"/>
                <w:sz w:val="18"/>
                <w:szCs w:val="18"/>
              </w:rPr>
              <w:t>Feature / User Story</w:t>
            </w:r>
          </w:p>
        </w:tc>
        <w:tc>
          <w:tcPr>
            <w:tcW w:w="560" w:type="dxa"/>
            <w:shd w:val="clear" w:color="auto" w:fill="1B2A47"/>
            <w:tcMar>
              <w:top w:w="60" w:type="dxa"/>
              <w:left w:w="90" w:type="dxa"/>
              <w:bottom w:w="60" w:type="dxa"/>
              <w:right w:w="90" w:type="dxa"/>
            </w:tcMar>
          </w:tcPr>
          <w:p w:rsidR="0046729B" w:rsidRDefault="00767123" w14:paraId="61DB8136" w14:textId="77777777">
            <w:pPr>
              <w:spacing w:after="0"/>
            </w:pPr>
            <w:r>
              <w:rPr>
                <w:b/>
                <w:bCs/>
                <w:color w:val="FFFFFF"/>
                <w:sz w:val="18"/>
                <w:szCs w:val="18"/>
              </w:rPr>
              <w:t>Pri</w:t>
            </w:r>
          </w:p>
        </w:tc>
        <w:tc>
          <w:tcPr>
            <w:tcW w:w="6620" w:type="dxa"/>
            <w:shd w:val="clear" w:color="auto" w:fill="1B2A47"/>
            <w:tcMar>
              <w:top w:w="60" w:type="dxa"/>
              <w:left w:w="90" w:type="dxa"/>
              <w:bottom w:w="60" w:type="dxa"/>
              <w:right w:w="90" w:type="dxa"/>
            </w:tcMar>
          </w:tcPr>
          <w:p w:rsidR="0046729B" w:rsidRDefault="00767123" w14:paraId="3CF8E828" w14:textId="77777777">
            <w:pPr>
              <w:spacing w:after="0"/>
            </w:pPr>
            <w:r>
              <w:rPr>
                <w:b/>
                <w:bCs/>
                <w:color w:val="FFFFFF"/>
                <w:sz w:val="18"/>
                <w:szCs w:val="18"/>
              </w:rPr>
              <w:t>Description</w:t>
            </w:r>
          </w:p>
        </w:tc>
      </w:tr>
      <w:tr w:rsidR="0046729B" w14:paraId="10DD882E" w14:textId="77777777">
        <w:trPr>
          <w:cantSplit/>
        </w:trPr>
        <w:tc>
          <w:tcPr>
            <w:tcW w:w="2900" w:type="dxa"/>
            <w:tcMar>
              <w:top w:w="60" w:type="dxa"/>
              <w:left w:w="90" w:type="dxa"/>
              <w:bottom w:w="60" w:type="dxa"/>
              <w:right w:w="90" w:type="dxa"/>
            </w:tcMar>
          </w:tcPr>
          <w:p w:rsidR="0046729B" w:rsidRDefault="00767123" w14:paraId="783DE83B" w14:textId="77777777">
            <w:pPr>
              <w:spacing w:after="0"/>
            </w:pPr>
            <w:r>
              <w:rPr>
                <w:sz w:val="16"/>
                <w:szCs w:val="16"/>
              </w:rPr>
              <w:t>SSO &amp; Multi-Factor Authentication</w:t>
            </w:r>
          </w:p>
        </w:tc>
        <w:tc>
          <w:tcPr>
            <w:tcW w:w="560" w:type="dxa"/>
            <w:tcMar>
              <w:top w:w="60" w:type="dxa"/>
              <w:left w:w="90" w:type="dxa"/>
              <w:bottom w:w="60" w:type="dxa"/>
              <w:right w:w="90" w:type="dxa"/>
            </w:tcMar>
          </w:tcPr>
          <w:p w:rsidR="0046729B" w:rsidRDefault="00767123" w14:paraId="7A03216E" w14:textId="77777777">
            <w:pPr>
              <w:spacing w:after="0"/>
            </w:pPr>
            <w:r>
              <w:rPr>
                <w:sz w:val="16"/>
                <w:szCs w:val="16"/>
              </w:rPr>
              <w:t>2</w:t>
            </w:r>
          </w:p>
        </w:tc>
        <w:tc>
          <w:tcPr>
            <w:tcW w:w="6620" w:type="dxa"/>
            <w:tcMar>
              <w:top w:w="60" w:type="dxa"/>
              <w:left w:w="90" w:type="dxa"/>
              <w:bottom w:w="60" w:type="dxa"/>
              <w:right w:w="90" w:type="dxa"/>
            </w:tcMar>
          </w:tcPr>
          <w:p w:rsidR="0046729B" w:rsidRDefault="00767123" w14:paraId="65267EDB" w14:textId="77777777">
            <w:pPr>
              <w:spacing w:after="0"/>
            </w:pPr>
            <w:r>
              <w:rPr>
                <w:sz w:val="16"/>
                <w:szCs w:val="16"/>
              </w:rPr>
              <w:t>Single sign-on and MFA for client user authentication.</w:t>
            </w:r>
          </w:p>
        </w:tc>
      </w:tr>
      <w:tr w:rsidR="0046729B" w14:paraId="4C7DAD25" w14:textId="77777777">
        <w:trPr>
          <w:cantSplit/>
        </w:trPr>
        <w:tc>
          <w:tcPr>
            <w:tcW w:w="2900" w:type="dxa"/>
            <w:shd w:val="clear" w:color="auto" w:fill="F2F4F6"/>
            <w:tcMar>
              <w:top w:w="60" w:type="dxa"/>
              <w:left w:w="90" w:type="dxa"/>
              <w:bottom w:w="60" w:type="dxa"/>
              <w:right w:w="90" w:type="dxa"/>
            </w:tcMar>
          </w:tcPr>
          <w:p w:rsidR="0046729B" w:rsidRDefault="00767123" w14:paraId="1DBE006A" w14:textId="77777777">
            <w:pPr>
              <w:spacing w:after="0"/>
            </w:pPr>
            <w:r>
              <w:rPr>
                <w:sz w:val="16"/>
                <w:szCs w:val="16"/>
              </w:rPr>
              <w:t>Role-Based Access Control</w:t>
            </w:r>
          </w:p>
        </w:tc>
        <w:tc>
          <w:tcPr>
            <w:tcW w:w="560" w:type="dxa"/>
            <w:shd w:val="clear" w:color="auto" w:fill="F2F4F6"/>
            <w:tcMar>
              <w:top w:w="60" w:type="dxa"/>
              <w:left w:w="90" w:type="dxa"/>
              <w:bottom w:w="60" w:type="dxa"/>
              <w:right w:w="90" w:type="dxa"/>
            </w:tcMar>
          </w:tcPr>
          <w:p w:rsidR="0046729B" w:rsidRDefault="00767123" w14:paraId="1D22A2B9" w14:textId="77777777">
            <w:pPr>
              <w:spacing w:after="0"/>
            </w:pPr>
            <w:r>
              <w:rPr>
                <w:sz w:val="16"/>
                <w:szCs w:val="16"/>
              </w:rPr>
              <w:t>2</w:t>
            </w:r>
          </w:p>
        </w:tc>
        <w:tc>
          <w:tcPr>
            <w:tcW w:w="6620" w:type="dxa"/>
            <w:shd w:val="clear" w:color="auto" w:fill="F2F4F6"/>
            <w:tcMar>
              <w:top w:w="60" w:type="dxa"/>
              <w:left w:w="90" w:type="dxa"/>
              <w:bottom w:w="60" w:type="dxa"/>
              <w:right w:w="90" w:type="dxa"/>
            </w:tcMar>
          </w:tcPr>
          <w:p w:rsidR="0046729B" w:rsidRDefault="00767123" w14:paraId="54C9603B" w14:textId="77777777">
            <w:pPr>
              <w:spacing w:after="0"/>
            </w:pPr>
            <w:r>
              <w:rPr>
                <w:sz w:val="16"/>
                <w:szCs w:val="16"/>
              </w:rPr>
              <w:t>Configurable roles such as Client Admin, User, Read-Only, and Broker.</w:t>
            </w:r>
          </w:p>
        </w:tc>
      </w:tr>
      <w:tr w:rsidR="0046729B" w14:paraId="15C4081E" w14:textId="77777777">
        <w:trPr>
          <w:cantSplit/>
        </w:trPr>
        <w:tc>
          <w:tcPr>
            <w:tcW w:w="2900" w:type="dxa"/>
            <w:tcMar>
              <w:top w:w="60" w:type="dxa"/>
              <w:left w:w="90" w:type="dxa"/>
              <w:bottom w:w="60" w:type="dxa"/>
              <w:right w:w="90" w:type="dxa"/>
            </w:tcMar>
          </w:tcPr>
          <w:p w:rsidR="0046729B" w:rsidRDefault="00767123" w14:paraId="0C684BFF" w14:textId="77777777">
            <w:pPr>
              <w:spacing w:after="0"/>
            </w:pPr>
            <w:r>
              <w:rPr>
                <w:sz w:val="16"/>
                <w:szCs w:val="16"/>
              </w:rPr>
              <w:t xml:space="preserve">   ↳ Assign read-only access to a subset of users</w:t>
            </w:r>
          </w:p>
        </w:tc>
        <w:tc>
          <w:tcPr>
            <w:tcW w:w="560" w:type="dxa"/>
            <w:tcMar>
              <w:top w:w="60" w:type="dxa"/>
              <w:left w:w="90" w:type="dxa"/>
              <w:bottom w:w="60" w:type="dxa"/>
              <w:right w:w="90" w:type="dxa"/>
            </w:tcMar>
          </w:tcPr>
          <w:p w:rsidR="0046729B" w:rsidRDefault="00767123" w14:paraId="18382A2A" w14:textId="77777777">
            <w:pPr>
              <w:spacing w:after="0"/>
            </w:pPr>
            <w:r>
              <w:rPr>
                <w:sz w:val="16"/>
                <w:szCs w:val="16"/>
              </w:rPr>
              <w:t>2</w:t>
            </w:r>
          </w:p>
        </w:tc>
        <w:tc>
          <w:tcPr>
            <w:tcW w:w="6620" w:type="dxa"/>
            <w:tcMar>
              <w:top w:w="60" w:type="dxa"/>
              <w:left w:w="90" w:type="dxa"/>
              <w:bottom w:w="60" w:type="dxa"/>
              <w:right w:w="90" w:type="dxa"/>
            </w:tcMar>
          </w:tcPr>
          <w:p w:rsidR="0046729B" w:rsidRDefault="00767123" w14:paraId="3DB64D66" w14:textId="77777777">
            <w:pPr>
              <w:spacing w:after="0"/>
            </w:pPr>
            <w:r>
              <w:rPr>
                <w:sz w:val="16"/>
                <w:szCs w:val="16"/>
              </w:rPr>
              <w:t>As a client admin, I want to assign read-only access to a subset of users so they can view claims without editing rights.</w:t>
            </w:r>
          </w:p>
        </w:tc>
      </w:tr>
      <w:tr w:rsidR="0046729B" w14:paraId="5DEA1E3D" w14:textId="77777777">
        <w:trPr>
          <w:cantSplit/>
        </w:trPr>
        <w:tc>
          <w:tcPr>
            <w:tcW w:w="2900" w:type="dxa"/>
            <w:shd w:val="clear" w:color="auto" w:fill="F2F4F6"/>
            <w:tcMar>
              <w:top w:w="60" w:type="dxa"/>
              <w:left w:w="90" w:type="dxa"/>
              <w:bottom w:w="60" w:type="dxa"/>
              <w:right w:w="90" w:type="dxa"/>
            </w:tcMar>
          </w:tcPr>
          <w:p w:rsidR="0046729B" w:rsidRDefault="00767123" w14:paraId="1C781402" w14:textId="77777777">
            <w:pPr>
              <w:spacing w:after="0"/>
            </w:pPr>
            <w:r>
              <w:rPr>
                <w:sz w:val="16"/>
                <w:szCs w:val="16"/>
              </w:rPr>
              <w:t>Multi-Entity Permission Management</w:t>
            </w:r>
          </w:p>
        </w:tc>
        <w:tc>
          <w:tcPr>
            <w:tcW w:w="560" w:type="dxa"/>
            <w:shd w:val="clear" w:color="auto" w:fill="F2F4F6"/>
            <w:tcMar>
              <w:top w:w="60" w:type="dxa"/>
              <w:left w:w="90" w:type="dxa"/>
              <w:bottom w:w="60" w:type="dxa"/>
              <w:right w:w="90" w:type="dxa"/>
            </w:tcMar>
          </w:tcPr>
          <w:p w:rsidR="0046729B" w:rsidRDefault="00767123" w14:paraId="45A4518A" w14:textId="77777777">
            <w:pPr>
              <w:spacing w:after="0"/>
            </w:pPr>
            <w:r>
              <w:rPr>
                <w:sz w:val="16"/>
                <w:szCs w:val="16"/>
              </w:rPr>
              <w:t>2</w:t>
            </w:r>
          </w:p>
        </w:tc>
        <w:tc>
          <w:tcPr>
            <w:tcW w:w="6620" w:type="dxa"/>
            <w:shd w:val="clear" w:color="auto" w:fill="F2F4F6"/>
            <w:tcMar>
              <w:top w:w="60" w:type="dxa"/>
              <w:left w:w="90" w:type="dxa"/>
              <w:bottom w:w="60" w:type="dxa"/>
              <w:right w:w="90" w:type="dxa"/>
            </w:tcMar>
          </w:tcPr>
          <w:p w:rsidR="0046729B" w:rsidRDefault="00767123" w14:paraId="4BD8F98B" w14:textId="77777777">
            <w:pPr>
              <w:spacing w:after="0"/>
            </w:pPr>
            <w:r>
              <w:rPr>
                <w:sz w:val="16"/>
                <w:szCs w:val="16"/>
              </w:rPr>
              <w:t>Fine-grained permissions across subsidiaries, programs, and business units.</w:t>
            </w:r>
          </w:p>
        </w:tc>
      </w:tr>
      <w:tr w:rsidR="0046729B" w14:paraId="63BC6CB0" w14:textId="77777777">
        <w:trPr>
          <w:cantSplit/>
        </w:trPr>
        <w:tc>
          <w:tcPr>
            <w:tcW w:w="2900" w:type="dxa"/>
            <w:tcMar>
              <w:top w:w="60" w:type="dxa"/>
              <w:left w:w="90" w:type="dxa"/>
              <w:bottom w:w="60" w:type="dxa"/>
              <w:right w:w="90" w:type="dxa"/>
            </w:tcMar>
          </w:tcPr>
          <w:p w:rsidR="0046729B" w:rsidRDefault="00767123" w14:paraId="7996F4B4" w14:textId="77777777">
            <w:pPr>
              <w:spacing w:after="0"/>
            </w:pPr>
            <w:r>
              <w:rPr>
                <w:sz w:val="16"/>
                <w:szCs w:val="16"/>
              </w:rPr>
              <w:t>Audit Logging &amp; Session Management</w:t>
            </w:r>
          </w:p>
        </w:tc>
        <w:tc>
          <w:tcPr>
            <w:tcW w:w="560" w:type="dxa"/>
            <w:tcMar>
              <w:top w:w="60" w:type="dxa"/>
              <w:left w:w="90" w:type="dxa"/>
              <w:bottom w:w="60" w:type="dxa"/>
              <w:right w:w="90" w:type="dxa"/>
            </w:tcMar>
          </w:tcPr>
          <w:p w:rsidR="0046729B" w:rsidRDefault="00767123" w14:paraId="2F36A8D5" w14:textId="77777777">
            <w:pPr>
              <w:spacing w:after="0"/>
            </w:pPr>
            <w:r>
              <w:rPr>
                <w:sz w:val="16"/>
                <w:szCs w:val="16"/>
              </w:rPr>
              <w:t>2</w:t>
            </w:r>
          </w:p>
        </w:tc>
        <w:tc>
          <w:tcPr>
            <w:tcW w:w="6620" w:type="dxa"/>
            <w:tcMar>
              <w:top w:w="60" w:type="dxa"/>
              <w:left w:w="90" w:type="dxa"/>
              <w:bottom w:w="60" w:type="dxa"/>
              <w:right w:w="90" w:type="dxa"/>
            </w:tcMar>
          </w:tcPr>
          <w:p w:rsidR="0046729B" w:rsidRDefault="00767123" w14:paraId="5EF7CE91" w14:textId="77777777">
            <w:pPr>
              <w:spacing w:after="0"/>
            </w:pPr>
            <w:r>
              <w:rPr>
                <w:sz w:val="16"/>
                <w:szCs w:val="16"/>
              </w:rPr>
              <w:t>Full audit trail of user actions and session activity for security and compliance.</w:t>
            </w:r>
          </w:p>
        </w:tc>
      </w:tr>
    </w:tbl>
    <w:p w:rsidR="0046729B" w:rsidRDefault="00767123" w14:paraId="4EA277E0" w14:textId="12717DAF">
      <w:pPr>
        <w:pStyle w:val="Heading3"/>
      </w:pPr>
      <w:bookmarkStart w:name="_Toc626029261" w:id="617"/>
      <w:r>
        <w:t>Epic 8: Notifications &amp; Client Communications</w:t>
      </w:r>
      <w:bookmarkEnd w:id="617"/>
    </w:p>
    <w:p w:rsidR="0046729B" w:rsidRDefault="00767123" w14:paraId="49DDA158" w14:textId="77777777">
      <w:pPr>
        <w:spacing w:after="100"/>
        <w:rPr>
          <w:ins w:author="Chetan Arora" w:date="2026-08-10T03:40:00Z" w16du:dateUtc="2026-08-10T03:40:59Z" w:id="874522593"/>
        </w:rPr>
      </w:pPr>
      <w:r w:rsidRPr="19EEAAC3" w:rsidR="0A20DB48">
        <w:rPr>
          <w:i w:val="1"/>
          <w:iCs w:val="1"/>
        </w:rPr>
        <w:t>Cross-channel communication layer connecting clients to claims events in real time</w:t>
      </w:r>
      <w:r w:rsidRPr="19EEAAC3" w:rsidR="0A20DB48">
        <w:rPr>
          <w:i w:val="1"/>
          <w:iCs w:val="1"/>
        </w:rPr>
        <w:t>. Recommended foundational addition</w:t>
      </w:r>
      <w:r w:rsidRPr="19EEAAC3" w:rsidR="0A20DB48">
        <w:rPr>
          <w:i w:val="1"/>
          <w:iCs w:val="1"/>
        </w:rPr>
        <w:t>.</w:t>
      </w:r>
    </w:p>
    <w:p w:rsidR="297F1072" w:rsidP="78BE6B19" w:rsidRDefault="297F1072" w14:paraId="69ABFDA9" w14:textId="10C86B45">
      <w:pPr>
        <w:spacing w:after="0" w:line="300" w:lineRule="auto"/>
        <w:rPr>
          <w:rFonts w:ascii="Calibri" w:hAnsi="Calibri" w:eastAsia="Calibri" w:cs="Calibri"/>
          <w:sz w:val="20"/>
          <w:szCs w:val="20"/>
        </w:rPr>
      </w:pPr>
      <w:r w:rsidRPr="78BE6B19" w:rsidR="19D554F9">
        <w:rPr>
          <w:rFonts w:ascii="Calibri" w:hAnsi="Calibri" w:eastAsia="Calibri" w:cs="Calibri"/>
          <w:sz w:val="20"/>
          <w:szCs w:val="20"/>
        </w:rPr>
        <w:t>All communications sent to carriers, clients, and external contacts shall adhere to defined formatting and branding standards, ensuring a professional, clean, and well-structured presentation. The solution should support rich-text formatting, standardized templates, and consistent layouts that enhance readability, clarity, and the overall recipient experience, avoiding plain or minimally formatted email content.</w:t>
      </w:r>
    </w:p>
    <w:p w:rsidR="6B6D2B5D" w:rsidP="6B6D2B5D" w:rsidRDefault="6B6D2B5D" w14:paraId="67E7F139" w14:textId="6396F39C">
      <w:pPr>
        <w:spacing w:after="100"/>
        <w:rPr>
          <w:i/>
          <w:iCs/>
        </w:rPr>
      </w:pPr>
    </w:p>
    <w:p w:rsidR="0046729B" w:rsidRDefault="00767123" w14:paraId="5683860F" w14:textId="77777777">
      <w:pPr>
        <w:spacing w:after="100"/>
      </w:pPr>
      <w:r>
        <w:rPr>
          <w:color w:val="5A6472"/>
          <w:sz w:val="17"/>
          <w:szCs w:val="17"/>
        </w:rPr>
        <w:t>Priority: 2   |   Tag: Foundational</w:t>
      </w:r>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2900"/>
        <w:gridCol w:w="560"/>
        <w:gridCol w:w="6620"/>
      </w:tblGrid>
      <w:tr w:rsidR="0046729B" w14:paraId="140A3D02" w14:textId="77777777">
        <w:trPr>
          <w:tblHeader/>
        </w:trPr>
        <w:tc>
          <w:tcPr>
            <w:tcW w:w="2900" w:type="dxa"/>
            <w:shd w:val="clear" w:color="auto" w:fill="1B2A47"/>
            <w:tcMar>
              <w:top w:w="60" w:type="dxa"/>
              <w:left w:w="90" w:type="dxa"/>
              <w:bottom w:w="60" w:type="dxa"/>
              <w:right w:w="90" w:type="dxa"/>
            </w:tcMar>
          </w:tcPr>
          <w:p w:rsidR="0046729B" w:rsidRDefault="00767123" w14:paraId="0EBAC62B" w14:textId="77777777">
            <w:pPr>
              <w:spacing w:after="0"/>
            </w:pPr>
            <w:r>
              <w:rPr>
                <w:b/>
                <w:bCs/>
                <w:color w:val="FFFFFF"/>
                <w:sz w:val="18"/>
                <w:szCs w:val="18"/>
              </w:rPr>
              <w:t>Feature / User Story</w:t>
            </w:r>
          </w:p>
        </w:tc>
        <w:tc>
          <w:tcPr>
            <w:tcW w:w="560" w:type="dxa"/>
            <w:shd w:val="clear" w:color="auto" w:fill="1B2A47"/>
            <w:tcMar>
              <w:top w:w="60" w:type="dxa"/>
              <w:left w:w="90" w:type="dxa"/>
              <w:bottom w:w="60" w:type="dxa"/>
              <w:right w:w="90" w:type="dxa"/>
            </w:tcMar>
          </w:tcPr>
          <w:p w:rsidR="0046729B" w:rsidRDefault="00767123" w14:paraId="2E51157F" w14:textId="77777777">
            <w:pPr>
              <w:spacing w:after="0"/>
            </w:pPr>
            <w:r>
              <w:rPr>
                <w:b/>
                <w:bCs/>
                <w:color w:val="FFFFFF"/>
                <w:sz w:val="18"/>
                <w:szCs w:val="18"/>
              </w:rPr>
              <w:t>Pri</w:t>
            </w:r>
          </w:p>
        </w:tc>
        <w:tc>
          <w:tcPr>
            <w:tcW w:w="6620" w:type="dxa"/>
            <w:shd w:val="clear" w:color="auto" w:fill="1B2A47"/>
            <w:tcMar>
              <w:top w:w="60" w:type="dxa"/>
              <w:left w:w="90" w:type="dxa"/>
              <w:bottom w:w="60" w:type="dxa"/>
              <w:right w:w="90" w:type="dxa"/>
            </w:tcMar>
          </w:tcPr>
          <w:p w:rsidR="0046729B" w:rsidRDefault="00767123" w14:paraId="77B2739D" w14:textId="77777777">
            <w:pPr>
              <w:spacing w:after="0"/>
            </w:pPr>
            <w:r>
              <w:rPr>
                <w:b/>
                <w:bCs/>
                <w:color w:val="FFFFFF"/>
                <w:sz w:val="18"/>
                <w:szCs w:val="18"/>
              </w:rPr>
              <w:t>Description</w:t>
            </w:r>
          </w:p>
        </w:tc>
      </w:tr>
      <w:tr w:rsidR="0046729B" w14:paraId="4F238AD5" w14:textId="77777777">
        <w:trPr>
          <w:cantSplit/>
        </w:trPr>
        <w:tc>
          <w:tcPr>
            <w:tcW w:w="2900" w:type="dxa"/>
            <w:tcMar>
              <w:top w:w="60" w:type="dxa"/>
              <w:left w:w="90" w:type="dxa"/>
              <w:bottom w:w="60" w:type="dxa"/>
              <w:right w:w="90" w:type="dxa"/>
            </w:tcMar>
          </w:tcPr>
          <w:p w:rsidR="0046729B" w:rsidRDefault="00767123" w14:paraId="67D329A6" w14:textId="77777777">
            <w:pPr>
              <w:spacing w:after="0"/>
            </w:pPr>
            <w:r>
              <w:rPr>
                <w:sz w:val="16"/>
                <w:szCs w:val="16"/>
              </w:rPr>
              <w:t>In-App Notification Center</w:t>
            </w:r>
          </w:p>
        </w:tc>
        <w:tc>
          <w:tcPr>
            <w:tcW w:w="560" w:type="dxa"/>
            <w:tcMar>
              <w:top w:w="60" w:type="dxa"/>
              <w:left w:w="90" w:type="dxa"/>
              <w:bottom w:w="60" w:type="dxa"/>
              <w:right w:w="90" w:type="dxa"/>
            </w:tcMar>
          </w:tcPr>
          <w:p w:rsidR="0046729B" w:rsidRDefault="00767123" w14:paraId="2AF1C0CA" w14:textId="77777777">
            <w:pPr>
              <w:spacing w:after="0"/>
            </w:pPr>
            <w:r>
              <w:rPr>
                <w:sz w:val="16"/>
                <w:szCs w:val="16"/>
              </w:rPr>
              <w:t>2</w:t>
            </w:r>
          </w:p>
        </w:tc>
        <w:tc>
          <w:tcPr>
            <w:tcW w:w="6620" w:type="dxa"/>
            <w:tcMar>
              <w:top w:w="60" w:type="dxa"/>
              <w:left w:w="90" w:type="dxa"/>
              <w:bottom w:w="60" w:type="dxa"/>
              <w:right w:w="90" w:type="dxa"/>
            </w:tcMar>
          </w:tcPr>
          <w:p w:rsidR="0046729B" w:rsidRDefault="00767123" w14:paraId="177DC60C" w14:textId="77777777">
            <w:pPr>
              <w:spacing w:after="0"/>
            </w:pPr>
            <w:r>
              <w:rPr>
                <w:sz w:val="16"/>
                <w:szCs w:val="16"/>
              </w:rPr>
              <w:t>Centralized in-app feed of all claim and account notifications.</w:t>
            </w:r>
          </w:p>
        </w:tc>
      </w:tr>
      <w:tr w:rsidR="0046729B" w14:paraId="3857A849" w14:textId="77777777">
        <w:trPr>
          <w:cantSplit/>
        </w:trPr>
        <w:tc>
          <w:tcPr>
            <w:tcW w:w="2900" w:type="dxa"/>
            <w:shd w:val="clear" w:color="auto" w:fill="F2F4F6"/>
            <w:tcMar>
              <w:top w:w="60" w:type="dxa"/>
              <w:left w:w="90" w:type="dxa"/>
              <w:bottom w:w="60" w:type="dxa"/>
              <w:right w:w="90" w:type="dxa"/>
            </w:tcMar>
          </w:tcPr>
          <w:p w:rsidR="0046729B" w:rsidRDefault="00767123" w14:paraId="2191EA5E" w14:textId="77777777">
            <w:pPr>
              <w:spacing w:after="0"/>
            </w:pPr>
            <w:r>
              <w:rPr>
                <w:sz w:val="16"/>
                <w:szCs w:val="16"/>
              </w:rPr>
              <w:t>Email/SMS Notification Preferences</w:t>
            </w:r>
          </w:p>
        </w:tc>
        <w:tc>
          <w:tcPr>
            <w:tcW w:w="560" w:type="dxa"/>
            <w:shd w:val="clear" w:color="auto" w:fill="F2F4F6"/>
            <w:tcMar>
              <w:top w:w="60" w:type="dxa"/>
              <w:left w:w="90" w:type="dxa"/>
              <w:bottom w:w="60" w:type="dxa"/>
              <w:right w:w="90" w:type="dxa"/>
            </w:tcMar>
          </w:tcPr>
          <w:p w:rsidR="0046729B" w:rsidRDefault="00767123" w14:paraId="75D8DB95" w14:textId="77777777">
            <w:pPr>
              <w:spacing w:after="0"/>
            </w:pPr>
            <w:r>
              <w:rPr>
                <w:sz w:val="16"/>
                <w:szCs w:val="16"/>
              </w:rPr>
              <w:t>2</w:t>
            </w:r>
          </w:p>
        </w:tc>
        <w:tc>
          <w:tcPr>
            <w:tcW w:w="6620" w:type="dxa"/>
            <w:shd w:val="clear" w:color="auto" w:fill="F2F4F6"/>
            <w:tcMar>
              <w:top w:w="60" w:type="dxa"/>
              <w:left w:w="90" w:type="dxa"/>
              <w:bottom w:w="60" w:type="dxa"/>
              <w:right w:w="90" w:type="dxa"/>
            </w:tcMar>
          </w:tcPr>
          <w:p w:rsidR="0046729B" w:rsidRDefault="00767123" w14:paraId="1B6CCF41" w14:textId="77777777">
            <w:pPr>
              <w:spacing w:after="0"/>
            </w:pPr>
            <w:r>
              <w:rPr>
                <w:sz w:val="16"/>
                <w:szCs w:val="16"/>
              </w:rPr>
              <w:t>Client-configurable channel preferences for how updates are delivered.</w:t>
            </w:r>
          </w:p>
        </w:tc>
      </w:tr>
      <w:tr w:rsidR="0046729B" w14:paraId="0C75A324" w14:textId="77777777">
        <w:trPr>
          <w:cantSplit/>
        </w:trPr>
        <w:tc>
          <w:tcPr>
            <w:tcW w:w="2900" w:type="dxa"/>
            <w:tcMar>
              <w:top w:w="60" w:type="dxa"/>
              <w:left w:w="90" w:type="dxa"/>
              <w:bottom w:w="60" w:type="dxa"/>
              <w:right w:w="90" w:type="dxa"/>
            </w:tcMar>
          </w:tcPr>
          <w:p w:rsidR="0046729B" w:rsidRDefault="00767123" w14:paraId="15DFD0CA" w14:textId="77777777">
            <w:pPr>
              <w:spacing w:after="0"/>
            </w:pPr>
            <w:r>
              <w:rPr>
                <w:sz w:val="16"/>
                <w:szCs w:val="16"/>
              </w:rPr>
              <w:t xml:space="preserve">   ↳ Choose notification delivery channel</w:t>
            </w:r>
          </w:p>
        </w:tc>
        <w:tc>
          <w:tcPr>
            <w:tcW w:w="560" w:type="dxa"/>
            <w:tcMar>
              <w:top w:w="60" w:type="dxa"/>
              <w:left w:w="90" w:type="dxa"/>
              <w:bottom w:w="60" w:type="dxa"/>
              <w:right w:w="90" w:type="dxa"/>
            </w:tcMar>
          </w:tcPr>
          <w:p w:rsidR="0046729B" w:rsidRDefault="00767123" w14:paraId="465987CF" w14:textId="77777777">
            <w:pPr>
              <w:spacing w:after="0"/>
            </w:pPr>
            <w:r>
              <w:rPr>
                <w:sz w:val="16"/>
                <w:szCs w:val="16"/>
              </w:rPr>
              <w:t>2</w:t>
            </w:r>
          </w:p>
        </w:tc>
        <w:tc>
          <w:tcPr>
            <w:tcW w:w="6620" w:type="dxa"/>
            <w:tcMar>
              <w:top w:w="60" w:type="dxa"/>
              <w:left w:w="90" w:type="dxa"/>
              <w:bottom w:w="60" w:type="dxa"/>
              <w:right w:w="90" w:type="dxa"/>
            </w:tcMar>
          </w:tcPr>
          <w:p w:rsidR="0046729B" w:rsidRDefault="00767123" w14:paraId="73BBF367" w14:textId="77777777">
            <w:pPr>
              <w:spacing w:after="0"/>
            </w:pPr>
            <w:r>
              <w:rPr>
                <w:sz w:val="16"/>
                <w:szCs w:val="16"/>
              </w:rPr>
              <w:t>As a client user, I want to choose whether I receive claim updates via email, SMS, or in-app only, so notifications match my preference.</w:t>
            </w:r>
          </w:p>
        </w:tc>
      </w:tr>
      <w:tr w:rsidR="0046729B" w14:paraId="7C39F3C4" w14:textId="77777777">
        <w:trPr>
          <w:cantSplit/>
        </w:trPr>
        <w:tc>
          <w:tcPr>
            <w:tcW w:w="2900" w:type="dxa"/>
            <w:shd w:val="clear" w:color="auto" w:fill="F2F4F6"/>
            <w:tcMar>
              <w:top w:w="60" w:type="dxa"/>
              <w:left w:w="90" w:type="dxa"/>
              <w:bottom w:w="60" w:type="dxa"/>
              <w:right w:w="90" w:type="dxa"/>
            </w:tcMar>
          </w:tcPr>
          <w:p w:rsidR="0046729B" w:rsidRDefault="00767123" w14:paraId="18006523" w14:textId="77777777">
            <w:pPr>
              <w:spacing w:after="0"/>
            </w:pPr>
            <w:r>
              <w:rPr>
                <w:sz w:val="16"/>
                <w:szCs w:val="16"/>
              </w:rPr>
              <w:t>Adjuster Messaging &amp; Status Requests</w:t>
            </w:r>
          </w:p>
        </w:tc>
        <w:tc>
          <w:tcPr>
            <w:tcW w:w="560" w:type="dxa"/>
            <w:shd w:val="clear" w:color="auto" w:fill="F2F4F6"/>
            <w:tcMar>
              <w:top w:w="60" w:type="dxa"/>
              <w:left w:w="90" w:type="dxa"/>
              <w:bottom w:w="60" w:type="dxa"/>
              <w:right w:w="90" w:type="dxa"/>
            </w:tcMar>
          </w:tcPr>
          <w:p w:rsidR="0046729B" w:rsidRDefault="00767123" w14:paraId="6234A703" w14:textId="77777777">
            <w:pPr>
              <w:spacing w:after="0"/>
            </w:pPr>
            <w:r>
              <w:rPr>
                <w:sz w:val="16"/>
                <w:szCs w:val="16"/>
              </w:rPr>
              <w:t>2</w:t>
            </w:r>
          </w:p>
        </w:tc>
        <w:tc>
          <w:tcPr>
            <w:tcW w:w="6620" w:type="dxa"/>
            <w:shd w:val="clear" w:color="auto" w:fill="F2F4F6"/>
            <w:tcMar>
              <w:top w:w="60" w:type="dxa"/>
              <w:left w:w="90" w:type="dxa"/>
              <w:bottom w:w="60" w:type="dxa"/>
              <w:right w:w="90" w:type="dxa"/>
            </w:tcMar>
          </w:tcPr>
          <w:p w:rsidR="0046729B" w:rsidRDefault="00767123" w14:paraId="18F7F9E1" w14:textId="77777777">
            <w:pPr>
              <w:spacing w:after="0"/>
            </w:pPr>
            <w:r>
              <w:rPr>
                <w:sz w:val="16"/>
                <w:szCs w:val="16"/>
              </w:rPr>
              <w:t>Direct request-for-information and messaging workflow with claims handlers.</w:t>
            </w:r>
          </w:p>
        </w:tc>
      </w:tr>
      <w:tr w:rsidR="0046729B" w14:paraId="4F6C79CC" w14:textId="77777777">
        <w:trPr>
          <w:cantSplit/>
        </w:trPr>
        <w:tc>
          <w:tcPr>
            <w:tcW w:w="2900" w:type="dxa"/>
            <w:tcMar>
              <w:top w:w="60" w:type="dxa"/>
              <w:left w:w="90" w:type="dxa"/>
              <w:bottom w:w="60" w:type="dxa"/>
              <w:right w:w="90" w:type="dxa"/>
            </w:tcMar>
          </w:tcPr>
          <w:p w:rsidR="0046729B" w:rsidRDefault="00767123" w14:paraId="5649ADE6" w14:textId="77777777">
            <w:pPr>
              <w:spacing w:after="0"/>
            </w:pPr>
            <w:r>
              <w:rPr>
                <w:sz w:val="16"/>
                <w:szCs w:val="16"/>
              </w:rPr>
              <w:t>Configurable Notification Rules by Event Type</w:t>
            </w:r>
          </w:p>
        </w:tc>
        <w:tc>
          <w:tcPr>
            <w:tcW w:w="560" w:type="dxa"/>
            <w:tcMar>
              <w:top w:w="60" w:type="dxa"/>
              <w:left w:w="90" w:type="dxa"/>
              <w:bottom w:w="60" w:type="dxa"/>
              <w:right w:w="90" w:type="dxa"/>
            </w:tcMar>
          </w:tcPr>
          <w:p w:rsidR="0046729B" w:rsidRDefault="00767123" w14:paraId="63A12898" w14:textId="77777777">
            <w:pPr>
              <w:spacing w:after="0"/>
            </w:pPr>
            <w:r>
              <w:rPr>
                <w:sz w:val="16"/>
                <w:szCs w:val="16"/>
              </w:rPr>
              <w:t>3</w:t>
            </w:r>
          </w:p>
        </w:tc>
        <w:tc>
          <w:tcPr>
            <w:tcW w:w="6620" w:type="dxa"/>
            <w:tcMar>
              <w:top w:w="60" w:type="dxa"/>
              <w:left w:w="90" w:type="dxa"/>
              <w:bottom w:w="60" w:type="dxa"/>
              <w:right w:w="90" w:type="dxa"/>
            </w:tcMar>
          </w:tcPr>
          <w:p w:rsidR="0046729B" w:rsidRDefault="00767123" w14:paraId="389F3978" w14:textId="77777777">
            <w:pPr>
              <w:spacing w:after="0"/>
            </w:pPr>
            <w:r>
              <w:rPr>
                <w:sz w:val="16"/>
                <w:szCs w:val="16"/>
              </w:rPr>
              <w:t>Admin-configurable rules defining which events trigger notifications and to whom.</w:t>
            </w:r>
          </w:p>
        </w:tc>
      </w:tr>
    </w:tbl>
    <w:p w:rsidR="0046729B" w:rsidRDefault="00767123" w14:paraId="0F8972B6" w14:textId="442478A9">
      <w:pPr>
        <w:pStyle w:val="Heading1"/>
        <w:pageBreakBefore w:val="1"/>
        <w:spacing w:before="0"/>
      </w:pPr>
      <w:bookmarkStart w:name="_Toc1910951618" w:id="624"/>
      <w:r w:rsidR="344B7F01">
        <w:rPr/>
        <w:t>Exhibit 4 – FNOL Field Inventory</w:t>
      </w:r>
      <w:r w:rsidR="23771326">
        <w:rPr/>
        <w:t xml:space="preserve"> (To </w:t>
      </w:r>
      <w:r w:rsidR="23771326">
        <w:rPr/>
        <w:t>be Finalized)</w:t>
      </w:r>
      <w:bookmarkEnd w:id="624"/>
    </w:p>
    <w:p w:rsidR="0046729B" w:rsidRDefault="00767123" w14:paraId="27025D4D" w14:textId="77777777">
      <w:r>
        <w:t>The following field inventory defines the current baseline for the dynamic FNOL experience. Fields sourced from ODS or CCP are configured and displayed read-only; fields marked as user-entered are captured in the wizard. The product-specific groups are displayed conditionally based on product line, and are the primary driver of the dynamic forms requirement.</w:t>
      </w:r>
    </w:p>
    <w:p w:rsidR="0046729B" w:rsidRDefault="00767123" w14:paraId="20C21AC2" w14:textId="24C05F00">
      <w:pPr>
        <w:pStyle w:val="Heading2"/>
      </w:pPr>
      <w:bookmarkStart w:name="_Toc924800924" w:id="627"/>
      <w:r w:rsidR="0A20DB48">
        <w:rPr/>
        <w:t>Core Intake Fields</w:t>
      </w:r>
      <w:bookmarkEnd w:id="627"/>
    </w:p>
    <w:p w:rsidR="0046729B" w:rsidRDefault="00767123" w14:paraId="51893867" w14:textId="3824BACD">
      <w:pPr>
        <w:pStyle w:val="Heading3"/>
      </w:pPr>
      <w:bookmarkStart w:name="_Toc1898823056" w:id="630"/>
      <w:r>
        <w:t>Step 1 — Incident Details</w:t>
      </w:r>
      <w:bookmarkEnd w:id="630"/>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2500"/>
        <w:gridCol w:w="1500"/>
        <w:gridCol w:w="2300"/>
        <w:gridCol w:w="1180"/>
        <w:gridCol w:w="2600"/>
      </w:tblGrid>
      <w:tr w:rsidR="0046729B" w14:paraId="03F04001" w14:textId="77777777">
        <w:trPr>
          <w:tblHeader/>
        </w:trPr>
        <w:tc>
          <w:tcPr>
            <w:tcW w:w="2500" w:type="dxa"/>
            <w:shd w:val="clear" w:color="auto" w:fill="1B2A47"/>
            <w:tcMar>
              <w:top w:w="60" w:type="dxa"/>
              <w:left w:w="90" w:type="dxa"/>
              <w:bottom w:w="60" w:type="dxa"/>
              <w:right w:w="90" w:type="dxa"/>
            </w:tcMar>
          </w:tcPr>
          <w:p w:rsidR="0046729B" w:rsidRDefault="00767123" w14:paraId="18459C8A" w14:textId="77777777">
            <w:pPr>
              <w:spacing w:after="0"/>
            </w:pPr>
            <w:r>
              <w:rPr>
                <w:b/>
                <w:bCs/>
                <w:color w:val="FFFFFF"/>
                <w:sz w:val="18"/>
                <w:szCs w:val="18"/>
              </w:rPr>
              <w:t>Data Field</w:t>
            </w:r>
          </w:p>
        </w:tc>
        <w:tc>
          <w:tcPr>
            <w:tcW w:w="1500" w:type="dxa"/>
            <w:shd w:val="clear" w:color="auto" w:fill="1B2A47"/>
            <w:tcMar>
              <w:top w:w="60" w:type="dxa"/>
              <w:left w:w="90" w:type="dxa"/>
              <w:bottom w:w="60" w:type="dxa"/>
              <w:right w:w="90" w:type="dxa"/>
            </w:tcMar>
          </w:tcPr>
          <w:p w:rsidR="0046729B" w:rsidRDefault="00767123" w14:paraId="41931ACC" w14:textId="77777777">
            <w:pPr>
              <w:spacing w:after="0"/>
            </w:pPr>
            <w:r>
              <w:rPr>
                <w:b/>
                <w:bCs/>
                <w:color w:val="FFFFFF"/>
                <w:sz w:val="18"/>
                <w:szCs w:val="18"/>
              </w:rPr>
              <w:t>Source</w:t>
            </w:r>
          </w:p>
        </w:tc>
        <w:tc>
          <w:tcPr>
            <w:tcW w:w="2300" w:type="dxa"/>
            <w:shd w:val="clear" w:color="auto" w:fill="1B2A47"/>
            <w:tcMar>
              <w:top w:w="60" w:type="dxa"/>
              <w:left w:w="90" w:type="dxa"/>
              <w:bottom w:w="60" w:type="dxa"/>
              <w:right w:w="90" w:type="dxa"/>
            </w:tcMar>
          </w:tcPr>
          <w:p w:rsidR="0046729B" w:rsidRDefault="00767123" w14:paraId="4377D495" w14:textId="77777777">
            <w:pPr>
              <w:spacing w:after="0"/>
            </w:pPr>
            <w:r>
              <w:rPr>
                <w:b/>
                <w:bCs/>
                <w:color w:val="FFFFFF"/>
                <w:sz w:val="18"/>
                <w:szCs w:val="18"/>
              </w:rPr>
              <w:t>Field Type</w:t>
            </w:r>
          </w:p>
        </w:tc>
        <w:tc>
          <w:tcPr>
            <w:tcW w:w="1180" w:type="dxa"/>
            <w:shd w:val="clear" w:color="auto" w:fill="1B2A47"/>
            <w:tcMar>
              <w:top w:w="60" w:type="dxa"/>
              <w:left w:w="90" w:type="dxa"/>
              <w:bottom w:w="60" w:type="dxa"/>
              <w:right w:w="90" w:type="dxa"/>
            </w:tcMar>
          </w:tcPr>
          <w:p w:rsidR="0046729B" w:rsidRDefault="00767123" w14:paraId="6723351D" w14:textId="77777777">
            <w:pPr>
              <w:spacing w:after="0"/>
            </w:pPr>
            <w:r>
              <w:rPr>
                <w:b/>
                <w:bCs/>
                <w:color w:val="FFFFFF"/>
                <w:sz w:val="18"/>
                <w:szCs w:val="18"/>
              </w:rPr>
              <w:t>Required</w:t>
            </w:r>
          </w:p>
        </w:tc>
        <w:tc>
          <w:tcPr>
            <w:tcW w:w="2600" w:type="dxa"/>
            <w:shd w:val="clear" w:color="auto" w:fill="1B2A47"/>
            <w:tcMar>
              <w:top w:w="60" w:type="dxa"/>
              <w:left w:w="90" w:type="dxa"/>
              <w:bottom w:w="60" w:type="dxa"/>
              <w:right w:w="90" w:type="dxa"/>
            </w:tcMar>
          </w:tcPr>
          <w:p w:rsidR="0046729B" w:rsidRDefault="00767123" w14:paraId="4CB98355" w14:textId="77777777">
            <w:pPr>
              <w:spacing w:after="0"/>
            </w:pPr>
            <w:r>
              <w:rPr>
                <w:b/>
                <w:bCs/>
                <w:color w:val="FFFFFF"/>
                <w:sz w:val="18"/>
                <w:szCs w:val="18"/>
              </w:rPr>
              <w:t>Notes / Open Question</w:t>
            </w:r>
          </w:p>
        </w:tc>
      </w:tr>
      <w:tr w:rsidR="0046729B" w14:paraId="63CC3067" w14:textId="77777777">
        <w:trPr>
          <w:cantSplit/>
        </w:trPr>
        <w:tc>
          <w:tcPr>
            <w:tcW w:w="2500" w:type="dxa"/>
            <w:tcMar>
              <w:top w:w="60" w:type="dxa"/>
              <w:left w:w="90" w:type="dxa"/>
              <w:bottom w:w="60" w:type="dxa"/>
              <w:right w:w="90" w:type="dxa"/>
            </w:tcMar>
          </w:tcPr>
          <w:p w:rsidR="0046729B" w:rsidRDefault="00767123" w14:paraId="32D41DF6" w14:textId="77777777">
            <w:pPr>
              <w:spacing w:after="0"/>
            </w:pPr>
            <w:r>
              <w:rPr>
                <w:sz w:val="16"/>
                <w:szCs w:val="16"/>
              </w:rPr>
              <w:t>Date of Loss</w:t>
            </w:r>
          </w:p>
        </w:tc>
        <w:tc>
          <w:tcPr>
            <w:tcW w:w="1500" w:type="dxa"/>
            <w:tcMar>
              <w:top w:w="60" w:type="dxa"/>
              <w:left w:w="90" w:type="dxa"/>
              <w:bottom w:w="60" w:type="dxa"/>
              <w:right w:w="90" w:type="dxa"/>
            </w:tcMar>
          </w:tcPr>
          <w:p w:rsidR="0046729B" w:rsidRDefault="00767123" w14:paraId="0E8E37AB" w14:textId="77777777">
            <w:pPr>
              <w:spacing w:after="0"/>
            </w:pPr>
            <w:r>
              <w:rPr>
                <w:sz w:val="16"/>
                <w:szCs w:val="16"/>
              </w:rPr>
              <w:t>User Entered</w:t>
            </w:r>
          </w:p>
        </w:tc>
        <w:tc>
          <w:tcPr>
            <w:tcW w:w="2300" w:type="dxa"/>
            <w:tcMar>
              <w:top w:w="60" w:type="dxa"/>
              <w:left w:w="90" w:type="dxa"/>
              <w:bottom w:w="60" w:type="dxa"/>
              <w:right w:w="90" w:type="dxa"/>
            </w:tcMar>
          </w:tcPr>
          <w:p w:rsidR="0046729B" w:rsidRDefault="00767123" w14:paraId="00FA51AC" w14:textId="77777777">
            <w:pPr>
              <w:spacing w:after="0"/>
            </w:pPr>
            <w:r>
              <w:rPr>
                <w:sz w:val="16"/>
                <w:szCs w:val="16"/>
              </w:rPr>
              <w:t>Date Selector</w:t>
            </w:r>
          </w:p>
        </w:tc>
        <w:tc>
          <w:tcPr>
            <w:tcW w:w="1180" w:type="dxa"/>
            <w:tcMar>
              <w:top w:w="60" w:type="dxa"/>
              <w:left w:w="90" w:type="dxa"/>
              <w:bottom w:w="60" w:type="dxa"/>
              <w:right w:w="90" w:type="dxa"/>
            </w:tcMar>
          </w:tcPr>
          <w:p w:rsidR="0046729B" w:rsidRDefault="00767123" w14:paraId="1E1BEFF4" w14:textId="77777777">
            <w:pPr>
              <w:spacing w:after="0"/>
            </w:pPr>
            <w:r>
              <w:rPr>
                <w:sz w:val="16"/>
                <w:szCs w:val="16"/>
              </w:rPr>
              <w:t>Yes</w:t>
            </w:r>
          </w:p>
        </w:tc>
        <w:tc>
          <w:tcPr>
            <w:tcW w:w="2600" w:type="dxa"/>
            <w:tcMar>
              <w:top w:w="60" w:type="dxa"/>
              <w:left w:w="90" w:type="dxa"/>
              <w:bottom w:w="60" w:type="dxa"/>
              <w:right w:w="90" w:type="dxa"/>
            </w:tcMar>
          </w:tcPr>
          <w:p w:rsidR="0046729B" w:rsidRDefault="0046729B" w14:paraId="30D12D86" w14:textId="77777777">
            <w:pPr>
              <w:spacing w:after="0"/>
            </w:pPr>
          </w:p>
        </w:tc>
      </w:tr>
      <w:tr w:rsidR="0046729B" w14:paraId="332918E7" w14:textId="77777777">
        <w:trPr>
          <w:cantSplit/>
        </w:trPr>
        <w:tc>
          <w:tcPr>
            <w:tcW w:w="2500" w:type="dxa"/>
            <w:shd w:val="clear" w:color="auto" w:fill="F2F4F6"/>
            <w:tcMar>
              <w:top w:w="60" w:type="dxa"/>
              <w:left w:w="90" w:type="dxa"/>
              <w:bottom w:w="60" w:type="dxa"/>
              <w:right w:w="90" w:type="dxa"/>
            </w:tcMar>
          </w:tcPr>
          <w:p w:rsidR="0046729B" w:rsidRDefault="00767123" w14:paraId="2B69C2E3" w14:textId="77777777">
            <w:pPr>
              <w:spacing w:after="0"/>
            </w:pPr>
            <w:r>
              <w:rPr>
                <w:sz w:val="16"/>
                <w:szCs w:val="16"/>
              </w:rPr>
              <w:t>Site / Location</w:t>
            </w:r>
          </w:p>
        </w:tc>
        <w:tc>
          <w:tcPr>
            <w:tcW w:w="1500" w:type="dxa"/>
            <w:shd w:val="clear" w:color="auto" w:fill="F2F4F6"/>
            <w:tcMar>
              <w:top w:w="60" w:type="dxa"/>
              <w:left w:w="90" w:type="dxa"/>
              <w:bottom w:w="60" w:type="dxa"/>
              <w:right w:w="90" w:type="dxa"/>
            </w:tcMar>
          </w:tcPr>
          <w:p w:rsidR="0046729B" w:rsidRDefault="00767123" w14:paraId="136649FF" w14:textId="77777777">
            <w:pPr>
              <w:spacing w:after="0"/>
            </w:pPr>
            <w:r>
              <w:rPr>
                <w:sz w:val="16"/>
                <w:szCs w:val="16"/>
              </w:rPr>
              <w:t>Configured</w:t>
            </w:r>
          </w:p>
        </w:tc>
        <w:tc>
          <w:tcPr>
            <w:tcW w:w="2300" w:type="dxa"/>
            <w:shd w:val="clear" w:color="auto" w:fill="F2F4F6"/>
            <w:tcMar>
              <w:top w:w="60" w:type="dxa"/>
              <w:left w:w="90" w:type="dxa"/>
              <w:bottom w:w="60" w:type="dxa"/>
              <w:right w:w="90" w:type="dxa"/>
            </w:tcMar>
          </w:tcPr>
          <w:p w:rsidR="0046729B" w:rsidRDefault="00767123" w14:paraId="563172B5" w14:textId="77777777">
            <w:pPr>
              <w:spacing w:after="0"/>
            </w:pPr>
            <w:r>
              <w:rPr>
                <w:sz w:val="16"/>
                <w:szCs w:val="16"/>
              </w:rPr>
              <w:t>Single-Select Dropdown (Type to search)</w:t>
            </w:r>
          </w:p>
        </w:tc>
        <w:tc>
          <w:tcPr>
            <w:tcW w:w="1180" w:type="dxa"/>
            <w:shd w:val="clear" w:color="auto" w:fill="F2F4F6"/>
            <w:tcMar>
              <w:top w:w="60" w:type="dxa"/>
              <w:left w:w="90" w:type="dxa"/>
              <w:bottom w:w="60" w:type="dxa"/>
              <w:right w:w="90" w:type="dxa"/>
            </w:tcMar>
          </w:tcPr>
          <w:p w:rsidR="0046729B" w:rsidRDefault="00767123" w14:paraId="420A7700" w14:textId="77777777">
            <w:pPr>
              <w:spacing w:after="0"/>
            </w:pPr>
            <w:r>
              <w:rPr>
                <w:sz w:val="16"/>
                <w:szCs w:val="16"/>
              </w:rPr>
              <w:t>Yes</w:t>
            </w:r>
          </w:p>
        </w:tc>
        <w:tc>
          <w:tcPr>
            <w:tcW w:w="2600" w:type="dxa"/>
            <w:shd w:val="clear" w:color="auto" w:fill="F2F4F6"/>
            <w:tcMar>
              <w:top w:w="60" w:type="dxa"/>
              <w:left w:w="90" w:type="dxa"/>
              <w:bottom w:w="60" w:type="dxa"/>
              <w:right w:w="90" w:type="dxa"/>
            </w:tcMar>
          </w:tcPr>
          <w:p w:rsidR="0046729B" w:rsidRDefault="00767123" w14:paraId="26840E66" w14:textId="77777777">
            <w:pPr>
              <w:spacing w:after="0"/>
            </w:pPr>
            <w:r>
              <w:rPr>
                <w:sz w:val="16"/>
                <w:szCs w:val="16"/>
              </w:rPr>
              <w:t>Configured ahead, drives policy selection</w:t>
            </w:r>
          </w:p>
        </w:tc>
      </w:tr>
    </w:tbl>
    <w:p w:rsidR="0046729B" w:rsidRDefault="00767123" w14:paraId="4AAD1216" w14:textId="4BEC3F0F">
      <w:pPr>
        <w:pStyle w:val="Heading3"/>
      </w:pPr>
      <w:bookmarkStart w:name="_Toc2084277601" w:id="631"/>
      <w:r>
        <w:t>Step 2 — Policy Selection (read-only, sourced from ODS / CCP)</w:t>
      </w:r>
      <w:bookmarkEnd w:id="631"/>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2500"/>
        <w:gridCol w:w="1500"/>
        <w:gridCol w:w="2300"/>
        <w:gridCol w:w="1180"/>
        <w:gridCol w:w="2600"/>
      </w:tblGrid>
      <w:tr w:rsidR="0046729B" w14:paraId="3487653B" w14:textId="77777777">
        <w:trPr>
          <w:tblHeader/>
        </w:trPr>
        <w:tc>
          <w:tcPr>
            <w:tcW w:w="2500" w:type="dxa"/>
            <w:shd w:val="clear" w:color="auto" w:fill="1B2A47"/>
            <w:tcMar>
              <w:top w:w="60" w:type="dxa"/>
              <w:left w:w="90" w:type="dxa"/>
              <w:bottom w:w="60" w:type="dxa"/>
              <w:right w:w="90" w:type="dxa"/>
            </w:tcMar>
          </w:tcPr>
          <w:p w:rsidR="0046729B" w:rsidRDefault="00767123" w14:paraId="6C9BAA5C" w14:textId="77777777">
            <w:pPr>
              <w:spacing w:after="0"/>
            </w:pPr>
            <w:r>
              <w:rPr>
                <w:b/>
                <w:bCs/>
                <w:color w:val="FFFFFF"/>
                <w:sz w:val="18"/>
                <w:szCs w:val="18"/>
              </w:rPr>
              <w:t>Data Field</w:t>
            </w:r>
          </w:p>
        </w:tc>
        <w:tc>
          <w:tcPr>
            <w:tcW w:w="1500" w:type="dxa"/>
            <w:shd w:val="clear" w:color="auto" w:fill="1B2A47"/>
            <w:tcMar>
              <w:top w:w="60" w:type="dxa"/>
              <w:left w:w="90" w:type="dxa"/>
              <w:bottom w:w="60" w:type="dxa"/>
              <w:right w:w="90" w:type="dxa"/>
            </w:tcMar>
          </w:tcPr>
          <w:p w:rsidR="0046729B" w:rsidRDefault="00767123" w14:paraId="2AE3797E" w14:textId="77777777">
            <w:pPr>
              <w:spacing w:after="0"/>
            </w:pPr>
            <w:r>
              <w:rPr>
                <w:b/>
                <w:bCs/>
                <w:color w:val="FFFFFF"/>
                <w:sz w:val="18"/>
                <w:szCs w:val="18"/>
              </w:rPr>
              <w:t>Source</w:t>
            </w:r>
          </w:p>
        </w:tc>
        <w:tc>
          <w:tcPr>
            <w:tcW w:w="2300" w:type="dxa"/>
            <w:shd w:val="clear" w:color="auto" w:fill="1B2A47"/>
            <w:tcMar>
              <w:top w:w="60" w:type="dxa"/>
              <w:left w:w="90" w:type="dxa"/>
              <w:bottom w:w="60" w:type="dxa"/>
              <w:right w:w="90" w:type="dxa"/>
            </w:tcMar>
          </w:tcPr>
          <w:p w:rsidR="0046729B" w:rsidRDefault="00767123" w14:paraId="73B8AA2A" w14:textId="77777777">
            <w:pPr>
              <w:spacing w:after="0"/>
            </w:pPr>
            <w:r>
              <w:rPr>
                <w:b/>
                <w:bCs/>
                <w:color w:val="FFFFFF"/>
                <w:sz w:val="18"/>
                <w:szCs w:val="18"/>
              </w:rPr>
              <w:t>Field Type</w:t>
            </w:r>
          </w:p>
        </w:tc>
        <w:tc>
          <w:tcPr>
            <w:tcW w:w="1180" w:type="dxa"/>
            <w:shd w:val="clear" w:color="auto" w:fill="1B2A47"/>
            <w:tcMar>
              <w:top w:w="60" w:type="dxa"/>
              <w:left w:w="90" w:type="dxa"/>
              <w:bottom w:w="60" w:type="dxa"/>
              <w:right w:w="90" w:type="dxa"/>
            </w:tcMar>
          </w:tcPr>
          <w:p w:rsidR="0046729B" w:rsidRDefault="00767123" w14:paraId="0E6513D5" w14:textId="77777777">
            <w:pPr>
              <w:spacing w:after="0"/>
            </w:pPr>
            <w:r>
              <w:rPr>
                <w:b/>
                <w:bCs/>
                <w:color w:val="FFFFFF"/>
                <w:sz w:val="18"/>
                <w:szCs w:val="18"/>
              </w:rPr>
              <w:t>Required</w:t>
            </w:r>
          </w:p>
        </w:tc>
        <w:tc>
          <w:tcPr>
            <w:tcW w:w="2600" w:type="dxa"/>
            <w:shd w:val="clear" w:color="auto" w:fill="1B2A47"/>
            <w:tcMar>
              <w:top w:w="60" w:type="dxa"/>
              <w:left w:w="90" w:type="dxa"/>
              <w:bottom w:w="60" w:type="dxa"/>
              <w:right w:w="90" w:type="dxa"/>
            </w:tcMar>
          </w:tcPr>
          <w:p w:rsidR="0046729B" w:rsidRDefault="00767123" w14:paraId="56B68E8C" w14:textId="77777777">
            <w:pPr>
              <w:spacing w:after="0"/>
            </w:pPr>
            <w:r>
              <w:rPr>
                <w:b/>
                <w:bCs/>
                <w:color w:val="FFFFFF"/>
                <w:sz w:val="18"/>
                <w:szCs w:val="18"/>
              </w:rPr>
              <w:t>Notes / Open Question</w:t>
            </w:r>
          </w:p>
        </w:tc>
      </w:tr>
      <w:tr w:rsidR="0046729B" w14:paraId="4DD21873" w14:textId="77777777">
        <w:trPr>
          <w:cantSplit/>
        </w:trPr>
        <w:tc>
          <w:tcPr>
            <w:tcW w:w="2500" w:type="dxa"/>
            <w:tcMar>
              <w:top w:w="60" w:type="dxa"/>
              <w:left w:w="90" w:type="dxa"/>
              <w:bottom w:w="60" w:type="dxa"/>
              <w:right w:w="90" w:type="dxa"/>
            </w:tcMar>
          </w:tcPr>
          <w:p w:rsidR="0046729B" w:rsidRDefault="00767123" w14:paraId="49435024" w14:textId="77777777">
            <w:pPr>
              <w:spacing w:after="0"/>
            </w:pPr>
            <w:r>
              <w:rPr>
                <w:sz w:val="16"/>
                <w:szCs w:val="16"/>
              </w:rPr>
              <w:t>Policy Period (Effective/Expiration)</w:t>
            </w:r>
          </w:p>
        </w:tc>
        <w:tc>
          <w:tcPr>
            <w:tcW w:w="1500" w:type="dxa"/>
            <w:tcMar>
              <w:top w:w="60" w:type="dxa"/>
              <w:left w:w="90" w:type="dxa"/>
              <w:bottom w:w="60" w:type="dxa"/>
              <w:right w:w="90" w:type="dxa"/>
            </w:tcMar>
          </w:tcPr>
          <w:p w:rsidR="0046729B" w:rsidRDefault="00767123" w14:paraId="36664866" w14:textId="77777777">
            <w:pPr>
              <w:spacing w:after="0"/>
            </w:pPr>
            <w:r>
              <w:rPr>
                <w:sz w:val="16"/>
                <w:szCs w:val="16"/>
              </w:rPr>
              <w:t>ODS or CCP (Configured)</w:t>
            </w:r>
          </w:p>
        </w:tc>
        <w:tc>
          <w:tcPr>
            <w:tcW w:w="2300" w:type="dxa"/>
            <w:tcMar>
              <w:top w:w="60" w:type="dxa"/>
              <w:left w:w="90" w:type="dxa"/>
              <w:bottom w:w="60" w:type="dxa"/>
              <w:right w:w="90" w:type="dxa"/>
            </w:tcMar>
          </w:tcPr>
          <w:p w:rsidR="0046729B" w:rsidRDefault="00767123" w14:paraId="0CF44A4C" w14:textId="77777777">
            <w:pPr>
              <w:spacing w:after="0"/>
            </w:pPr>
            <w:r>
              <w:rPr>
                <w:sz w:val="16"/>
                <w:szCs w:val="16"/>
              </w:rPr>
              <w:t>Read Only</w:t>
            </w:r>
          </w:p>
        </w:tc>
        <w:tc>
          <w:tcPr>
            <w:tcW w:w="1180" w:type="dxa"/>
            <w:tcMar>
              <w:top w:w="60" w:type="dxa"/>
              <w:left w:w="90" w:type="dxa"/>
              <w:bottom w:w="60" w:type="dxa"/>
              <w:right w:w="90" w:type="dxa"/>
            </w:tcMar>
          </w:tcPr>
          <w:p w:rsidR="0046729B" w:rsidRDefault="00767123" w14:paraId="12D305E7" w14:textId="77777777">
            <w:pPr>
              <w:spacing w:after="0"/>
            </w:pPr>
            <w:r>
              <w:rPr>
                <w:sz w:val="16"/>
                <w:szCs w:val="16"/>
              </w:rPr>
              <w:t>Yes</w:t>
            </w:r>
          </w:p>
        </w:tc>
        <w:tc>
          <w:tcPr>
            <w:tcW w:w="2600" w:type="dxa"/>
            <w:tcMar>
              <w:top w:w="60" w:type="dxa"/>
              <w:left w:w="90" w:type="dxa"/>
              <w:bottom w:w="60" w:type="dxa"/>
              <w:right w:w="90" w:type="dxa"/>
            </w:tcMar>
          </w:tcPr>
          <w:p w:rsidR="0046729B" w:rsidRDefault="0046729B" w14:paraId="44961C8D" w14:textId="77777777">
            <w:pPr>
              <w:spacing w:after="0"/>
            </w:pPr>
          </w:p>
        </w:tc>
      </w:tr>
      <w:tr w:rsidR="0046729B" w14:paraId="4F977AB0" w14:textId="77777777">
        <w:trPr>
          <w:cantSplit/>
        </w:trPr>
        <w:tc>
          <w:tcPr>
            <w:tcW w:w="2500" w:type="dxa"/>
            <w:shd w:val="clear" w:color="auto" w:fill="F2F4F6"/>
            <w:tcMar>
              <w:top w:w="60" w:type="dxa"/>
              <w:left w:w="90" w:type="dxa"/>
              <w:bottom w:w="60" w:type="dxa"/>
              <w:right w:w="90" w:type="dxa"/>
            </w:tcMar>
          </w:tcPr>
          <w:p w:rsidR="0046729B" w:rsidRDefault="00767123" w14:paraId="1000DBB5" w14:textId="77777777">
            <w:pPr>
              <w:spacing w:after="0"/>
            </w:pPr>
            <w:r>
              <w:rPr>
                <w:sz w:val="16"/>
                <w:szCs w:val="16"/>
              </w:rPr>
              <w:t>Lead Carrier Name</w:t>
            </w:r>
          </w:p>
        </w:tc>
        <w:tc>
          <w:tcPr>
            <w:tcW w:w="1500" w:type="dxa"/>
            <w:shd w:val="clear" w:color="auto" w:fill="F2F4F6"/>
            <w:tcMar>
              <w:top w:w="60" w:type="dxa"/>
              <w:left w:w="90" w:type="dxa"/>
              <w:bottom w:w="60" w:type="dxa"/>
              <w:right w:w="90" w:type="dxa"/>
            </w:tcMar>
          </w:tcPr>
          <w:p w:rsidR="0046729B" w:rsidRDefault="00767123" w14:paraId="0BF95FC3" w14:textId="77777777">
            <w:pPr>
              <w:spacing w:after="0"/>
            </w:pPr>
            <w:r>
              <w:rPr>
                <w:sz w:val="16"/>
                <w:szCs w:val="16"/>
              </w:rPr>
              <w:t>ODS or CCP (Configured)</w:t>
            </w:r>
          </w:p>
        </w:tc>
        <w:tc>
          <w:tcPr>
            <w:tcW w:w="2300" w:type="dxa"/>
            <w:shd w:val="clear" w:color="auto" w:fill="F2F4F6"/>
            <w:tcMar>
              <w:top w:w="60" w:type="dxa"/>
              <w:left w:w="90" w:type="dxa"/>
              <w:bottom w:w="60" w:type="dxa"/>
              <w:right w:w="90" w:type="dxa"/>
            </w:tcMar>
          </w:tcPr>
          <w:p w:rsidR="0046729B" w:rsidRDefault="00767123" w14:paraId="78DB675F" w14:textId="77777777">
            <w:pPr>
              <w:spacing w:after="0"/>
            </w:pPr>
            <w:r>
              <w:rPr>
                <w:sz w:val="16"/>
                <w:szCs w:val="16"/>
              </w:rPr>
              <w:t>Read Only</w:t>
            </w:r>
          </w:p>
        </w:tc>
        <w:tc>
          <w:tcPr>
            <w:tcW w:w="1180" w:type="dxa"/>
            <w:shd w:val="clear" w:color="auto" w:fill="F2F4F6"/>
            <w:tcMar>
              <w:top w:w="60" w:type="dxa"/>
              <w:left w:w="90" w:type="dxa"/>
              <w:bottom w:w="60" w:type="dxa"/>
              <w:right w:w="90" w:type="dxa"/>
            </w:tcMar>
          </w:tcPr>
          <w:p w:rsidR="0046729B" w:rsidRDefault="00767123" w14:paraId="141995CF" w14:textId="77777777">
            <w:pPr>
              <w:spacing w:after="0"/>
            </w:pPr>
            <w:r>
              <w:rPr>
                <w:sz w:val="16"/>
                <w:szCs w:val="16"/>
              </w:rPr>
              <w:t>No</w:t>
            </w:r>
          </w:p>
        </w:tc>
        <w:tc>
          <w:tcPr>
            <w:tcW w:w="2600" w:type="dxa"/>
            <w:shd w:val="clear" w:color="auto" w:fill="F2F4F6"/>
            <w:tcMar>
              <w:top w:w="60" w:type="dxa"/>
              <w:left w:w="90" w:type="dxa"/>
              <w:bottom w:w="60" w:type="dxa"/>
              <w:right w:w="90" w:type="dxa"/>
            </w:tcMar>
          </w:tcPr>
          <w:p w:rsidR="0046729B" w:rsidRDefault="0046729B" w14:paraId="3494E810" w14:textId="77777777">
            <w:pPr>
              <w:spacing w:after="0"/>
            </w:pPr>
          </w:p>
        </w:tc>
      </w:tr>
      <w:tr w:rsidR="0046729B" w14:paraId="0FCC9B0E" w14:textId="77777777">
        <w:trPr>
          <w:cantSplit/>
        </w:trPr>
        <w:tc>
          <w:tcPr>
            <w:tcW w:w="2500" w:type="dxa"/>
            <w:tcMar>
              <w:top w:w="60" w:type="dxa"/>
              <w:left w:w="90" w:type="dxa"/>
              <w:bottom w:w="60" w:type="dxa"/>
              <w:right w:w="90" w:type="dxa"/>
            </w:tcMar>
          </w:tcPr>
          <w:p w:rsidR="0046729B" w:rsidRDefault="00767123" w14:paraId="014A99B8" w14:textId="77777777">
            <w:pPr>
              <w:spacing w:after="0"/>
            </w:pPr>
            <w:r>
              <w:rPr>
                <w:sz w:val="16"/>
                <w:szCs w:val="16"/>
              </w:rPr>
              <w:t>Carrier Policy Number</w:t>
            </w:r>
          </w:p>
        </w:tc>
        <w:tc>
          <w:tcPr>
            <w:tcW w:w="1500" w:type="dxa"/>
            <w:tcMar>
              <w:top w:w="60" w:type="dxa"/>
              <w:left w:w="90" w:type="dxa"/>
              <w:bottom w:w="60" w:type="dxa"/>
              <w:right w:w="90" w:type="dxa"/>
            </w:tcMar>
          </w:tcPr>
          <w:p w:rsidR="0046729B" w:rsidRDefault="00767123" w14:paraId="25F7CAEA" w14:textId="77777777">
            <w:pPr>
              <w:spacing w:after="0"/>
            </w:pPr>
            <w:r>
              <w:rPr>
                <w:sz w:val="16"/>
                <w:szCs w:val="16"/>
              </w:rPr>
              <w:t>ODS or CCP (Configured)</w:t>
            </w:r>
          </w:p>
        </w:tc>
        <w:tc>
          <w:tcPr>
            <w:tcW w:w="2300" w:type="dxa"/>
            <w:tcMar>
              <w:top w:w="60" w:type="dxa"/>
              <w:left w:w="90" w:type="dxa"/>
              <w:bottom w:w="60" w:type="dxa"/>
              <w:right w:w="90" w:type="dxa"/>
            </w:tcMar>
          </w:tcPr>
          <w:p w:rsidR="0046729B" w:rsidRDefault="00767123" w14:paraId="2E3026C9" w14:textId="77777777">
            <w:pPr>
              <w:spacing w:after="0"/>
            </w:pPr>
            <w:r>
              <w:rPr>
                <w:sz w:val="16"/>
                <w:szCs w:val="16"/>
              </w:rPr>
              <w:t>Read Only</w:t>
            </w:r>
          </w:p>
        </w:tc>
        <w:tc>
          <w:tcPr>
            <w:tcW w:w="1180" w:type="dxa"/>
            <w:tcMar>
              <w:top w:w="60" w:type="dxa"/>
              <w:left w:w="90" w:type="dxa"/>
              <w:bottom w:w="60" w:type="dxa"/>
              <w:right w:w="90" w:type="dxa"/>
            </w:tcMar>
          </w:tcPr>
          <w:p w:rsidR="0046729B" w:rsidRDefault="00767123" w14:paraId="084CBFB5" w14:textId="77777777">
            <w:pPr>
              <w:spacing w:after="0"/>
            </w:pPr>
            <w:r>
              <w:rPr>
                <w:sz w:val="16"/>
                <w:szCs w:val="16"/>
              </w:rPr>
              <w:t>No</w:t>
            </w:r>
          </w:p>
        </w:tc>
        <w:tc>
          <w:tcPr>
            <w:tcW w:w="2600" w:type="dxa"/>
            <w:tcMar>
              <w:top w:w="60" w:type="dxa"/>
              <w:left w:w="90" w:type="dxa"/>
              <w:bottom w:w="60" w:type="dxa"/>
              <w:right w:w="90" w:type="dxa"/>
            </w:tcMar>
          </w:tcPr>
          <w:p w:rsidR="0046729B" w:rsidRDefault="0046729B" w14:paraId="036333F3" w14:textId="77777777">
            <w:pPr>
              <w:spacing w:after="0"/>
            </w:pPr>
          </w:p>
        </w:tc>
      </w:tr>
      <w:tr w:rsidR="0046729B" w14:paraId="5C4E72DC" w14:textId="77777777">
        <w:trPr>
          <w:cantSplit/>
        </w:trPr>
        <w:tc>
          <w:tcPr>
            <w:tcW w:w="2500" w:type="dxa"/>
            <w:shd w:val="clear" w:color="auto" w:fill="F2F4F6"/>
            <w:tcMar>
              <w:top w:w="60" w:type="dxa"/>
              <w:left w:w="90" w:type="dxa"/>
              <w:bottom w:w="60" w:type="dxa"/>
              <w:right w:w="90" w:type="dxa"/>
            </w:tcMar>
          </w:tcPr>
          <w:p w:rsidR="0046729B" w:rsidRDefault="00767123" w14:paraId="37651289" w14:textId="77777777">
            <w:pPr>
              <w:spacing w:after="0"/>
            </w:pPr>
            <w:r>
              <w:rPr>
                <w:sz w:val="16"/>
                <w:szCs w:val="16"/>
              </w:rPr>
              <w:t>Cover Number</w:t>
            </w:r>
          </w:p>
        </w:tc>
        <w:tc>
          <w:tcPr>
            <w:tcW w:w="1500" w:type="dxa"/>
            <w:shd w:val="clear" w:color="auto" w:fill="F2F4F6"/>
            <w:tcMar>
              <w:top w:w="60" w:type="dxa"/>
              <w:left w:w="90" w:type="dxa"/>
              <w:bottom w:w="60" w:type="dxa"/>
              <w:right w:w="90" w:type="dxa"/>
            </w:tcMar>
          </w:tcPr>
          <w:p w:rsidR="0046729B" w:rsidRDefault="00767123" w14:paraId="3B84D492" w14:textId="77777777">
            <w:pPr>
              <w:spacing w:after="0"/>
            </w:pPr>
            <w:r>
              <w:rPr>
                <w:sz w:val="16"/>
                <w:szCs w:val="16"/>
              </w:rPr>
              <w:t>ODS or CCP (Configured)</w:t>
            </w:r>
          </w:p>
        </w:tc>
        <w:tc>
          <w:tcPr>
            <w:tcW w:w="2300" w:type="dxa"/>
            <w:shd w:val="clear" w:color="auto" w:fill="F2F4F6"/>
            <w:tcMar>
              <w:top w:w="60" w:type="dxa"/>
              <w:left w:w="90" w:type="dxa"/>
              <w:bottom w:w="60" w:type="dxa"/>
              <w:right w:w="90" w:type="dxa"/>
            </w:tcMar>
          </w:tcPr>
          <w:p w:rsidR="0046729B" w:rsidRDefault="00767123" w14:paraId="71DBA912" w14:textId="77777777">
            <w:pPr>
              <w:spacing w:after="0"/>
            </w:pPr>
            <w:r>
              <w:rPr>
                <w:sz w:val="16"/>
                <w:szCs w:val="16"/>
              </w:rPr>
              <w:t>Read Only</w:t>
            </w:r>
          </w:p>
        </w:tc>
        <w:tc>
          <w:tcPr>
            <w:tcW w:w="1180" w:type="dxa"/>
            <w:shd w:val="clear" w:color="auto" w:fill="F2F4F6"/>
            <w:tcMar>
              <w:top w:w="60" w:type="dxa"/>
              <w:left w:w="90" w:type="dxa"/>
              <w:bottom w:w="60" w:type="dxa"/>
              <w:right w:w="90" w:type="dxa"/>
            </w:tcMar>
          </w:tcPr>
          <w:p w:rsidR="0046729B" w:rsidRDefault="00767123" w14:paraId="12F2150C" w14:textId="77777777">
            <w:pPr>
              <w:spacing w:after="0"/>
            </w:pPr>
            <w:r>
              <w:rPr>
                <w:sz w:val="16"/>
                <w:szCs w:val="16"/>
              </w:rPr>
              <w:t>No</w:t>
            </w:r>
          </w:p>
        </w:tc>
        <w:tc>
          <w:tcPr>
            <w:tcW w:w="2600" w:type="dxa"/>
            <w:shd w:val="clear" w:color="auto" w:fill="F2F4F6"/>
            <w:tcMar>
              <w:top w:w="60" w:type="dxa"/>
              <w:left w:w="90" w:type="dxa"/>
              <w:bottom w:w="60" w:type="dxa"/>
              <w:right w:w="90" w:type="dxa"/>
            </w:tcMar>
          </w:tcPr>
          <w:p w:rsidR="0046729B" w:rsidRDefault="0046729B" w14:paraId="6C1E2A6C" w14:textId="77777777">
            <w:pPr>
              <w:spacing w:after="0"/>
            </w:pPr>
          </w:p>
        </w:tc>
      </w:tr>
      <w:tr w:rsidR="0046729B" w14:paraId="4E2DE501" w14:textId="77777777">
        <w:trPr>
          <w:cantSplit/>
        </w:trPr>
        <w:tc>
          <w:tcPr>
            <w:tcW w:w="2500" w:type="dxa"/>
            <w:tcMar>
              <w:top w:w="60" w:type="dxa"/>
              <w:left w:w="90" w:type="dxa"/>
              <w:bottom w:w="60" w:type="dxa"/>
              <w:right w:w="90" w:type="dxa"/>
            </w:tcMar>
          </w:tcPr>
          <w:p w:rsidR="0046729B" w:rsidRDefault="00767123" w14:paraId="4899450D" w14:textId="77777777">
            <w:pPr>
              <w:spacing w:after="0"/>
            </w:pPr>
            <w:r>
              <w:rPr>
                <w:sz w:val="16"/>
                <w:szCs w:val="16"/>
              </w:rPr>
              <w:t>Agreement Version</w:t>
            </w:r>
          </w:p>
        </w:tc>
        <w:tc>
          <w:tcPr>
            <w:tcW w:w="1500" w:type="dxa"/>
            <w:tcMar>
              <w:top w:w="60" w:type="dxa"/>
              <w:left w:w="90" w:type="dxa"/>
              <w:bottom w:w="60" w:type="dxa"/>
              <w:right w:w="90" w:type="dxa"/>
            </w:tcMar>
          </w:tcPr>
          <w:p w:rsidR="0046729B" w:rsidRDefault="00767123" w14:paraId="3AFAE97A" w14:textId="77777777">
            <w:pPr>
              <w:spacing w:after="0"/>
            </w:pPr>
            <w:r>
              <w:rPr>
                <w:sz w:val="16"/>
                <w:szCs w:val="16"/>
              </w:rPr>
              <w:t>ODS or CCP (Configured)</w:t>
            </w:r>
          </w:p>
        </w:tc>
        <w:tc>
          <w:tcPr>
            <w:tcW w:w="2300" w:type="dxa"/>
            <w:tcMar>
              <w:top w:w="60" w:type="dxa"/>
              <w:left w:w="90" w:type="dxa"/>
              <w:bottom w:w="60" w:type="dxa"/>
              <w:right w:w="90" w:type="dxa"/>
            </w:tcMar>
          </w:tcPr>
          <w:p w:rsidR="0046729B" w:rsidRDefault="00767123" w14:paraId="46DBBA6C" w14:textId="77777777">
            <w:pPr>
              <w:spacing w:after="0"/>
            </w:pPr>
            <w:r>
              <w:rPr>
                <w:sz w:val="16"/>
                <w:szCs w:val="16"/>
              </w:rPr>
              <w:t>Read Only</w:t>
            </w:r>
          </w:p>
        </w:tc>
        <w:tc>
          <w:tcPr>
            <w:tcW w:w="1180" w:type="dxa"/>
            <w:tcMar>
              <w:top w:w="60" w:type="dxa"/>
              <w:left w:w="90" w:type="dxa"/>
              <w:bottom w:w="60" w:type="dxa"/>
              <w:right w:w="90" w:type="dxa"/>
            </w:tcMar>
          </w:tcPr>
          <w:p w:rsidR="0046729B" w:rsidRDefault="00767123" w14:paraId="768B978C" w14:textId="77777777">
            <w:pPr>
              <w:spacing w:after="0"/>
            </w:pPr>
            <w:r>
              <w:rPr>
                <w:sz w:val="16"/>
                <w:szCs w:val="16"/>
              </w:rPr>
              <w:t>No</w:t>
            </w:r>
          </w:p>
        </w:tc>
        <w:tc>
          <w:tcPr>
            <w:tcW w:w="2600" w:type="dxa"/>
            <w:tcMar>
              <w:top w:w="60" w:type="dxa"/>
              <w:left w:w="90" w:type="dxa"/>
              <w:bottom w:w="60" w:type="dxa"/>
              <w:right w:w="90" w:type="dxa"/>
            </w:tcMar>
          </w:tcPr>
          <w:p w:rsidR="0046729B" w:rsidRDefault="0046729B" w14:paraId="6441DFA7" w14:textId="77777777">
            <w:pPr>
              <w:spacing w:after="0"/>
            </w:pPr>
          </w:p>
        </w:tc>
      </w:tr>
      <w:tr w:rsidR="0046729B" w14:paraId="7F50E307" w14:textId="77777777">
        <w:trPr>
          <w:cantSplit/>
        </w:trPr>
        <w:tc>
          <w:tcPr>
            <w:tcW w:w="2500" w:type="dxa"/>
            <w:shd w:val="clear" w:color="auto" w:fill="F2F4F6"/>
            <w:tcMar>
              <w:top w:w="60" w:type="dxa"/>
              <w:left w:w="90" w:type="dxa"/>
              <w:bottom w:w="60" w:type="dxa"/>
              <w:right w:w="90" w:type="dxa"/>
            </w:tcMar>
          </w:tcPr>
          <w:p w:rsidR="0046729B" w:rsidRDefault="00767123" w14:paraId="51B74150" w14:textId="77777777">
            <w:pPr>
              <w:spacing w:after="0"/>
            </w:pPr>
            <w:r>
              <w:rPr>
                <w:sz w:val="16"/>
                <w:szCs w:val="16"/>
              </w:rPr>
              <w:t>Client Name</w:t>
            </w:r>
          </w:p>
        </w:tc>
        <w:tc>
          <w:tcPr>
            <w:tcW w:w="1500" w:type="dxa"/>
            <w:shd w:val="clear" w:color="auto" w:fill="F2F4F6"/>
            <w:tcMar>
              <w:top w:w="60" w:type="dxa"/>
              <w:left w:w="90" w:type="dxa"/>
              <w:bottom w:w="60" w:type="dxa"/>
              <w:right w:w="90" w:type="dxa"/>
            </w:tcMar>
          </w:tcPr>
          <w:p w:rsidR="0046729B" w:rsidRDefault="00767123" w14:paraId="7E516DC1" w14:textId="77777777">
            <w:pPr>
              <w:spacing w:after="0"/>
            </w:pPr>
            <w:r>
              <w:rPr>
                <w:sz w:val="16"/>
                <w:szCs w:val="16"/>
              </w:rPr>
              <w:t>ODS or CCP (Configured)</w:t>
            </w:r>
          </w:p>
        </w:tc>
        <w:tc>
          <w:tcPr>
            <w:tcW w:w="2300" w:type="dxa"/>
            <w:shd w:val="clear" w:color="auto" w:fill="F2F4F6"/>
            <w:tcMar>
              <w:top w:w="60" w:type="dxa"/>
              <w:left w:w="90" w:type="dxa"/>
              <w:bottom w:w="60" w:type="dxa"/>
              <w:right w:w="90" w:type="dxa"/>
            </w:tcMar>
          </w:tcPr>
          <w:p w:rsidR="0046729B" w:rsidRDefault="00767123" w14:paraId="14EC8133" w14:textId="77777777">
            <w:pPr>
              <w:spacing w:after="0"/>
            </w:pPr>
            <w:r>
              <w:rPr>
                <w:sz w:val="16"/>
                <w:szCs w:val="16"/>
              </w:rPr>
              <w:t>Read Only</w:t>
            </w:r>
          </w:p>
        </w:tc>
        <w:tc>
          <w:tcPr>
            <w:tcW w:w="1180" w:type="dxa"/>
            <w:shd w:val="clear" w:color="auto" w:fill="F2F4F6"/>
            <w:tcMar>
              <w:top w:w="60" w:type="dxa"/>
              <w:left w:w="90" w:type="dxa"/>
              <w:bottom w:w="60" w:type="dxa"/>
              <w:right w:w="90" w:type="dxa"/>
            </w:tcMar>
          </w:tcPr>
          <w:p w:rsidR="0046729B" w:rsidRDefault="00767123" w14:paraId="50252D36" w14:textId="77777777">
            <w:pPr>
              <w:spacing w:after="0"/>
            </w:pPr>
            <w:r>
              <w:rPr>
                <w:sz w:val="16"/>
                <w:szCs w:val="16"/>
              </w:rPr>
              <w:t>No</w:t>
            </w:r>
          </w:p>
        </w:tc>
        <w:tc>
          <w:tcPr>
            <w:tcW w:w="2600" w:type="dxa"/>
            <w:shd w:val="clear" w:color="auto" w:fill="F2F4F6"/>
            <w:tcMar>
              <w:top w:w="60" w:type="dxa"/>
              <w:left w:w="90" w:type="dxa"/>
              <w:bottom w:w="60" w:type="dxa"/>
              <w:right w:w="90" w:type="dxa"/>
            </w:tcMar>
          </w:tcPr>
          <w:p w:rsidR="0046729B" w:rsidRDefault="0046729B" w14:paraId="3D44467C" w14:textId="77777777">
            <w:pPr>
              <w:spacing w:after="0"/>
            </w:pPr>
          </w:p>
        </w:tc>
      </w:tr>
      <w:tr w:rsidR="0046729B" w14:paraId="60C59714" w14:textId="77777777">
        <w:trPr>
          <w:cantSplit/>
        </w:trPr>
        <w:tc>
          <w:tcPr>
            <w:tcW w:w="2500" w:type="dxa"/>
            <w:tcMar>
              <w:top w:w="60" w:type="dxa"/>
              <w:left w:w="90" w:type="dxa"/>
              <w:bottom w:w="60" w:type="dxa"/>
              <w:right w:w="90" w:type="dxa"/>
            </w:tcMar>
          </w:tcPr>
          <w:p w:rsidR="0046729B" w:rsidRDefault="00767123" w14:paraId="5D227788" w14:textId="77777777">
            <w:pPr>
              <w:spacing w:after="0"/>
            </w:pPr>
            <w:r>
              <w:rPr>
                <w:sz w:val="16"/>
                <w:szCs w:val="16"/>
              </w:rPr>
              <w:t>Product Line</w:t>
            </w:r>
          </w:p>
        </w:tc>
        <w:tc>
          <w:tcPr>
            <w:tcW w:w="1500" w:type="dxa"/>
            <w:tcMar>
              <w:top w:w="60" w:type="dxa"/>
              <w:left w:w="90" w:type="dxa"/>
              <w:bottom w:w="60" w:type="dxa"/>
              <w:right w:w="90" w:type="dxa"/>
            </w:tcMar>
          </w:tcPr>
          <w:p w:rsidR="0046729B" w:rsidRDefault="00767123" w14:paraId="0E507D24" w14:textId="77777777">
            <w:pPr>
              <w:spacing w:after="0"/>
            </w:pPr>
            <w:r>
              <w:rPr>
                <w:sz w:val="16"/>
                <w:szCs w:val="16"/>
              </w:rPr>
              <w:t>ODS or CCP (Configured)</w:t>
            </w:r>
          </w:p>
        </w:tc>
        <w:tc>
          <w:tcPr>
            <w:tcW w:w="2300" w:type="dxa"/>
            <w:tcMar>
              <w:top w:w="60" w:type="dxa"/>
              <w:left w:w="90" w:type="dxa"/>
              <w:bottom w:w="60" w:type="dxa"/>
              <w:right w:w="90" w:type="dxa"/>
            </w:tcMar>
          </w:tcPr>
          <w:p w:rsidR="0046729B" w:rsidRDefault="00767123" w14:paraId="40DD94A9" w14:textId="77777777">
            <w:pPr>
              <w:spacing w:after="0"/>
            </w:pPr>
            <w:r>
              <w:rPr>
                <w:sz w:val="16"/>
                <w:szCs w:val="16"/>
              </w:rPr>
              <w:t>Read Only</w:t>
            </w:r>
          </w:p>
        </w:tc>
        <w:tc>
          <w:tcPr>
            <w:tcW w:w="1180" w:type="dxa"/>
            <w:tcMar>
              <w:top w:w="60" w:type="dxa"/>
              <w:left w:w="90" w:type="dxa"/>
              <w:bottom w:w="60" w:type="dxa"/>
              <w:right w:w="90" w:type="dxa"/>
            </w:tcMar>
          </w:tcPr>
          <w:p w:rsidR="0046729B" w:rsidRDefault="00767123" w14:paraId="0F9CF548" w14:textId="77777777">
            <w:pPr>
              <w:spacing w:after="0"/>
            </w:pPr>
            <w:r>
              <w:rPr>
                <w:sz w:val="16"/>
                <w:szCs w:val="16"/>
              </w:rPr>
              <w:t>No</w:t>
            </w:r>
          </w:p>
        </w:tc>
        <w:tc>
          <w:tcPr>
            <w:tcW w:w="2600" w:type="dxa"/>
            <w:tcMar>
              <w:top w:w="60" w:type="dxa"/>
              <w:left w:w="90" w:type="dxa"/>
              <w:bottom w:w="60" w:type="dxa"/>
              <w:right w:w="90" w:type="dxa"/>
            </w:tcMar>
          </w:tcPr>
          <w:p w:rsidR="0046729B" w:rsidRDefault="0046729B" w14:paraId="137A957D" w14:textId="77777777">
            <w:pPr>
              <w:spacing w:after="0"/>
            </w:pPr>
          </w:p>
        </w:tc>
      </w:tr>
      <w:tr w:rsidR="0046729B" w14:paraId="70BD943D" w14:textId="77777777">
        <w:trPr>
          <w:cantSplit/>
        </w:trPr>
        <w:tc>
          <w:tcPr>
            <w:tcW w:w="2500" w:type="dxa"/>
            <w:shd w:val="clear" w:color="auto" w:fill="F2F4F6"/>
            <w:tcMar>
              <w:top w:w="60" w:type="dxa"/>
              <w:left w:w="90" w:type="dxa"/>
              <w:bottom w:w="60" w:type="dxa"/>
              <w:right w:w="90" w:type="dxa"/>
            </w:tcMar>
          </w:tcPr>
          <w:p w:rsidR="0046729B" w:rsidRDefault="00767123" w14:paraId="1741BCB9" w14:textId="77777777">
            <w:pPr>
              <w:spacing w:after="0"/>
            </w:pPr>
            <w:r>
              <w:rPr>
                <w:sz w:val="16"/>
                <w:szCs w:val="16"/>
              </w:rPr>
              <w:t>Aon Contact Name</w:t>
            </w:r>
          </w:p>
        </w:tc>
        <w:tc>
          <w:tcPr>
            <w:tcW w:w="1500" w:type="dxa"/>
            <w:shd w:val="clear" w:color="auto" w:fill="F2F4F6"/>
            <w:tcMar>
              <w:top w:w="60" w:type="dxa"/>
              <w:left w:w="90" w:type="dxa"/>
              <w:bottom w:w="60" w:type="dxa"/>
              <w:right w:w="90" w:type="dxa"/>
            </w:tcMar>
          </w:tcPr>
          <w:p w:rsidR="0046729B" w:rsidRDefault="00767123" w14:paraId="4FF1D29B" w14:textId="77777777">
            <w:pPr>
              <w:spacing w:after="0"/>
            </w:pPr>
            <w:r>
              <w:rPr>
                <w:sz w:val="16"/>
                <w:szCs w:val="16"/>
              </w:rPr>
              <w:t>ODS or CCP (Configured)</w:t>
            </w:r>
          </w:p>
        </w:tc>
        <w:tc>
          <w:tcPr>
            <w:tcW w:w="2300" w:type="dxa"/>
            <w:shd w:val="clear" w:color="auto" w:fill="F2F4F6"/>
            <w:tcMar>
              <w:top w:w="60" w:type="dxa"/>
              <w:left w:w="90" w:type="dxa"/>
              <w:bottom w:w="60" w:type="dxa"/>
              <w:right w:w="90" w:type="dxa"/>
            </w:tcMar>
          </w:tcPr>
          <w:p w:rsidR="0046729B" w:rsidRDefault="00767123" w14:paraId="0B297681" w14:textId="77777777">
            <w:pPr>
              <w:spacing w:after="0"/>
            </w:pPr>
            <w:r>
              <w:rPr>
                <w:sz w:val="16"/>
                <w:szCs w:val="16"/>
              </w:rPr>
              <w:t>Read Only</w:t>
            </w:r>
          </w:p>
        </w:tc>
        <w:tc>
          <w:tcPr>
            <w:tcW w:w="1180" w:type="dxa"/>
            <w:shd w:val="clear" w:color="auto" w:fill="F2F4F6"/>
            <w:tcMar>
              <w:top w:w="60" w:type="dxa"/>
              <w:left w:w="90" w:type="dxa"/>
              <w:bottom w:w="60" w:type="dxa"/>
              <w:right w:w="90" w:type="dxa"/>
            </w:tcMar>
          </w:tcPr>
          <w:p w:rsidR="0046729B" w:rsidRDefault="00767123" w14:paraId="50B3DF72" w14:textId="77777777">
            <w:pPr>
              <w:spacing w:after="0"/>
            </w:pPr>
            <w:r>
              <w:rPr>
                <w:sz w:val="16"/>
                <w:szCs w:val="16"/>
              </w:rPr>
              <w:t>No</w:t>
            </w:r>
          </w:p>
        </w:tc>
        <w:tc>
          <w:tcPr>
            <w:tcW w:w="2600" w:type="dxa"/>
            <w:shd w:val="clear" w:color="auto" w:fill="F2F4F6"/>
            <w:tcMar>
              <w:top w:w="60" w:type="dxa"/>
              <w:left w:w="90" w:type="dxa"/>
              <w:bottom w:w="60" w:type="dxa"/>
              <w:right w:w="90" w:type="dxa"/>
            </w:tcMar>
          </w:tcPr>
          <w:p w:rsidR="0046729B" w:rsidRDefault="0046729B" w14:paraId="1F8FF52D" w14:textId="77777777">
            <w:pPr>
              <w:spacing w:after="0"/>
            </w:pPr>
          </w:p>
        </w:tc>
      </w:tr>
      <w:tr w:rsidR="0046729B" w14:paraId="556473BD" w14:textId="77777777">
        <w:trPr>
          <w:cantSplit/>
        </w:trPr>
        <w:tc>
          <w:tcPr>
            <w:tcW w:w="2500" w:type="dxa"/>
            <w:tcMar>
              <w:top w:w="60" w:type="dxa"/>
              <w:left w:w="90" w:type="dxa"/>
              <w:bottom w:w="60" w:type="dxa"/>
              <w:right w:w="90" w:type="dxa"/>
            </w:tcMar>
          </w:tcPr>
          <w:p w:rsidR="0046729B" w:rsidRDefault="00767123" w14:paraId="33ECE0A5" w14:textId="77777777">
            <w:pPr>
              <w:spacing w:after="0"/>
            </w:pPr>
            <w:r>
              <w:rPr>
                <w:sz w:val="16"/>
                <w:szCs w:val="16"/>
              </w:rPr>
              <w:t>Aon Contact Email</w:t>
            </w:r>
          </w:p>
        </w:tc>
        <w:tc>
          <w:tcPr>
            <w:tcW w:w="1500" w:type="dxa"/>
            <w:tcMar>
              <w:top w:w="60" w:type="dxa"/>
              <w:left w:w="90" w:type="dxa"/>
              <w:bottom w:w="60" w:type="dxa"/>
              <w:right w:w="90" w:type="dxa"/>
            </w:tcMar>
          </w:tcPr>
          <w:p w:rsidR="0046729B" w:rsidRDefault="00767123" w14:paraId="2172F6C8" w14:textId="77777777">
            <w:pPr>
              <w:spacing w:after="0"/>
            </w:pPr>
            <w:r>
              <w:rPr>
                <w:sz w:val="16"/>
                <w:szCs w:val="16"/>
              </w:rPr>
              <w:t>ODS or CCP (Configured)</w:t>
            </w:r>
          </w:p>
        </w:tc>
        <w:tc>
          <w:tcPr>
            <w:tcW w:w="2300" w:type="dxa"/>
            <w:tcMar>
              <w:top w:w="60" w:type="dxa"/>
              <w:left w:w="90" w:type="dxa"/>
              <w:bottom w:w="60" w:type="dxa"/>
              <w:right w:w="90" w:type="dxa"/>
            </w:tcMar>
          </w:tcPr>
          <w:p w:rsidR="0046729B" w:rsidRDefault="00767123" w14:paraId="52720C27" w14:textId="77777777">
            <w:pPr>
              <w:spacing w:after="0"/>
            </w:pPr>
            <w:r>
              <w:rPr>
                <w:sz w:val="16"/>
                <w:szCs w:val="16"/>
              </w:rPr>
              <w:t>Read Only</w:t>
            </w:r>
          </w:p>
        </w:tc>
        <w:tc>
          <w:tcPr>
            <w:tcW w:w="1180" w:type="dxa"/>
            <w:tcMar>
              <w:top w:w="60" w:type="dxa"/>
              <w:left w:w="90" w:type="dxa"/>
              <w:bottom w:w="60" w:type="dxa"/>
              <w:right w:w="90" w:type="dxa"/>
            </w:tcMar>
          </w:tcPr>
          <w:p w:rsidR="0046729B" w:rsidRDefault="00767123" w14:paraId="7C492887" w14:textId="77777777">
            <w:pPr>
              <w:spacing w:after="0"/>
            </w:pPr>
            <w:r>
              <w:rPr>
                <w:sz w:val="16"/>
                <w:szCs w:val="16"/>
              </w:rPr>
              <w:t>No</w:t>
            </w:r>
          </w:p>
        </w:tc>
        <w:tc>
          <w:tcPr>
            <w:tcW w:w="2600" w:type="dxa"/>
            <w:tcMar>
              <w:top w:w="60" w:type="dxa"/>
              <w:left w:w="90" w:type="dxa"/>
              <w:bottom w:w="60" w:type="dxa"/>
              <w:right w:w="90" w:type="dxa"/>
            </w:tcMar>
          </w:tcPr>
          <w:p w:rsidR="0046729B" w:rsidRDefault="0046729B" w14:paraId="1DA4C69F" w14:textId="77777777">
            <w:pPr>
              <w:spacing w:after="0"/>
            </w:pPr>
          </w:p>
        </w:tc>
      </w:tr>
    </w:tbl>
    <w:p w:rsidR="0046729B" w:rsidRDefault="00767123" w14:paraId="09B8F96C" w14:textId="5E3E1149">
      <w:pPr>
        <w:pStyle w:val="Heading3"/>
      </w:pPr>
      <w:bookmarkStart w:name="_Toc588978876" w:id="632"/>
      <w:r>
        <w:t>Step 3 — Loss Details</w:t>
      </w:r>
      <w:bookmarkEnd w:id="632"/>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2500"/>
        <w:gridCol w:w="1500"/>
        <w:gridCol w:w="2300"/>
        <w:gridCol w:w="1180"/>
        <w:gridCol w:w="2600"/>
      </w:tblGrid>
      <w:tr w:rsidR="0046729B" w14:paraId="61A21BF2" w14:textId="77777777">
        <w:trPr>
          <w:tblHeader/>
        </w:trPr>
        <w:tc>
          <w:tcPr>
            <w:tcW w:w="2500" w:type="dxa"/>
            <w:shd w:val="clear" w:color="auto" w:fill="1B2A47"/>
            <w:tcMar>
              <w:top w:w="60" w:type="dxa"/>
              <w:left w:w="90" w:type="dxa"/>
              <w:bottom w:w="60" w:type="dxa"/>
              <w:right w:w="90" w:type="dxa"/>
            </w:tcMar>
          </w:tcPr>
          <w:p w:rsidR="0046729B" w:rsidRDefault="00767123" w14:paraId="18455CF5" w14:textId="77777777">
            <w:pPr>
              <w:spacing w:after="0"/>
            </w:pPr>
            <w:r>
              <w:rPr>
                <w:b/>
                <w:bCs/>
                <w:color w:val="FFFFFF"/>
                <w:sz w:val="18"/>
                <w:szCs w:val="18"/>
              </w:rPr>
              <w:t>Data Field</w:t>
            </w:r>
          </w:p>
        </w:tc>
        <w:tc>
          <w:tcPr>
            <w:tcW w:w="1500" w:type="dxa"/>
            <w:shd w:val="clear" w:color="auto" w:fill="1B2A47"/>
            <w:tcMar>
              <w:top w:w="60" w:type="dxa"/>
              <w:left w:w="90" w:type="dxa"/>
              <w:bottom w:w="60" w:type="dxa"/>
              <w:right w:w="90" w:type="dxa"/>
            </w:tcMar>
          </w:tcPr>
          <w:p w:rsidR="0046729B" w:rsidRDefault="00767123" w14:paraId="380BE9BD" w14:textId="77777777">
            <w:pPr>
              <w:spacing w:after="0"/>
            </w:pPr>
            <w:r>
              <w:rPr>
                <w:b/>
                <w:bCs/>
                <w:color w:val="FFFFFF"/>
                <w:sz w:val="18"/>
                <w:szCs w:val="18"/>
              </w:rPr>
              <w:t>Source</w:t>
            </w:r>
          </w:p>
        </w:tc>
        <w:tc>
          <w:tcPr>
            <w:tcW w:w="2300" w:type="dxa"/>
            <w:shd w:val="clear" w:color="auto" w:fill="1B2A47"/>
            <w:tcMar>
              <w:top w:w="60" w:type="dxa"/>
              <w:left w:w="90" w:type="dxa"/>
              <w:bottom w:w="60" w:type="dxa"/>
              <w:right w:w="90" w:type="dxa"/>
            </w:tcMar>
          </w:tcPr>
          <w:p w:rsidR="0046729B" w:rsidRDefault="00767123" w14:paraId="3C12BD1F" w14:textId="77777777">
            <w:pPr>
              <w:spacing w:after="0"/>
            </w:pPr>
            <w:r>
              <w:rPr>
                <w:b/>
                <w:bCs/>
                <w:color w:val="FFFFFF"/>
                <w:sz w:val="18"/>
                <w:szCs w:val="18"/>
              </w:rPr>
              <w:t>Field Type</w:t>
            </w:r>
          </w:p>
        </w:tc>
        <w:tc>
          <w:tcPr>
            <w:tcW w:w="1180" w:type="dxa"/>
            <w:shd w:val="clear" w:color="auto" w:fill="1B2A47"/>
            <w:tcMar>
              <w:top w:w="60" w:type="dxa"/>
              <w:left w:w="90" w:type="dxa"/>
              <w:bottom w:w="60" w:type="dxa"/>
              <w:right w:w="90" w:type="dxa"/>
            </w:tcMar>
          </w:tcPr>
          <w:p w:rsidR="0046729B" w:rsidRDefault="00767123" w14:paraId="35EE1059" w14:textId="77777777">
            <w:pPr>
              <w:spacing w:after="0"/>
            </w:pPr>
            <w:r>
              <w:rPr>
                <w:b/>
                <w:bCs/>
                <w:color w:val="FFFFFF"/>
                <w:sz w:val="18"/>
                <w:szCs w:val="18"/>
              </w:rPr>
              <w:t>Required</w:t>
            </w:r>
          </w:p>
        </w:tc>
        <w:tc>
          <w:tcPr>
            <w:tcW w:w="2600" w:type="dxa"/>
            <w:shd w:val="clear" w:color="auto" w:fill="1B2A47"/>
            <w:tcMar>
              <w:top w:w="60" w:type="dxa"/>
              <w:left w:w="90" w:type="dxa"/>
              <w:bottom w:w="60" w:type="dxa"/>
              <w:right w:w="90" w:type="dxa"/>
            </w:tcMar>
          </w:tcPr>
          <w:p w:rsidR="0046729B" w:rsidRDefault="00767123" w14:paraId="08F6081E" w14:textId="77777777">
            <w:pPr>
              <w:spacing w:after="0"/>
            </w:pPr>
            <w:r>
              <w:rPr>
                <w:b/>
                <w:bCs/>
                <w:color w:val="FFFFFF"/>
                <w:sz w:val="18"/>
                <w:szCs w:val="18"/>
              </w:rPr>
              <w:t>Notes / Open Question</w:t>
            </w:r>
          </w:p>
        </w:tc>
      </w:tr>
      <w:tr w:rsidR="0046729B" w14:paraId="36A95EDD" w14:textId="77777777">
        <w:trPr>
          <w:cantSplit/>
        </w:trPr>
        <w:tc>
          <w:tcPr>
            <w:tcW w:w="2500" w:type="dxa"/>
            <w:tcMar>
              <w:top w:w="60" w:type="dxa"/>
              <w:left w:w="90" w:type="dxa"/>
              <w:bottom w:w="60" w:type="dxa"/>
              <w:right w:w="90" w:type="dxa"/>
            </w:tcMar>
          </w:tcPr>
          <w:p w:rsidR="0046729B" w:rsidRDefault="00767123" w14:paraId="231703D5" w14:textId="77777777">
            <w:pPr>
              <w:spacing w:after="0"/>
            </w:pPr>
            <w:r>
              <w:rPr>
                <w:sz w:val="16"/>
                <w:szCs w:val="16"/>
              </w:rPr>
              <w:t>Named Insured</w:t>
            </w:r>
          </w:p>
        </w:tc>
        <w:tc>
          <w:tcPr>
            <w:tcW w:w="1500" w:type="dxa"/>
            <w:tcMar>
              <w:top w:w="60" w:type="dxa"/>
              <w:left w:w="90" w:type="dxa"/>
              <w:bottom w:w="60" w:type="dxa"/>
              <w:right w:w="90" w:type="dxa"/>
            </w:tcMar>
          </w:tcPr>
          <w:p w:rsidR="0046729B" w:rsidRDefault="00767123" w14:paraId="44FAD1F4" w14:textId="77777777">
            <w:pPr>
              <w:spacing w:after="0"/>
            </w:pPr>
            <w:r>
              <w:rPr>
                <w:sz w:val="16"/>
                <w:szCs w:val="16"/>
              </w:rPr>
              <w:t>User Entered</w:t>
            </w:r>
          </w:p>
        </w:tc>
        <w:tc>
          <w:tcPr>
            <w:tcW w:w="2300" w:type="dxa"/>
            <w:tcMar>
              <w:top w:w="60" w:type="dxa"/>
              <w:left w:w="90" w:type="dxa"/>
              <w:bottom w:w="60" w:type="dxa"/>
              <w:right w:w="90" w:type="dxa"/>
            </w:tcMar>
          </w:tcPr>
          <w:p w:rsidR="0046729B" w:rsidRDefault="00767123" w14:paraId="655553BB" w14:textId="77777777">
            <w:pPr>
              <w:spacing w:after="0"/>
            </w:pPr>
            <w:r>
              <w:rPr>
                <w:sz w:val="16"/>
                <w:szCs w:val="16"/>
              </w:rPr>
              <w:t>Free Text</w:t>
            </w:r>
          </w:p>
        </w:tc>
        <w:tc>
          <w:tcPr>
            <w:tcW w:w="1180" w:type="dxa"/>
            <w:tcMar>
              <w:top w:w="60" w:type="dxa"/>
              <w:left w:w="90" w:type="dxa"/>
              <w:bottom w:w="60" w:type="dxa"/>
              <w:right w:w="90" w:type="dxa"/>
            </w:tcMar>
          </w:tcPr>
          <w:p w:rsidR="0046729B" w:rsidRDefault="00767123" w14:paraId="157A21D3" w14:textId="77777777">
            <w:pPr>
              <w:spacing w:after="0"/>
            </w:pPr>
            <w:r>
              <w:rPr>
                <w:sz w:val="16"/>
                <w:szCs w:val="16"/>
              </w:rPr>
              <w:t>No</w:t>
            </w:r>
          </w:p>
        </w:tc>
        <w:tc>
          <w:tcPr>
            <w:tcW w:w="2600" w:type="dxa"/>
            <w:tcMar>
              <w:top w:w="60" w:type="dxa"/>
              <w:left w:w="90" w:type="dxa"/>
              <w:bottom w:w="60" w:type="dxa"/>
              <w:right w:w="90" w:type="dxa"/>
            </w:tcMar>
          </w:tcPr>
          <w:p w:rsidR="0046729B" w:rsidRDefault="00767123" w14:paraId="09705CEB" w14:textId="77777777">
            <w:pPr>
              <w:spacing w:after="0"/>
            </w:pPr>
            <w:r>
              <w:rPr>
                <w:sz w:val="16"/>
                <w:szCs w:val="16"/>
              </w:rPr>
              <w:t>Could this be configured to pull from CCP? Or just leave it free text?</w:t>
            </w:r>
          </w:p>
        </w:tc>
      </w:tr>
      <w:tr w:rsidR="0046729B" w14:paraId="155623F8" w14:textId="77777777">
        <w:trPr>
          <w:cantSplit/>
        </w:trPr>
        <w:tc>
          <w:tcPr>
            <w:tcW w:w="2500" w:type="dxa"/>
            <w:shd w:val="clear" w:color="auto" w:fill="F2F4F6"/>
            <w:tcMar>
              <w:top w:w="60" w:type="dxa"/>
              <w:left w:w="90" w:type="dxa"/>
              <w:bottom w:w="60" w:type="dxa"/>
              <w:right w:w="90" w:type="dxa"/>
            </w:tcMar>
          </w:tcPr>
          <w:p w:rsidR="0046729B" w:rsidRDefault="00767123" w14:paraId="1AA926AB" w14:textId="77777777">
            <w:pPr>
              <w:spacing w:after="0"/>
            </w:pPr>
            <w:r>
              <w:rPr>
                <w:sz w:val="16"/>
                <w:szCs w:val="16"/>
              </w:rPr>
              <w:t>Loss Country</w:t>
            </w:r>
          </w:p>
        </w:tc>
        <w:tc>
          <w:tcPr>
            <w:tcW w:w="1500" w:type="dxa"/>
            <w:shd w:val="clear" w:color="auto" w:fill="F2F4F6"/>
            <w:tcMar>
              <w:top w:w="60" w:type="dxa"/>
              <w:left w:w="90" w:type="dxa"/>
              <w:bottom w:w="60" w:type="dxa"/>
              <w:right w:w="90" w:type="dxa"/>
            </w:tcMar>
          </w:tcPr>
          <w:p w:rsidR="0046729B" w:rsidRDefault="00767123" w14:paraId="663D348D" w14:textId="77777777">
            <w:pPr>
              <w:spacing w:after="0"/>
            </w:pPr>
            <w:r>
              <w:rPr>
                <w:sz w:val="16"/>
                <w:szCs w:val="16"/>
              </w:rPr>
              <w:t>User Entered</w:t>
            </w:r>
          </w:p>
        </w:tc>
        <w:tc>
          <w:tcPr>
            <w:tcW w:w="2300" w:type="dxa"/>
            <w:shd w:val="clear" w:color="auto" w:fill="F2F4F6"/>
            <w:tcMar>
              <w:top w:w="60" w:type="dxa"/>
              <w:left w:w="90" w:type="dxa"/>
              <w:bottom w:w="60" w:type="dxa"/>
              <w:right w:w="90" w:type="dxa"/>
            </w:tcMar>
          </w:tcPr>
          <w:p w:rsidR="0046729B" w:rsidRDefault="00767123" w14:paraId="5515FB89" w14:textId="77777777">
            <w:pPr>
              <w:spacing w:after="0"/>
            </w:pPr>
            <w:r>
              <w:rPr>
                <w:sz w:val="16"/>
                <w:szCs w:val="16"/>
              </w:rPr>
              <w:t>Single-Select Dropdown (Type to search)</w:t>
            </w:r>
          </w:p>
        </w:tc>
        <w:tc>
          <w:tcPr>
            <w:tcW w:w="1180" w:type="dxa"/>
            <w:shd w:val="clear" w:color="auto" w:fill="F2F4F6"/>
            <w:tcMar>
              <w:top w:w="60" w:type="dxa"/>
              <w:left w:w="90" w:type="dxa"/>
              <w:bottom w:w="60" w:type="dxa"/>
              <w:right w:w="90" w:type="dxa"/>
            </w:tcMar>
          </w:tcPr>
          <w:p w:rsidR="0046729B" w:rsidRDefault="00767123" w14:paraId="475F8957" w14:textId="77777777">
            <w:pPr>
              <w:spacing w:after="0"/>
            </w:pPr>
            <w:r>
              <w:rPr>
                <w:sz w:val="16"/>
                <w:szCs w:val="16"/>
              </w:rPr>
              <w:t>Yes</w:t>
            </w:r>
          </w:p>
        </w:tc>
        <w:tc>
          <w:tcPr>
            <w:tcW w:w="2600" w:type="dxa"/>
            <w:shd w:val="clear" w:color="auto" w:fill="F2F4F6"/>
            <w:tcMar>
              <w:top w:w="60" w:type="dxa"/>
              <w:left w:w="90" w:type="dxa"/>
              <w:bottom w:w="60" w:type="dxa"/>
              <w:right w:w="90" w:type="dxa"/>
            </w:tcMar>
          </w:tcPr>
          <w:p w:rsidR="0046729B" w:rsidRDefault="0046729B" w14:paraId="3724AEE4" w14:textId="77777777">
            <w:pPr>
              <w:spacing w:after="0"/>
            </w:pPr>
          </w:p>
        </w:tc>
      </w:tr>
      <w:tr w:rsidR="0046729B" w14:paraId="62314424" w14:textId="77777777">
        <w:trPr>
          <w:cantSplit/>
        </w:trPr>
        <w:tc>
          <w:tcPr>
            <w:tcW w:w="2500" w:type="dxa"/>
            <w:tcMar>
              <w:top w:w="60" w:type="dxa"/>
              <w:left w:w="90" w:type="dxa"/>
              <w:bottom w:w="60" w:type="dxa"/>
              <w:right w:w="90" w:type="dxa"/>
            </w:tcMar>
          </w:tcPr>
          <w:p w:rsidR="0046729B" w:rsidRDefault="00767123" w14:paraId="24AE8AFB" w14:textId="77777777">
            <w:pPr>
              <w:spacing w:after="0"/>
            </w:pPr>
            <w:r>
              <w:rPr>
                <w:sz w:val="16"/>
                <w:szCs w:val="16"/>
              </w:rPr>
              <w:t>Loss Location</w:t>
            </w:r>
          </w:p>
        </w:tc>
        <w:tc>
          <w:tcPr>
            <w:tcW w:w="1500" w:type="dxa"/>
            <w:tcMar>
              <w:top w:w="60" w:type="dxa"/>
              <w:left w:w="90" w:type="dxa"/>
              <w:bottom w:w="60" w:type="dxa"/>
              <w:right w:w="90" w:type="dxa"/>
            </w:tcMar>
          </w:tcPr>
          <w:p w:rsidR="0046729B" w:rsidRDefault="00767123" w14:paraId="57168743" w14:textId="77777777">
            <w:pPr>
              <w:spacing w:after="0"/>
            </w:pPr>
            <w:r>
              <w:rPr>
                <w:sz w:val="16"/>
                <w:szCs w:val="16"/>
              </w:rPr>
              <w:t>User Entered</w:t>
            </w:r>
          </w:p>
        </w:tc>
        <w:tc>
          <w:tcPr>
            <w:tcW w:w="2300" w:type="dxa"/>
            <w:tcMar>
              <w:top w:w="60" w:type="dxa"/>
              <w:left w:w="90" w:type="dxa"/>
              <w:bottom w:w="60" w:type="dxa"/>
              <w:right w:w="90" w:type="dxa"/>
            </w:tcMar>
          </w:tcPr>
          <w:p w:rsidR="0046729B" w:rsidRDefault="00767123" w14:paraId="16500B81" w14:textId="77777777">
            <w:pPr>
              <w:spacing w:after="0"/>
            </w:pPr>
            <w:r>
              <w:rPr>
                <w:sz w:val="16"/>
                <w:szCs w:val="16"/>
              </w:rPr>
              <w:t>Free Text</w:t>
            </w:r>
          </w:p>
        </w:tc>
        <w:tc>
          <w:tcPr>
            <w:tcW w:w="1180" w:type="dxa"/>
            <w:tcMar>
              <w:top w:w="60" w:type="dxa"/>
              <w:left w:w="90" w:type="dxa"/>
              <w:bottom w:w="60" w:type="dxa"/>
              <w:right w:w="90" w:type="dxa"/>
            </w:tcMar>
          </w:tcPr>
          <w:p w:rsidR="0046729B" w:rsidRDefault="00767123" w14:paraId="17D61880" w14:textId="77777777">
            <w:pPr>
              <w:spacing w:after="0"/>
            </w:pPr>
            <w:r>
              <w:rPr>
                <w:sz w:val="16"/>
                <w:szCs w:val="16"/>
              </w:rPr>
              <w:t>No</w:t>
            </w:r>
          </w:p>
        </w:tc>
        <w:tc>
          <w:tcPr>
            <w:tcW w:w="2600" w:type="dxa"/>
            <w:tcMar>
              <w:top w:w="60" w:type="dxa"/>
              <w:left w:w="90" w:type="dxa"/>
              <w:bottom w:w="60" w:type="dxa"/>
              <w:right w:w="90" w:type="dxa"/>
            </w:tcMar>
          </w:tcPr>
          <w:p w:rsidR="0046729B" w:rsidRDefault="00767123" w14:paraId="0B76A8AA" w14:textId="77777777">
            <w:pPr>
              <w:spacing w:after="0"/>
            </w:pPr>
            <w:r>
              <w:rPr>
                <w:sz w:val="16"/>
                <w:szCs w:val="16"/>
              </w:rPr>
              <w:t>Could we explore similar address selector functionality as CCP?</w:t>
            </w:r>
          </w:p>
        </w:tc>
      </w:tr>
      <w:tr w:rsidR="0046729B" w14:paraId="63351995" w14:textId="77777777">
        <w:trPr>
          <w:cantSplit/>
        </w:trPr>
        <w:tc>
          <w:tcPr>
            <w:tcW w:w="2500" w:type="dxa"/>
            <w:shd w:val="clear" w:color="auto" w:fill="F2F4F6"/>
            <w:tcMar>
              <w:top w:w="60" w:type="dxa"/>
              <w:left w:w="90" w:type="dxa"/>
              <w:bottom w:w="60" w:type="dxa"/>
              <w:right w:w="90" w:type="dxa"/>
            </w:tcMar>
          </w:tcPr>
          <w:p w:rsidR="0046729B" w:rsidRDefault="00767123" w14:paraId="171016BC" w14:textId="77777777">
            <w:pPr>
              <w:spacing w:after="0"/>
            </w:pPr>
            <w:r>
              <w:rPr>
                <w:sz w:val="16"/>
                <w:szCs w:val="16"/>
              </w:rPr>
              <w:t>Type of Loss (Claim vs. Incident)</w:t>
            </w:r>
          </w:p>
        </w:tc>
        <w:tc>
          <w:tcPr>
            <w:tcW w:w="1500" w:type="dxa"/>
            <w:shd w:val="clear" w:color="auto" w:fill="F2F4F6"/>
            <w:tcMar>
              <w:top w:w="60" w:type="dxa"/>
              <w:left w:w="90" w:type="dxa"/>
              <w:bottom w:w="60" w:type="dxa"/>
              <w:right w:w="90" w:type="dxa"/>
            </w:tcMar>
          </w:tcPr>
          <w:p w:rsidR="0046729B" w:rsidRDefault="00767123" w14:paraId="5F44F539" w14:textId="77777777">
            <w:pPr>
              <w:spacing w:after="0"/>
            </w:pPr>
            <w:r>
              <w:rPr>
                <w:sz w:val="16"/>
                <w:szCs w:val="16"/>
              </w:rPr>
              <w:t>User Entered</w:t>
            </w:r>
          </w:p>
        </w:tc>
        <w:tc>
          <w:tcPr>
            <w:tcW w:w="2300" w:type="dxa"/>
            <w:shd w:val="clear" w:color="auto" w:fill="F2F4F6"/>
            <w:tcMar>
              <w:top w:w="60" w:type="dxa"/>
              <w:left w:w="90" w:type="dxa"/>
              <w:bottom w:w="60" w:type="dxa"/>
              <w:right w:w="90" w:type="dxa"/>
            </w:tcMar>
          </w:tcPr>
          <w:p w:rsidR="0046729B" w:rsidRDefault="00767123" w14:paraId="73807E1F" w14:textId="77777777">
            <w:pPr>
              <w:spacing w:after="0"/>
            </w:pPr>
            <w:r>
              <w:rPr>
                <w:sz w:val="16"/>
                <w:szCs w:val="16"/>
              </w:rPr>
              <w:t>Radio Button</w:t>
            </w:r>
          </w:p>
        </w:tc>
        <w:tc>
          <w:tcPr>
            <w:tcW w:w="1180" w:type="dxa"/>
            <w:shd w:val="clear" w:color="auto" w:fill="F2F4F6"/>
            <w:tcMar>
              <w:top w:w="60" w:type="dxa"/>
              <w:left w:w="90" w:type="dxa"/>
              <w:bottom w:w="60" w:type="dxa"/>
              <w:right w:w="90" w:type="dxa"/>
            </w:tcMar>
          </w:tcPr>
          <w:p w:rsidR="0046729B" w:rsidRDefault="00767123" w14:paraId="2373531D" w14:textId="77777777">
            <w:pPr>
              <w:spacing w:after="0"/>
            </w:pPr>
            <w:r>
              <w:rPr>
                <w:sz w:val="16"/>
                <w:szCs w:val="16"/>
              </w:rPr>
              <w:t>Yes</w:t>
            </w:r>
          </w:p>
        </w:tc>
        <w:tc>
          <w:tcPr>
            <w:tcW w:w="2600" w:type="dxa"/>
            <w:shd w:val="clear" w:color="auto" w:fill="F2F4F6"/>
            <w:tcMar>
              <w:top w:w="60" w:type="dxa"/>
              <w:left w:w="90" w:type="dxa"/>
              <w:bottom w:w="60" w:type="dxa"/>
              <w:right w:w="90" w:type="dxa"/>
            </w:tcMar>
          </w:tcPr>
          <w:p w:rsidR="0046729B" w:rsidRDefault="0046729B" w14:paraId="1A485016" w14:textId="77777777">
            <w:pPr>
              <w:spacing w:after="0"/>
            </w:pPr>
          </w:p>
        </w:tc>
      </w:tr>
      <w:tr w:rsidR="0046729B" w14:paraId="7822C9B4" w14:textId="77777777">
        <w:trPr>
          <w:cantSplit/>
        </w:trPr>
        <w:tc>
          <w:tcPr>
            <w:tcW w:w="2500" w:type="dxa"/>
            <w:tcMar>
              <w:top w:w="60" w:type="dxa"/>
              <w:left w:w="90" w:type="dxa"/>
              <w:bottom w:w="60" w:type="dxa"/>
              <w:right w:w="90" w:type="dxa"/>
            </w:tcMar>
          </w:tcPr>
          <w:p w:rsidR="0046729B" w:rsidRDefault="00767123" w14:paraId="07234ECF" w14:textId="77777777">
            <w:pPr>
              <w:spacing w:after="0"/>
            </w:pPr>
            <w:r>
              <w:rPr>
                <w:sz w:val="16"/>
                <w:szCs w:val="16"/>
              </w:rPr>
              <w:t>Who Experienced the Loss (1st, 3rd, both)</w:t>
            </w:r>
          </w:p>
        </w:tc>
        <w:tc>
          <w:tcPr>
            <w:tcW w:w="1500" w:type="dxa"/>
            <w:tcMar>
              <w:top w:w="60" w:type="dxa"/>
              <w:left w:w="90" w:type="dxa"/>
              <w:bottom w:w="60" w:type="dxa"/>
              <w:right w:w="90" w:type="dxa"/>
            </w:tcMar>
          </w:tcPr>
          <w:p w:rsidR="0046729B" w:rsidRDefault="00767123" w14:paraId="70932154" w14:textId="77777777">
            <w:pPr>
              <w:spacing w:after="0"/>
            </w:pPr>
            <w:r>
              <w:rPr>
                <w:sz w:val="16"/>
                <w:szCs w:val="16"/>
              </w:rPr>
              <w:t>User Entered</w:t>
            </w:r>
          </w:p>
        </w:tc>
        <w:tc>
          <w:tcPr>
            <w:tcW w:w="2300" w:type="dxa"/>
            <w:tcMar>
              <w:top w:w="60" w:type="dxa"/>
              <w:left w:w="90" w:type="dxa"/>
              <w:bottom w:w="60" w:type="dxa"/>
              <w:right w:w="90" w:type="dxa"/>
            </w:tcMar>
          </w:tcPr>
          <w:p w:rsidR="0046729B" w:rsidRDefault="00767123" w14:paraId="57729451" w14:textId="77777777">
            <w:pPr>
              <w:spacing w:after="0"/>
            </w:pPr>
            <w:r>
              <w:rPr>
                <w:sz w:val="16"/>
                <w:szCs w:val="16"/>
              </w:rPr>
              <w:t>Single-Select Dropdown</w:t>
            </w:r>
          </w:p>
        </w:tc>
        <w:tc>
          <w:tcPr>
            <w:tcW w:w="1180" w:type="dxa"/>
            <w:tcMar>
              <w:top w:w="60" w:type="dxa"/>
              <w:left w:w="90" w:type="dxa"/>
              <w:bottom w:w="60" w:type="dxa"/>
              <w:right w:w="90" w:type="dxa"/>
            </w:tcMar>
          </w:tcPr>
          <w:p w:rsidR="0046729B" w:rsidRDefault="00767123" w14:paraId="61B0CA8E" w14:textId="77777777">
            <w:pPr>
              <w:spacing w:after="0"/>
            </w:pPr>
            <w:r>
              <w:rPr>
                <w:sz w:val="16"/>
                <w:szCs w:val="16"/>
              </w:rPr>
              <w:t>Yes</w:t>
            </w:r>
          </w:p>
        </w:tc>
        <w:tc>
          <w:tcPr>
            <w:tcW w:w="2600" w:type="dxa"/>
            <w:tcMar>
              <w:top w:w="60" w:type="dxa"/>
              <w:left w:w="90" w:type="dxa"/>
              <w:bottom w:w="60" w:type="dxa"/>
              <w:right w:w="90" w:type="dxa"/>
            </w:tcMar>
          </w:tcPr>
          <w:p w:rsidR="0046729B" w:rsidRDefault="0046729B" w14:paraId="56578F56" w14:textId="77777777">
            <w:pPr>
              <w:spacing w:after="0"/>
            </w:pPr>
          </w:p>
        </w:tc>
      </w:tr>
      <w:tr w:rsidR="0046729B" w14:paraId="3AE8FF1F" w14:textId="77777777">
        <w:trPr>
          <w:cantSplit/>
        </w:trPr>
        <w:tc>
          <w:tcPr>
            <w:tcW w:w="2500" w:type="dxa"/>
            <w:shd w:val="clear" w:color="auto" w:fill="F2F4F6"/>
            <w:tcMar>
              <w:top w:w="60" w:type="dxa"/>
              <w:left w:w="90" w:type="dxa"/>
              <w:bottom w:w="60" w:type="dxa"/>
              <w:right w:w="90" w:type="dxa"/>
            </w:tcMar>
          </w:tcPr>
          <w:p w:rsidR="0046729B" w:rsidRDefault="00767123" w14:paraId="69A0FB12" w14:textId="77777777">
            <w:pPr>
              <w:spacing w:after="0"/>
            </w:pPr>
            <w:r>
              <w:rPr>
                <w:sz w:val="16"/>
                <w:szCs w:val="16"/>
              </w:rPr>
              <w:t>Loss Description</w:t>
            </w:r>
          </w:p>
        </w:tc>
        <w:tc>
          <w:tcPr>
            <w:tcW w:w="1500" w:type="dxa"/>
            <w:shd w:val="clear" w:color="auto" w:fill="F2F4F6"/>
            <w:tcMar>
              <w:top w:w="60" w:type="dxa"/>
              <w:left w:w="90" w:type="dxa"/>
              <w:bottom w:w="60" w:type="dxa"/>
              <w:right w:w="90" w:type="dxa"/>
            </w:tcMar>
          </w:tcPr>
          <w:p w:rsidR="0046729B" w:rsidRDefault="00767123" w14:paraId="5FCCC4F8" w14:textId="77777777">
            <w:pPr>
              <w:spacing w:after="0"/>
            </w:pPr>
            <w:r>
              <w:rPr>
                <w:sz w:val="16"/>
                <w:szCs w:val="16"/>
              </w:rPr>
              <w:t>User Entered</w:t>
            </w:r>
          </w:p>
        </w:tc>
        <w:tc>
          <w:tcPr>
            <w:tcW w:w="2300" w:type="dxa"/>
            <w:shd w:val="clear" w:color="auto" w:fill="F2F4F6"/>
            <w:tcMar>
              <w:top w:w="60" w:type="dxa"/>
              <w:left w:w="90" w:type="dxa"/>
              <w:bottom w:w="60" w:type="dxa"/>
              <w:right w:w="90" w:type="dxa"/>
            </w:tcMar>
          </w:tcPr>
          <w:p w:rsidR="0046729B" w:rsidRDefault="00767123" w14:paraId="4DAD395B" w14:textId="77777777">
            <w:pPr>
              <w:spacing w:after="0"/>
            </w:pPr>
            <w:r>
              <w:rPr>
                <w:sz w:val="16"/>
                <w:szCs w:val="16"/>
              </w:rPr>
              <w:t>Free Text</w:t>
            </w:r>
          </w:p>
        </w:tc>
        <w:tc>
          <w:tcPr>
            <w:tcW w:w="1180" w:type="dxa"/>
            <w:shd w:val="clear" w:color="auto" w:fill="F2F4F6"/>
            <w:tcMar>
              <w:top w:w="60" w:type="dxa"/>
              <w:left w:w="90" w:type="dxa"/>
              <w:bottom w:w="60" w:type="dxa"/>
              <w:right w:w="90" w:type="dxa"/>
            </w:tcMar>
          </w:tcPr>
          <w:p w:rsidR="0046729B" w:rsidRDefault="00767123" w14:paraId="097E3B0B" w14:textId="77777777">
            <w:pPr>
              <w:spacing w:after="0"/>
            </w:pPr>
            <w:r>
              <w:rPr>
                <w:sz w:val="16"/>
                <w:szCs w:val="16"/>
              </w:rPr>
              <w:t>Yes</w:t>
            </w:r>
          </w:p>
        </w:tc>
        <w:tc>
          <w:tcPr>
            <w:tcW w:w="2600" w:type="dxa"/>
            <w:shd w:val="clear" w:color="auto" w:fill="F2F4F6"/>
            <w:tcMar>
              <w:top w:w="60" w:type="dxa"/>
              <w:left w:w="90" w:type="dxa"/>
              <w:bottom w:w="60" w:type="dxa"/>
              <w:right w:w="90" w:type="dxa"/>
            </w:tcMar>
          </w:tcPr>
          <w:p w:rsidR="0046729B" w:rsidRDefault="00767123" w14:paraId="4AABC673" w14:textId="77777777">
            <w:pPr>
              <w:spacing w:after="0"/>
            </w:pPr>
            <w:r>
              <w:rPr>
                <w:sz w:val="16"/>
                <w:szCs w:val="16"/>
              </w:rPr>
              <w:t>Should there be a character limit?</w:t>
            </w:r>
          </w:p>
        </w:tc>
      </w:tr>
      <w:tr w:rsidR="0046729B" w14:paraId="2FBDB98F" w14:textId="77777777">
        <w:trPr>
          <w:cantSplit/>
        </w:trPr>
        <w:tc>
          <w:tcPr>
            <w:tcW w:w="2500" w:type="dxa"/>
            <w:tcMar>
              <w:top w:w="60" w:type="dxa"/>
              <w:left w:w="90" w:type="dxa"/>
              <w:bottom w:w="60" w:type="dxa"/>
              <w:right w:w="90" w:type="dxa"/>
            </w:tcMar>
          </w:tcPr>
          <w:p w:rsidR="0046729B" w:rsidRDefault="00767123" w14:paraId="17901DD5" w14:textId="77777777">
            <w:pPr>
              <w:spacing w:after="0"/>
            </w:pPr>
            <w:r>
              <w:rPr>
                <w:sz w:val="16"/>
                <w:szCs w:val="16"/>
              </w:rPr>
              <w:t>Cause of Loss</w:t>
            </w:r>
          </w:p>
        </w:tc>
        <w:tc>
          <w:tcPr>
            <w:tcW w:w="1500" w:type="dxa"/>
            <w:tcMar>
              <w:top w:w="60" w:type="dxa"/>
              <w:left w:w="90" w:type="dxa"/>
              <w:bottom w:w="60" w:type="dxa"/>
              <w:right w:w="90" w:type="dxa"/>
            </w:tcMar>
          </w:tcPr>
          <w:p w:rsidR="0046729B" w:rsidRDefault="00767123" w14:paraId="0ED5387E" w14:textId="77777777">
            <w:pPr>
              <w:spacing w:after="0"/>
            </w:pPr>
            <w:r>
              <w:rPr>
                <w:sz w:val="16"/>
                <w:szCs w:val="16"/>
              </w:rPr>
              <w:t>CCP (Managed List)</w:t>
            </w:r>
          </w:p>
        </w:tc>
        <w:tc>
          <w:tcPr>
            <w:tcW w:w="2300" w:type="dxa"/>
            <w:tcMar>
              <w:top w:w="60" w:type="dxa"/>
              <w:left w:w="90" w:type="dxa"/>
              <w:bottom w:w="60" w:type="dxa"/>
              <w:right w:w="90" w:type="dxa"/>
            </w:tcMar>
          </w:tcPr>
          <w:p w:rsidR="0046729B" w:rsidRDefault="00767123" w14:paraId="24E4F186" w14:textId="77777777">
            <w:pPr>
              <w:spacing w:after="0"/>
            </w:pPr>
            <w:r>
              <w:rPr>
                <w:sz w:val="16"/>
                <w:szCs w:val="16"/>
              </w:rPr>
              <w:t>Single-Select Dropdown (Type to search)</w:t>
            </w:r>
          </w:p>
        </w:tc>
        <w:tc>
          <w:tcPr>
            <w:tcW w:w="1180" w:type="dxa"/>
            <w:tcMar>
              <w:top w:w="60" w:type="dxa"/>
              <w:left w:w="90" w:type="dxa"/>
              <w:bottom w:w="60" w:type="dxa"/>
              <w:right w:w="90" w:type="dxa"/>
            </w:tcMar>
          </w:tcPr>
          <w:p w:rsidR="0046729B" w:rsidRDefault="00767123" w14:paraId="7E125A8C" w14:textId="77777777">
            <w:pPr>
              <w:spacing w:after="0"/>
            </w:pPr>
            <w:r>
              <w:rPr>
                <w:sz w:val="16"/>
                <w:szCs w:val="16"/>
              </w:rPr>
              <w:t>Yes</w:t>
            </w:r>
          </w:p>
        </w:tc>
        <w:tc>
          <w:tcPr>
            <w:tcW w:w="2600" w:type="dxa"/>
            <w:tcMar>
              <w:top w:w="60" w:type="dxa"/>
              <w:left w:w="90" w:type="dxa"/>
              <w:bottom w:w="60" w:type="dxa"/>
              <w:right w:w="90" w:type="dxa"/>
            </w:tcMar>
          </w:tcPr>
          <w:p w:rsidR="0046729B" w:rsidRDefault="00767123" w14:paraId="2128A7E5" w14:textId="77777777">
            <w:pPr>
              <w:spacing w:after="0"/>
            </w:pPr>
            <w:r>
              <w:rPr>
                <w:sz w:val="16"/>
                <w:szCs w:val="16"/>
              </w:rPr>
              <w:t>Dynamic by product?</w:t>
            </w:r>
          </w:p>
        </w:tc>
      </w:tr>
      <w:tr w:rsidR="0046729B" w14:paraId="72A11433" w14:textId="77777777">
        <w:trPr>
          <w:cantSplit/>
        </w:trPr>
        <w:tc>
          <w:tcPr>
            <w:tcW w:w="2500" w:type="dxa"/>
            <w:shd w:val="clear" w:color="auto" w:fill="F2F4F6"/>
            <w:tcMar>
              <w:top w:w="60" w:type="dxa"/>
              <w:left w:w="90" w:type="dxa"/>
              <w:bottom w:w="60" w:type="dxa"/>
              <w:right w:w="90" w:type="dxa"/>
            </w:tcMar>
          </w:tcPr>
          <w:p w:rsidR="0046729B" w:rsidRDefault="00767123" w14:paraId="1C8473B9" w14:textId="77777777">
            <w:pPr>
              <w:spacing w:after="0"/>
            </w:pPr>
            <w:r>
              <w:rPr>
                <w:sz w:val="16"/>
                <w:szCs w:val="16"/>
              </w:rPr>
              <w:t>Claim Currency</w:t>
            </w:r>
          </w:p>
        </w:tc>
        <w:tc>
          <w:tcPr>
            <w:tcW w:w="1500" w:type="dxa"/>
            <w:shd w:val="clear" w:color="auto" w:fill="F2F4F6"/>
            <w:tcMar>
              <w:top w:w="60" w:type="dxa"/>
              <w:left w:w="90" w:type="dxa"/>
              <w:bottom w:w="60" w:type="dxa"/>
              <w:right w:w="90" w:type="dxa"/>
            </w:tcMar>
          </w:tcPr>
          <w:p w:rsidR="0046729B" w:rsidRDefault="00767123" w14:paraId="205852B5" w14:textId="77777777">
            <w:pPr>
              <w:spacing w:after="0"/>
            </w:pPr>
            <w:r>
              <w:rPr>
                <w:sz w:val="16"/>
                <w:szCs w:val="16"/>
              </w:rPr>
              <w:t>User Entered</w:t>
            </w:r>
          </w:p>
        </w:tc>
        <w:tc>
          <w:tcPr>
            <w:tcW w:w="2300" w:type="dxa"/>
            <w:shd w:val="clear" w:color="auto" w:fill="F2F4F6"/>
            <w:tcMar>
              <w:top w:w="60" w:type="dxa"/>
              <w:left w:w="90" w:type="dxa"/>
              <w:bottom w:w="60" w:type="dxa"/>
              <w:right w:w="90" w:type="dxa"/>
            </w:tcMar>
          </w:tcPr>
          <w:p w:rsidR="0046729B" w:rsidRDefault="00767123" w14:paraId="77699CB4" w14:textId="77777777">
            <w:pPr>
              <w:spacing w:after="0"/>
            </w:pPr>
            <w:r>
              <w:rPr>
                <w:sz w:val="16"/>
                <w:szCs w:val="16"/>
              </w:rPr>
              <w:t>Single-Select Dropdown (Type to search)</w:t>
            </w:r>
          </w:p>
        </w:tc>
        <w:tc>
          <w:tcPr>
            <w:tcW w:w="1180" w:type="dxa"/>
            <w:shd w:val="clear" w:color="auto" w:fill="F2F4F6"/>
            <w:tcMar>
              <w:top w:w="60" w:type="dxa"/>
              <w:left w:w="90" w:type="dxa"/>
              <w:bottom w:w="60" w:type="dxa"/>
              <w:right w:w="90" w:type="dxa"/>
            </w:tcMar>
          </w:tcPr>
          <w:p w:rsidR="0046729B" w:rsidRDefault="00767123" w14:paraId="29AD9303" w14:textId="77777777">
            <w:pPr>
              <w:spacing w:after="0"/>
            </w:pPr>
            <w:r>
              <w:rPr>
                <w:sz w:val="16"/>
                <w:szCs w:val="16"/>
              </w:rPr>
              <w:t>Yes</w:t>
            </w:r>
          </w:p>
        </w:tc>
        <w:tc>
          <w:tcPr>
            <w:tcW w:w="2600" w:type="dxa"/>
            <w:shd w:val="clear" w:color="auto" w:fill="F2F4F6"/>
            <w:tcMar>
              <w:top w:w="60" w:type="dxa"/>
              <w:left w:w="90" w:type="dxa"/>
              <w:bottom w:w="60" w:type="dxa"/>
              <w:right w:w="90" w:type="dxa"/>
            </w:tcMar>
          </w:tcPr>
          <w:p w:rsidR="0046729B" w:rsidRDefault="00767123" w14:paraId="02EDAA0B" w14:textId="77777777">
            <w:pPr>
              <w:spacing w:after="0"/>
            </w:pPr>
            <w:r>
              <w:rPr>
                <w:sz w:val="16"/>
                <w:szCs w:val="16"/>
              </w:rPr>
              <w:t>Or should it pull from cover? &amp; be editable if needed?</w:t>
            </w:r>
          </w:p>
        </w:tc>
      </w:tr>
      <w:tr w:rsidR="0046729B" w14:paraId="45C37E5C" w14:textId="77777777">
        <w:trPr>
          <w:cantSplit/>
        </w:trPr>
        <w:tc>
          <w:tcPr>
            <w:tcW w:w="2500" w:type="dxa"/>
            <w:tcMar>
              <w:top w:w="60" w:type="dxa"/>
              <w:left w:w="90" w:type="dxa"/>
              <w:bottom w:w="60" w:type="dxa"/>
              <w:right w:w="90" w:type="dxa"/>
            </w:tcMar>
          </w:tcPr>
          <w:p w:rsidR="0046729B" w:rsidRDefault="00767123" w14:paraId="2890EF2D" w14:textId="77777777">
            <w:pPr>
              <w:spacing w:after="0"/>
            </w:pPr>
            <w:r>
              <w:rPr>
                <w:sz w:val="16"/>
                <w:szCs w:val="16"/>
              </w:rPr>
              <w:t>Initial Reserve / Estimated Loss Amount</w:t>
            </w:r>
          </w:p>
        </w:tc>
        <w:tc>
          <w:tcPr>
            <w:tcW w:w="1500" w:type="dxa"/>
            <w:tcMar>
              <w:top w:w="60" w:type="dxa"/>
              <w:left w:w="90" w:type="dxa"/>
              <w:bottom w:w="60" w:type="dxa"/>
              <w:right w:w="90" w:type="dxa"/>
            </w:tcMar>
          </w:tcPr>
          <w:p w:rsidR="0046729B" w:rsidRDefault="00767123" w14:paraId="5B346B7C" w14:textId="77777777">
            <w:pPr>
              <w:spacing w:after="0"/>
            </w:pPr>
            <w:r>
              <w:rPr>
                <w:sz w:val="16"/>
                <w:szCs w:val="16"/>
              </w:rPr>
              <w:t>User Entered</w:t>
            </w:r>
          </w:p>
        </w:tc>
        <w:tc>
          <w:tcPr>
            <w:tcW w:w="2300" w:type="dxa"/>
            <w:tcMar>
              <w:top w:w="60" w:type="dxa"/>
              <w:left w:w="90" w:type="dxa"/>
              <w:bottom w:w="60" w:type="dxa"/>
              <w:right w:w="90" w:type="dxa"/>
            </w:tcMar>
          </w:tcPr>
          <w:p w:rsidR="0046729B" w:rsidRDefault="00767123" w14:paraId="050C6199" w14:textId="77777777">
            <w:pPr>
              <w:spacing w:after="0"/>
            </w:pPr>
            <w:r>
              <w:rPr>
                <w:sz w:val="16"/>
                <w:szCs w:val="16"/>
              </w:rPr>
              <w:t>Number</w:t>
            </w:r>
          </w:p>
        </w:tc>
        <w:tc>
          <w:tcPr>
            <w:tcW w:w="1180" w:type="dxa"/>
            <w:tcMar>
              <w:top w:w="60" w:type="dxa"/>
              <w:left w:w="90" w:type="dxa"/>
              <w:bottom w:w="60" w:type="dxa"/>
              <w:right w:w="90" w:type="dxa"/>
            </w:tcMar>
          </w:tcPr>
          <w:p w:rsidR="0046729B" w:rsidRDefault="00767123" w14:paraId="4708CD20" w14:textId="77777777">
            <w:pPr>
              <w:spacing w:after="0"/>
            </w:pPr>
            <w:r>
              <w:rPr>
                <w:sz w:val="16"/>
                <w:szCs w:val="16"/>
              </w:rPr>
              <w:t>No</w:t>
            </w:r>
          </w:p>
        </w:tc>
        <w:tc>
          <w:tcPr>
            <w:tcW w:w="2600" w:type="dxa"/>
            <w:tcMar>
              <w:top w:w="60" w:type="dxa"/>
              <w:left w:w="90" w:type="dxa"/>
              <w:bottom w:w="60" w:type="dxa"/>
              <w:right w:w="90" w:type="dxa"/>
            </w:tcMar>
          </w:tcPr>
          <w:p w:rsidR="0046729B" w:rsidRDefault="0046729B" w14:paraId="37B21459" w14:textId="77777777">
            <w:pPr>
              <w:spacing w:after="0"/>
            </w:pPr>
          </w:p>
        </w:tc>
      </w:tr>
      <w:tr w:rsidR="0046729B" w14:paraId="1B7B85D4" w14:textId="77777777">
        <w:trPr>
          <w:cantSplit/>
        </w:trPr>
        <w:tc>
          <w:tcPr>
            <w:tcW w:w="2500" w:type="dxa"/>
            <w:shd w:val="clear" w:color="auto" w:fill="F2F4F6"/>
            <w:tcMar>
              <w:top w:w="60" w:type="dxa"/>
              <w:left w:w="90" w:type="dxa"/>
              <w:bottom w:w="60" w:type="dxa"/>
              <w:right w:w="90" w:type="dxa"/>
            </w:tcMar>
          </w:tcPr>
          <w:p w:rsidR="0046729B" w:rsidRDefault="00767123" w14:paraId="77D37C11" w14:textId="77777777">
            <w:pPr>
              <w:spacing w:after="0"/>
            </w:pPr>
            <w:r>
              <w:rPr>
                <w:sz w:val="16"/>
                <w:szCs w:val="16"/>
              </w:rPr>
              <w:t>Remedial Action Taken</w:t>
            </w:r>
          </w:p>
        </w:tc>
        <w:tc>
          <w:tcPr>
            <w:tcW w:w="1500" w:type="dxa"/>
            <w:shd w:val="clear" w:color="auto" w:fill="F2F4F6"/>
            <w:tcMar>
              <w:top w:w="60" w:type="dxa"/>
              <w:left w:w="90" w:type="dxa"/>
              <w:bottom w:w="60" w:type="dxa"/>
              <w:right w:w="90" w:type="dxa"/>
            </w:tcMar>
          </w:tcPr>
          <w:p w:rsidR="0046729B" w:rsidRDefault="00767123" w14:paraId="074B808E" w14:textId="77777777">
            <w:pPr>
              <w:spacing w:after="0"/>
            </w:pPr>
            <w:r>
              <w:rPr>
                <w:sz w:val="16"/>
                <w:szCs w:val="16"/>
              </w:rPr>
              <w:t>User Entered</w:t>
            </w:r>
          </w:p>
        </w:tc>
        <w:tc>
          <w:tcPr>
            <w:tcW w:w="2300" w:type="dxa"/>
            <w:shd w:val="clear" w:color="auto" w:fill="F2F4F6"/>
            <w:tcMar>
              <w:top w:w="60" w:type="dxa"/>
              <w:left w:w="90" w:type="dxa"/>
              <w:bottom w:w="60" w:type="dxa"/>
              <w:right w:w="90" w:type="dxa"/>
            </w:tcMar>
          </w:tcPr>
          <w:p w:rsidR="0046729B" w:rsidRDefault="00767123" w14:paraId="768F7C1C" w14:textId="77777777">
            <w:pPr>
              <w:spacing w:after="0"/>
            </w:pPr>
            <w:r>
              <w:rPr>
                <w:sz w:val="16"/>
                <w:szCs w:val="16"/>
              </w:rPr>
              <w:t>Free Text</w:t>
            </w:r>
          </w:p>
        </w:tc>
        <w:tc>
          <w:tcPr>
            <w:tcW w:w="1180" w:type="dxa"/>
            <w:shd w:val="clear" w:color="auto" w:fill="F2F4F6"/>
            <w:tcMar>
              <w:top w:w="60" w:type="dxa"/>
              <w:left w:w="90" w:type="dxa"/>
              <w:bottom w:w="60" w:type="dxa"/>
              <w:right w:w="90" w:type="dxa"/>
            </w:tcMar>
          </w:tcPr>
          <w:p w:rsidR="0046729B" w:rsidRDefault="00767123" w14:paraId="799924AC" w14:textId="77777777">
            <w:pPr>
              <w:spacing w:after="0"/>
            </w:pPr>
            <w:r>
              <w:rPr>
                <w:sz w:val="16"/>
                <w:szCs w:val="16"/>
              </w:rPr>
              <w:t>No</w:t>
            </w:r>
          </w:p>
        </w:tc>
        <w:tc>
          <w:tcPr>
            <w:tcW w:w="2600" w:type="dxa"/>
            <w:shd w:val="clear" w:color="auto" w:fill="F2F4F6"/>
            <w:tcMar>
              <w:top w:w="60" w:type="dxa"/>
              <w:left w:w="90" w:type="dxa"/>
              <w:bottom w:w="60" w:type="dxa"/>
              <w:right w:w="90" w:type="dxa"/>
            </w:tcMar>
          </w:tcPr>
          <w:p w:rsidR="0046729B" w:rsidRDefault="00767123" w14:paraId="0320C6E9" w14:textId="77777777">
            <w:pPr>
              <w:spacing w:after="0"/>
            </w:pPr>
            <w:r>
              <w:rPr>
                <w:sz w:val="16"/>
                <w:szCs w:val="16"/>
              </w:rPr>
              <w:t>Not sure if this is needed?</w:t>
            </w:r>
          </w:p>
        </w:tc>
      </w:tr>
      <w:tr w:rsidR="0046729B" w14:paraId="4CEB2094" w14:textId="77777777">
        <w:trPr>
          <w:cantSplit/>
        </w:trPr>
        <w:tc>
          <w:tcPr>
            <w:tcW w:w="2500" w:type="dxa"/>
            <w:tcMar>
              <w:top w:w="60" w:type="dxa"/>
              <w:left w:w="90" w:type="dxa"/>
              <w:bottom w:w="60" w:type="dxa"/>
              <w:right w:w="90" w:type="dxa"/>
            </w:tcMar>
          </w:tcPr>
          <w:p w:rsidR="0046729B" w:rsidRDefault="00767123" w14:paraId="6CC9DDCC" w14:textId="77777777">
            <w:pPr>
              <w:spacing w:after="0"/>
            </w:pPr>
            <w:r>
              <w:rPr>
                <w:sz w:val="16"/>
                <w:szCs w:val="16"/>
              </w:rPr>
              <w:t>Client Claim Reference Number</w:t>
            </w:r>
          </w:p>
        </w:tc>
        <w:tc>
          <w:tcPr>
            <w:tcW w:w="1500" w:type="dxa"/>
            <w:tcMar>
              <w:top w:w="60" w:type="dxa"/>
              <w:left w:w="90" w:type="dxa"/>
              <w:bottom w:w="60" w:type="dxa"/>
              <w:right w:w="90" w:type="dxa"/>
            </w:tcMar>
          </w:tcPr>
          <w:p w:rsidR="0046729B" w:rsidRDefault="00767123" w14:paraId="174ECC67" w14:textId="77777777">
            <w:pPr>
              <w:spacing w:after="0"/>
            </w:pPr>
            <w:r>
              <w:rPr>
                <w:sz w:val="16"/>
                <w:szCs w:val="16"/>
              </w:rPr>
              <w:t>User Entered</w:t>
            </w:r>
          </w:p>
        </w:tc>
        <w:tc>
          <w:tcPr>
            <w:tcW w:w="2300" w:type="dxa"/>
            <w:tcMar>
              <w:top w:w="60" w:type="dxa"/>
              <w:left w:w="90" w:type="dxa"/>
              <w:bottom w:w="60" w:type="dxa"/>
              <w:right w:w="90" w:type="dxa"/>
            </w:tcMar>
          </w:tcPr>
          <w:p w:rsidR="0046729B" w:rsidRDefault="00767123" w14:paraId="45045778" w14:textId="77777777">
            <w:pPr>
              <w:spacing w:after="0"/>
            </w:pPr>
            <w:r>
              <w:rPr>
                <w:sz w:val="16"/>
                <w:szCs w:val="16"/>
              </w:rPr>
              <w:t>Free Text</w:t>
            </w:r>
          </w:p>
        </w:tc>
        <w:tc>
          <w:tcPr>
            <w:tcW w:w="1180" w:type="dxa"/>
            <w:tcMar>
              <w:top w:w="60" w:type="dxa"/>
              <w:left w:w="90" w:type="dxa"/>
              <w:bottom w:w="60" w:type="dxa"/>
              <w:right w:w="90" w:type="dxa"/>
            </w:tcMar>
          </w:tcPr>
          <w:p w:rsidR="0046729B" w:rsidRDefault="00767123" w14:paraId="529C7E72" w14:textId="77777777">
            <w:pPr>
              <w:spacing w:after="0"/>
            </w:pPr>
            <w:r>
              <w:rPr>
                <w:sz w:val="16"/>
                <w:szCs w:val="16"/>
              </w:rPr>
              <w:t>No</w:t>
            </w:r>
          </w:p>
        </w:tc>
        <w:tc>
          <w:tcPr>
            <w:tcW w:w="2600" w:type="dxa"/>
            <w:tcMar>
              <w:top w:w="60" w:type="dxa"/>
              <w:left w:w="90" w:type="dxa"/>
              <w:bottom w:w="60" w:type="dxa"/>
              <w:right w:w="90" w:type="dxa"/>
            </w:tcMar>
          </w:tcPr>
          <w:p w:rsidR="0046729B" w:rsidRDefault="0046729B" w14:paraId="58ABABD0" w14:textId="77777777">
            <w:pPr>
              <w:spacing w:after="0"/>
            </w:pPr>
          </w:p>
        </w:tc>
      </w:tr>
      <w:tr w:rsidR="0046729B" w14:paraId="3B569ED5" w14:textId="77777777">
        <w:trPr>
          <w:cantSplit/>
        </w:trPr>
        <w:tc>
          <w:tcPr>
            <w:tcW w:w="2500" w:type="dxa"/>
            <w:shd w:val="clear" w:color="auto" w:fill="F2F4F6"/>
            <w:tcMar>
              <w:top w:w="60" w:type="dxa"/>
              <w:left w:w="90" w:type="dxa"/>
              <w:bottom w:w="60" w:type="dxa"/>
              <w:right w:w="90" w:type="dxa"/>
            </w:tcMar>
          </w:tcPr>
          <w:p w:rsidR="0046729B" w:rsidRDefault="00767123" w14:paraId="734DBBAF" w14:textId="77777777">
            <w:pPr>
              <w:spacing w:after="0"/>
            </w:pPr>
            <w:r>
              <w:rPr>
                <w:sz w:val="16"/>
                <w:szCs w:val="16"/>
              </w:rPr>
              <w:t>Remark</w:t>
            </w:r>
          </w:p>
        </w:tc>
        <w:tc>
          <w:tcPr>
            <w:tcW w:w="1500" w:type="dxa"/>
            <w:shd w:val="clear" w:color="auto" w:fill="F2F4F6"/>
            <w:tcMar>
              <w:top w:w="60" w:type="dxa"/>
              <w:left w:w="90" w:type="dxa"/>
              <w:bottom w:w="60" w:type="dxa"/>
              <w:right w:w="90" w:type="dxa"/>
            </w:tcMar>
          </w:tcPr>
          <w:p w:rsidR="0046729B" w:rsidRDefault="00767123" w14:paraId="08261453" w14:textId="77777777">
            <w:pPr>
              <w:spacing w:after="0"/>
            </w:pPr>
            <w:r>
              <w:rPr>
                <w:sz w:val="16"/>
                <w:szCs w:val="16"/>
              </w:rPr>
              <w:t>User Entered</w:t>
            </w:r>
          </w:p>
        </w:tc>
        <w:tc>
          <w:tcPr>
            <w:tcW w:w="2300" w:type="dxa"/>
            <w:shd w:val="clear" w:color="auto" w:fill="F2F4F6"/>
            <w:tcMar>
              <w:top w:w="60" w:type="dxa"/>
              <w:left w:w="90" w:type="dxa"/>
              <w:bottom w:w="60" w:type="dxa"/>
              <w:right w:w="90" w:type="dxa"/>
            </w:tcMar>
          </w:tcPr>
          <w:p w:rsidR="0046729B" w:rsidRDefault="00767123" w14:paraId="37E66F6C" w14:textId="77777777">
            <w:pPr>
              <w:spacing w:after="0"/>
            </w:pPr>
            <w:r>
              <w:rPr>
                <w:sz w:val="16"/>
                <w:szCs w:val="16"/>
              </w:rPr>
              <w:t>Free Text</w:t>
            </w:r>
          </w:p>
        </w:tc>
        <w:tc>
          <w:tcPr>
            <w:tcW w:w="1180" w:type="dxa"/>
            <w:shd w:val="clear" w:color="auto" w:fill="F2F4F6"/>
            <w:tcMar>
              <w:top w:w="60" w:type="dxa"/>
              <w:left w:w="90" w:type="dxa"/>
              <w:bottom w:w="60" w:type="dxa"/>
              <w:right w:w="90" w:type="dxa"/>
            </w:tcMar>
          </w:tcPr>
          <w:p w:rsidR="0046729B" w:rsidRDefault="00767123" w14:paraId="1E4D4FB6" w14:textId="77777777">
            <w:pPr>
              <w:spacing w:after="0"/>
            </w:pPr>
            <w:r>
              <w:rPr>
                <w:sz w:val="16"/>
                <w:szCs w:val="16"/>
              </w:rPr>
              <w:t>No</w:t>
            </w:r>
          </w:p>
        </w:tc>
        <w:tc>
          <w:tcPr>
            <w:tcW w:w="2600" w:type="dxa"/>
            <w:shd w:val="clear" w:color="auto" w:fill="F2F4F6"/>
            <w:tcMar>
              <w:top w:w="60" w:type="dxa"/>
              <w:left w:w="90" w:type="dxa"/>
              <w:bottom w:w="60" w:type="dxa"/>
              <w:right w:w="90" w:type="dxa"/>
            </w:tcMar>
          </w:tcPr>
          <w:p w:rsidR="0046729B" w:rsidRDefault="00767123" w14:paraId="16F7CBEA" w14:textId="77777777">
            <w:pPr>
              <w:spacing w:after="0"/>
            </w:pPr>
            <w:r>
              <w:rPr>
                <w:sz w:val="16"/>
                <w:szCs w:val="16"/>
              </w:rPr>
              <w:t>Not sure if this is needed?</w:t>
            </w:r>
          </w:p>
        </w:tc>
      </w:tr>
    </w:tbl>
    <w:p w:rsidR="0046729B" w:rsidRDefault="00767123" w14:paraId="05182E85" w14:textId="3BE0A8D3">
      <w:pPr>
        <w:pStyle w:val="Heading3"/>
      </w:pPr>
      <w:bookmarkStart w:name="_Toc2044406879" w:id="633"/>
      <w:r>
        <w:t>Step 4a — Document Upload</w:t>
      </w:r>
      <w:bookmarkEnd w:id="633"/>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2500"/>
        <w:gridCol w:w="1500"/>
        <w:gridCol w:w="2300"/>
        <w:gridCol w:w="1180"/>
        <w:gridCol w:w="2600"/>
      </w:tblGrid>
      <w:tr w:rsidR="0046729B" w14:paraId="09F5C784" w14:textId="77777777">
        <w:trPr>
          <w:tblHeader/>
        </w:trPr>
        <w:tc>
          <w:tcPr>
            <w:tcW w:w="2500" w:type="dxa"/>
            <w:shd w:val="clear" w:color="auto" w:fill="1B2A47"/>
            <w:tcMar>
              <w:top w:w="60" w:type="dxa"/>
              <w:left w:w="90" w:type="dxa"/>
              <w:bottom w:w="60" w:type="dxa"/>
              <w:right w:w="90" w:type="dxa"/>
            </w:tcMar>
          </w:tcPr>
          <w:p w:rsidR="0046729B" w:rsidRDefault="00767123" w14:paraId="0BBD4F54" w14:textId="77777777">
            <w:pPr>
              <w:spacing w:after="0"/>
            </w:pPr>
            <w:r>
              <w:rPr>
                <w:b/>
                <w:bCs/>
                <w:color w:val="FFFFFF"/>
                <w:sz w:val="18"/>
                <w:szCs w:val="18"/>
              </w:rPr>
              <w:t>Data Field</w:t>
            </w:r>
          </w:p>
        </w:tc>
        <w:tc>
          <w:tcPr>
            <w:tcW w:w="1500" w:type="dxa"/>
            <w:shd w:val="clear" w:color="auto" w:fill="1B2A47"/>
            <w:tcMar>
              <w:top w:w="60" w:type="dxa"/>
              <w:left w:w="90" w:type="dxa"/>
              <w:bottom w:w="60" w:type="dxa"/>
              <w:right w:w="90" w:type="dxa"/>
            </w:tcMar>
          </w:tcPr>
          <w:p w:rsidR="0046729B" w:rsidRDefault="00767123" w14:paraId="78990707" w14:textId="77777777">
            <w:pPr>
              <w:spacing w:after="0"/>
            </w:pPr>
            <w:r>
              <w:rPr>
                <w:b/>
                <w:bCs/>
                <w:color w:val="FFFFFF"/>
                <w:sz w:val="18"/>
                <w:szCs w:val="18"/>
              </w:rPr>
              <w:t>Source</w:t>
            </w:r>
          </w:p>
        </w:tc>
        <w:tc>
          <w:tcPr>
            <w:tcW w:w="2300" w:type="dxa"/>
            <w:shd w:val="clear" w:color="auto" w:fill="1B2A47"/>
            <w:tcMar>
              <w:top w:w="60" w:type="dxa"/>
              <w:left w:w="90" w:type="dxa"/>
              <w:bottom w:w="60" w:type="dxa"/>
              <w:right w:w="90" w:type="dxa"/>
            </w:tcMar>
          </w:tcPr>
          <w:p w:rsidR="0046729B" w:rsidRDefault="00767123" w14:paraId="21AF9C9E" w14:textId="77777777">
            <w:pPr>
              <w:spacing w:after="0"/>
            </w:pPr>
            <w:r>
              <w:rPr>
                <w:b/>
                <w:bCs/>
                <w:color w:val="FFFFFF"/>
                <w:sz w:val="18"/>
                <w:szCs w:val="18"/>
              </w:rPr>
              <w:t>Field Type</w:t>
            </w:r>
          </w:p>
        </w:tc>
        <w:tc>
          <w:tcPr>
            <w:tcW w:w="1180" w:type="dxa"/>
            <w:shd w:val="clear" w:color="auto" w:fill="1B2A47"/>
            <w:tcMar>
              <w:top w:w="60" w:type="dxa"/>
              <w:left w:w="90" w:type="dxa"/>
              <w:bottom w:w="60" w:type="dxa"/>
              <w:right w:w="90" w:type="dxa"/>
            </w:tcMar>
          </w:tcPr>
          <w:p w:rsidR="0046729B" w:rsidRDefault="00767123" w14:paraId="691823A6" w14:textId="77777777">
            <w:pPr>
              <w:spacing w:after="0"/>
            </w:pPr>
            <w:r>
              <w:rPr>
                <w:b/>
                <w:bCs/>
                <w:color w:val="FFFFFF"/>
                <w:sz w:val="18"/>
                <w:szCs w:val="18"/>
              </w:rPr>
              <w:t>Required</w:t>
            </w:r>
          </w:p>
        </w:tc>
        <w:tc>
          <w:tcPr>
            <w:tcW w:w="2600" w:type="dxa"/>
            <w:shd w:val="clear" w:color="auto" w:fill="1B2A47"/>
            <w:tcMar>
              <w:top w:w="60" w:type="dxa"/>
              <w:left w:w="90" w:type="dxa"/>
              <w:bottom w:w="60" w:type="dxa"/>
              <w:right w:w="90" w:type="dxa"/>
            </w:tcMar>
          </w:tcPr>
          <w:p w:rsidR="0046729B" w:rsidRDefault="00767123" w14:paraId="5E1C97BB" w14:textId="77777777">
            <w:pPr>
              <w:spacing w:after="0"/>
            </w:pPr>
            <w:r>
              <w:rPr>
                <w:b/>
                <w:bCs/>
                <w:color w:val="FFFFFF"/>
                <w:sz w:val="18"/>
                <w:szCs w:val="18"/>
              </w:rPr>
              <w:t>Notes / Open Question</w:t>
            </w:r>
          </w:p>
        </w:tc>
      </w:tr>
      <w:tr w:rsidR="0046729B" w14:paraId="593B9FB5" w14:textId="77777777">
        <w:trPr>
          <w:cantSplit/>
        </w:trPr>
        <w:tc>
          <w:tcPr>
            <w:tcW w:w="2500" w:type="dxa"/>
            <w:tcMar>
              <w:top w:w="60" w:type="dxa"/>
              <w:left w:w="90" w:type="dxa"/>
              <w:bottom w:w="60" w:type="dxa"/>
              <w:right w:w="90" w:type="dxa"/>
            </w:tcMar>
          </w:tcPr>
          <w:p w:rsidR="0046729B" w:rsidRDefault="00767123" w14:paraId="34F3B99E" w14:textId="77777777">
            <w:pPr>
              <w:spacing w:after="0"/>
            </w:pPr>
            <w:r>
              <w:rPr>
                <w:sz w:val="16"/>
                <w:szCs w:val="16"/>
              </w:rPr>
              <w:t>Date Added (Document)</w:t>
            </w:r>
          </w:p>
        </w:tc>
        <w:tc>
          <w:tcPr>
            <w:tcW w:w="1500" w:type="dxa"/>
            <w:tcMar>
              <w:top w:w="60" w:type="dxa"/>
              <w:left w:w="90" w:type="dxa"/>
              <w:bottom w:w="60" w:type="dxa"/>
              <w:right w:w="90" w:type="dxa"/>
            </w:tcMar>
          </w:tcPr>
          <w:p w:rsidR="0046729B" w:rsidRDefault="00767123" w14:paraId="0524B1C0" w14:textId="77777777">
            <w:pPr>
              <w:spacing w:after="0"/>
            </w:pPr>
            <w:r>
              <w:rPr>
                <w:sz w:val="16"/>
                <w:szCs w:val="16"/>
              </w:rPr>
              <w:t>—</w:t>
            </w:r>
          </w:p>
        </w:tc>
        <w:tc>
          <w:tcPr>
            <w:tcW w:w="2300" w:type="dxa"/>
            <w:tcMar>
              <w:top w:w="60" w:type="dxa"/>
              <w:left w:w="90" w:type="dxa"/>
              <w:bottom w:w="60" w:type="dxa"/>
              <w:right w:w="90" w:type="dxa"/>
            </w:tcMar>
          </w:tcPr>
          <w:p w:rsidR="0046729B" w:rsidRDefault="00767123" w14:paraId="6BC3D3EF" w14:textId="77777777">
            <w:pPr>
              <w:spacing w:after="0"/>
            </w:pPr>
            <w:r>
              <w:rPr>
                <w:sz w:val="16"/>
                <w:szCs w:val="16"/>
              </w:rPr>
              <w:t>—</w:t>
            </w:r>
          </w:p>
        </w:tc>
        <w:tc>
          <w:tcPr>
            <w:tcW w:w="1180" w:type="dxa"/>
            <w:tcMar>
              <w:top w:w="60" w:type="dxa"/>
              <w:left w:w="90" w:type="dxa"/>
              <w:bottom w:w="60" w:type="dxa"/>
              <w:right w:w="90" w:type="dxa"/>
            </w:tcMar>
          </w:tcPr>
          <w:p w:rsidR="0046729B" w:rsidRDefault="00767123" w14:paraId="52A67913" w14:textId="77777777">
            <w:pPr>
              <w:spacing w:after="0"/>
            </w:pPr>
            <w:r>
              <w:rPr>
                <w:sz w:val="16"/>
                <w:szCs w:val="16"/>
              </w:rPr>
              <w:t>No</w:t>
            </w:r>
          </w:p>
        </w:tc>
        <w:tc>
          <w:tcPr>
            <w:tcW w:w="2600" w:type="dxa"/>
            <w:tcMar>
              <w:top w:w="60" w:type="dxa"/>
              <w:left w:w="90" w:type="dxa"/>
              <w:bottom w:w="60" w:type="dxa"/>
              <w:right w:w="90" w:type="dxa"/>
            </w:tcMar>
          </w:tcPr>
          <w:p w:rsidR="0046729B" w:rsidRDefault="0046729B" w14:paraId="577FB47A" w14:textId="77777777">
            <w:pPr>
              <w:spacing w:after="0"/>
            </w:pPr>
          </w:p>
        </w:tc>
      </w:tr>
      <w:tr w:rsidR="0046729B" w14:paraId="119566FF" w14:textId="77777777">
        <w:trPr>
          <w:cantSplit/>
        </w:trPr>
        <w:tc>
          <w:tcPr>
            <w:tcW w:w="2500" w:type="dxa"/>
            <w:shd w:val="clear" w:color="auto" w:fill="F2F4F6"/>
            <w:tcMar>
              <w:top w:w="60" w:type="dxa"/>
              <w:left w:w="90" w:type="dxa"/>
              <w:bottom w:w="60" w:type="dxa"/>
              <w:right w:w="90" w:type="dxa"/>
            </w:tcMar>
          </w:tcPr>
          <w:p w:rsidR="0046729B" w:rsidRDefault="00767123" w14:paraId="5F6AD877" w14:textId="77777777">
            <w:pPr>
              <w:spacing w:after="0"/>
            </w:pPr>
            <w:r>
              <w:rPr>
                <w:sz w:val="16"/>
                <w:szCs w:val="16"/>
              </w:rPr>
              <w:t>Document Type</w:t>
            </w:r>
          </w:p>
        </w:tc>
        <w:tc>
          <w:tcPr>
            <w:tcW w:w="1500" w:type="dxa"/>
            <w:shd w:val="clear" w:color="auto" w:fill="F2F4F6"/>
            <w:tcMar>
              <w:top w:w="60" w:type="dxa"/>
              <w:left w:w="90" w:type="dxa"/>
              <w:bottom w:w="60" w:type="dxa"/>
              <w:right w:w="90" w:type="dxa"/>
            </w:tcMar>
          </w:tcPr>
          <w:p w:rsidR="0046729B" w:rsidRDefault="00767123" w14:paraId="20FF34C9" w14:textId="77777777">
            <w:pPr>
              <w:spacing w:after="0"/>
            </w:pPr>
            <w:r>
              <w:rPr>
                <w:sz w:val="16"/>
                <w:szCs w:val="16"/>
              </w:rPr>
              <w:t>—</w:t>
            </w:r>
          </w:p>
        </w:tc>
        <w:tc>
          <w:tcPr>
            <w:tcW w:w="2300" w:type="dxa"/>
            <w:shd w:val="clear" w:color="auto" w:fill="F2F4F6"/>
            <w:tcMar>
              <w:top w:w="60" w:type="dxa"/>
              <w:left w:w="90" w:type="dxa"/>
              <w:bottom w:w="60" w:type="dxa"/>
              <w:right w:w="90" w:type="dxa"/>
            </w:tcMar>
          </w:tcPr>
          <w:p w:rsidR="0046729B" w:rsidRDefault="00767123" w14:paraId="7998B78B" w14:textId="77777777">
            <w:pPr>
              <w:spacing w:after="0"/>
            </w:pPr>
            <w:r>
              <w:rPr>
                <w:sz w:val="16"/>
                <w:szCs w:val="16"/>
              </w:rPr>
              <w:t>—</w:t>
            </w:r>
          </w:p>
        </w:tc>
        <w:tc>
          <w:tcPr>
            <w:tcW w:w="1180" w:type="dxa"/>
            <w:shd w:val="clear" w:color="auto" w:fill="F2F4F6"/>
            <w:tcMar>
              <w:top w:w="60" w:type="dxa"/>
              <w:left w:w="90" w:type="dxa"/>
              <w:bottom w:w="60" w:type="dxa"/>
              <w:right w:w="90" w:type="dxa"/>
            </w:tcMar>
          </w:tcPr>
          <w:p w:rsidR="0046729B" w:rsidRDefault="00767123" w14:paraId="72C635FF" w14:textId="77777777">
            <w:pPr>
              <w:spacing w:after="0"/>
            </w:pPr>
            <w:r>
              <w:rPr>
                <w:sz w:val="16"/>
                <w:szCs w:val="16"/>
              </w:rPr>
              <w:t>No</w:t>
            </w:r>
          </w:p>
        </w:tc>
        <w:tc>
          <w:tcPr>
            <w:tcW w:w="2600" w:type="dxa"/>
            <w:shd w:val="clear" w:color="auto" w:fill="F2F4F6"/>
            <w:tcMar>
              <w:top w:w="60" w:type="dxa"/>
              <w:left w:w="90" w:type="dxa"/>
              <w:bottom w:w="60" w:type="dxa"/>
              <w:right w:w="90" w:type="dxa"/>
            </w:tcMar>
          </w:tcPr>
          <w:p w:rsidR="0046729B" w:rsidRDefault="0046729B" w14:paraId="3912640F" w14:textId="77777777">
            <w:pPr>
              <w:spacing w:after="0"/>
            </w:pPr>
          </w:p>
        </w:tc>
      </w:tr>
      <w:tr w:rsidR="0046729B" w14:paraId="28D9C780" w14:textId="77777777">
        <w:trPr>
          <w:cantSplit/>
        </w:trPr>
        <w:tc>
          <w:tcPr>
            <w:tcW w:w="2500" w:type="dxa"/>
            <w:tcMar>
              <w:top w:w="60" w:type="dxa"/>
              <w:left w:w="90" w:type="dxa"/>
              <w:bottom w:w="60" w:type="dxa"/>
              <w:right w:w="90" w:type="dxa"/>
            </w:tcMar>
          </w:tcPr>
          <w:p w:rsidR="0046729B" w:rsidRDefault="00767123" w14:paraId="2B9D0C6B" w14:textId="77777777">
            <w:pPr>
              <w:spacing w:after="0"/>
            </w:pPr>
            <w:r>
              <w:rPr>
                <w:sz w:val="16"/>
                <w:szCs w:val="16"/>
              </w:rPr>
              <w:t>Document Description</w:t>
            </w:r>
          </w:p>
        </w:tc>
        <w:tc>
          <w:tcPr>
            <w:tcW w:w="1500" w:type="dxa"/>
            <w:tcMar>
              <w:top w:w="60" w:type="dxa"/>
              <w:left w:w="90" w:type="dxa"/>
              <w:bottom w:w="60" w:type="dxa"/>
              <w:right w:w="90" w:type="dxa"/>
            </w:tcMar>
          </w:tcPr>
          <w:p w:rsidR="0046729B" w:rsidRDefault="00767123" w14:paraId="42F23F29" w14:textId="77777777">
            <w:pPr>
              <w:spacing w:after="0"/>
            </w:pPr>
            <w:r>
              <w:rPr>
                <w:sz w:val="16"/>
                <w:szCs w:val="16"/>
              </w:rPr>
              <w:t>—</w:t>
            </w:r>
          </w:p>
        </w:tc>
        <w:tc>
          <w:tcPr>
            <w:tcW w:w="2300" w:type="dxa"/>
            <w:tcMar>
              <w:top w:w="60" w:type="dxa"/>
              <w:left w:w="90" w:type="dxa"/>
              <w:bottom w:w="60" w:type="dxa"/>
              <w:right w:w="90" w:type="dxa"/>
            </w:tcMar>
          </w:tcPr>
          <w:p w:rsidR="0046729B" w:rsidRDefault="00767123" w14:paraId="626DDD03" w14:textId="77777777">
            <w:pPr>
              <w:spacing w:after="0"/>
            </w:pPr>
            <w:r>
              <w:rPr>
                <w:sz w:val="16"/>
                <w:szCs w:val="16"/>
              </w:rPr>
              <w:t>—</w:t>
            </w:r>
          </w:p>
        </w:tc>
        <w:tc>
          <w:tcPr>
            <w:tcW w:w="1180" w:type="dxa"/>
            <w:tcMar>
              <w:top w:w="60" w:type="dxa"/>
              <w:left w:w="90" w:type="dxa"/>
              <w:bottom w:w="60" w:type="dxa"/>
              <w:right w:w="90" w:type="dxa"/>
            </w:tcMar>
          </w:tcPr>
          <w:p w:rsidR="0046729B" w:rsidRDefault="00767123" w14:paraId="2BC4A31E" w14:textId="77777777">
            <w:pPr>
              <w:spacing w:after="0"/>
            </w:pPr>
            <w:r>
              <w:rPr>
                <w:sz w:val="16"/>
                <w:szCs w:val="16"/>
              </w:rPr>
              <w:t>No</w:t>
            </w:r>
          </w:p>
        </w:tc>
        <w:tc>
          <w:tcPr>
            <w:tcW w:w="2600" w:type="dxa"/>
            <w:tcMar>
              <w:top w:w="60" w:type="dxa"/>
              <w:left w:w="90" w:type="dxa"/>
              <w:bottom w:w="60" w:type="dxa"/>
              <w:right w:w="90" w:type="dxa"/>
            </w:tcMar>
          </w:tcPr>
          <w:p w:rsidR="0046729B" w:rsidRDefault="0046729B" w14:paraId="31B2865F" w14:textId="77777777">
            <w:pPr>
              <w:spacing w:after="0"/>
            </w:pPr>
          </w:p>
        </w:tc>
      </w:tr>
      <w:tr w:rsidR="0046729B" w14:paraId="04C9DB87" w14:textId="77777777">
        <w:trPr>
          <w:cantSplit/>
        </w:trPr>
        <w:tc>
          <w:tcPr>
            <w:tcW w:w="2500" w:type="dxa"/>
            <w:shd w:val="clear" w:color="auto" w:fill="F2F4F6"/>
            <w:tcMar>
              <w:top w:w="60" w:type="dxa"/>
              <w:left w:w="90" w:type="dxa"/>
              <w:bottom w:w="60" w:type="dxa"/>
              <w:right w:w="90" w:type="dxa"/>
            </w:tcMar>
          </w:tcPr>
          <w:p w:rsidR="0046729B" w:rsidRDefault="00767123" w14:paraId="45C73CEF" w14:textId="77777777">
            <w:pPr>
              <w:spacing w:after="0"/>
            </w:pPr>
            <w:r>
              <w:rPr>
                <w:sz w:val="16"/>
                <w:szCs w:val="16"/>
              </w:rPr>
              <w:t>Document Size</w:t>
            </w:r>
          </w:p>
        </w:tc>
        <w:tc>
          <w:tcPr>
            <w:tcW w:w="1500" w:type="dxa"/>
            <w:shd w:val="clear" w:color="auto" w:fill="F2F4F6"/>
            <w:tcMar>
              <w:top w:w="60" w:type="dxa"/>
              <w:left w:w="90" w:type="dxa"/>
              <w:bottom w:w="60" w:type="dxa"/>
              <w:right w:w="90" w:type="dxa"/>
            </w:tcMar>
          </w:tcPr>
          <w:p w:rsidR="0046729B" w:rsidRDefault="00767123" w14:paraId="077988F3" w14:textId="77777777">
            <w:pPr>
              <w:spacing w:after="0"/>
            </w:pPr>
            <w:r>
              <w:rPr>
                <w:sz w:val="16"/>
                <w:szCs w:val="16"/>
              </w:rPr>
              <w:t>—</w:t>
            </w:r>
          </w:p>
        </w:tc>
        <w:tc>
          <w:tcPr>
            <w:tcW w:w="2300" w:type="dxa"/>
            <w:shd w:val="clear" w:color="auto" w:fill="F2F4F6"/>
            <w:tcMar>
              <w:top w:w="60" w:type="dxa"/>
              <w:left w:w="90" w:type="dxa"/>
              <w:bottom w:w="60" w:type="dxa"/>
              <w:right w:w="90" w:type="dxa"/>
            </w:tcMar>
          </w:tcPr>
          <w:p w:rsidR="0046729B" w:rsidRDefault="00767123" w14:paraId="5C8789DF" w14:textId="77777777">
            <w:pPr>
              <w:spacing w:after="0"/>
            </w:pPr>
            <w:r>
              <w:rPr>
                <w:sz w:val="16"/>
                <w:szCs w:val="16"/>
              </w:rPr>
              <w:t>—</w:t>
            </w:r>
          </w:p>
        </w:tc>
        <w:tc>
          <w:tcPr>
            <w:tcW w:w="1180" w:type="dxa"/>
            <w:shd w:val="clear" w:color="auto" w:fill="F2F4F6"/>
            <w:tcMar>
              <w:top w:w="60" w:type="dxa"/>
              <w:left w:w="90" w:type="dxa"/>
              <w:bottom w:w="60" w:type="dxa"/>
              <w:right w:w="90" w:type="dxa"/>
            </w:tcMar>
          </w:tcPr>
          <w:p w:rsidR="0046729B" w:rsidRDefault="00767123" w14:paraId="56C127AC" w14:textId="77777777">
            <w:pPr>
              <w:spacing w:after="0"/>
            </w:pPr>
            <w:r>
              <w:rPr>
                <w:sz w:val="16"/>
                <w:szCs w:val="16"/>
              </w:rPr>
              <w:t>No</w:t>
            </w:r>
          </w:p>
        </w:tc>
        <w:tc>
          <w:tcPr>
            <w:tcW w:w="2600" w:type="dxa"/>
            <w:shd w:val="clear" w:color="auto" w:fill="F2F4F6"/>
            <w:tcMar>
              <w:top w:w="60" w:type="dxa"/>
              <w:left w:w="90" w:type="dxa"/>
              <w:bottom w:w="60" w:type="dxa"/>
              <w:right w:w="90" w:type="dxa"/>
            </w:tcMar>
          </w:tcPr>
          <w:p w:rsidR="0046729B" w:rsidRDefault="0046729B" w14:paraId="4B1BCE65" w14:textId="77777777">
            <w:pPr>
              <w:spacing w:after="0"/>
            </w:pPr>
          </w:p>
        </w:tc>
      </w:tr>
      <w:tr w:rsidR="0046729B" w14:paraId="10F92A11" w14:textId="77777777">
        <w:trPr>
          <w:cantSplit/>
        </w:trPr>
        <w:tc>
          <w:tcPr>
            <w:tcW w:w="2500" w:type="dxa"/>
            <w:tcMar>
              <w:top w:w="60" w:type="dxa"/>
              <w:left w:w="90" w:type="dxa"/>
              <w:bottom w:w="60" w:type="dxa"/>
              <w:right w:w="90" w:type="dxa"/>
            </w:tcMar>
          </w:tcPr>
          <w:p w:rsidR="0046729B" w:rsidRDefault="00767123" w14:paraId="4EF76D8F" w14:textId="77777777">
            <w:pPr>
              <w:spacing w:after="0"/>
            </w:pPr>
            <w:r>
              <w:rPr>
                <w:sz w:val="16"/>
                <w:szCs w:val="16"/>
              </w:rPr>
              <w:t>Status of Document Upload</w:t>
            </w:r>
          </w:p>
        </w:tc>
        <w:tc>
          <w:tcPr>
            <w:tcW w:w="1500" w:type="dxa"/>
            <w:tcMar>
              <w:top w:w="60" w:type="dxa"/>
              <w:left w:w="90" w:type="dxa"/>
              <w:bottom w:w="60" w:type="dxa"/>
              <w:right w:w="90" w:type="dxa"/>
            </w:tcMar>
          </w:tcPr>
          <w:p w:rsidR="0046729B" w:rsidRDefault="00767123" w14:paraId="0532E48A" w14:textId="77777777">
            <w:pPr>
              <w:spacing w:after="0"/>
            </w:pPr>
            <w:r>
              <w:rPr>
                <w:sz w:val="16"/>
                <w:szCs w:val="16"/>
              </w:rPr>
              <w:t>—</w:t>
            </w:r>
          </w:p>
        </w:tc>
        <w:tc>
          <w:tcPr>
            <w:tcW w:w="2300" w:type="dxa"/>
            <w:tcMar>
              <w:top w:w="60" w:type="dxa"/>
              <w:left w:w="90" w:type="dxa"/>
              <w:bottom w:w="60" w:type="dxa"/>
              <w:right w:w="90" w:type="dxa"/>
            </w:tcMar>
          </w:tcPr>
          <w:p w:rsidR="0046729B" w:rsidRDefault="00767123" w14:paraId="0C763098" w14:textId="77777777">
            <w:pPr>
              <w:spacing w:after="0"/>
            </w:pPr>
            <w:r>
              <w:rPr>
                <w:sz w:val="16"/>
                <w:szCs w:val="16"/>
              </w:rPr>
              <w:t>—</w:t>
            </w:r>
          </w:p>
        </w:tc>
        <w:tc>
          <w:tcPr>
            <w:tcW w:w="1180" w:type="dxa"/>
            <w:tcMar>
              <w:top w:w="60" w:type="dxa"/>
              <w:left w:w="90" w:type="dxa"/>
              <w:bottom w:w="60" w:type="dxa"/>
              <w:right w:w="90" w:type="dxa"/>
            </w:tcMar>
          </w:tcPr>
          <w:p w:rsidR="0046729B" w:rsidRDefault="00767123" w14:paraId="2D32DC03" w14:textId="77777777">
            <w:pPr>
              <w:spacing w:after="0"/>
            </w:pPr>
            <w:r>
              <w:rPr>
                <w:sz w:val="16"/>
                <w:szCs w:val="16"/>
              </w:rPr>
              <w:t>No</w:t>
            </w:r>
          </w:p>
        </w:tc>
        <w:tc>
          <w:tcPr>
            <w:tcW w:w="2600" w:type="dxa"/>
            <w:tcMar>
              <w:top w:w="60" w:type="dxa"/>
              <w:left w:w="90" w:type="dxa"/>
              <w:bottom w:w="60" w:type="dxa"/>
              <w:right w:w="90" w:type="dxa"/>
            </w:tcMar>
          </w:tcPr>
          <w:p w:rsidR="0046729B" w:rsidRDefault="0046729B" w14:paraId="132F19B0" w14:textId="77777777">
            <w:pPr>
              <w:spacing w:after="0"/>
            </w:pPr>
          </w:p>
        </w:tc>
      </w:tr>
    </w:tbl>
    <w:p w:rsidR="0046729B" w:rsidRDefault="00767123" w14:paraId="41CF7956" w14:textId="46AC96C2">
      <w:pPr>
        <w:pStyle w:val="Heading3"/>
      </w:pPr>
      <w:bookmarkStart w:name="_Toc186525821" w:id="634"/>
      <w:r>
        <w:t>Step 4b — Contacts</w:t>
      </w:r>
      <w:bookmarkEnd w:id="634"/>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2500"/>
        <w:gridCol w:w="1500"/>
        <w:gridCol w:w="2300"/>
        <w:gridCol w:w="1180"/>
        <w:gridCol w:w="2600"/>
      </w:tblGrid>
      <w:tr w:rsidR="0046729B" w14:paraId="44321069" w14:textId="77777777">
        <w:trPr>
          <w:tblHeader/>
        </w:trPr>
        <w:tc>
          <w:tcPr>
            <w:tcW w:w="2500" w:type="dxa"/>
            <w:shd w:val="clear" w:color="auto" w:fill="1B2A47"/>
            <w:tcMar>
              <w:top w:w="60" w:type="dxa"/>
              <w:left w:w="90" w:type="dxa"/>
              <w:bottom w:w="60" w:type="dxa"/>
              <w:right w:w="90" w:type="dxa"/>
            </w:tcMar>
          </w:tcPr>
          <w:p w:rsidR="0046729B" w:rsidRDefault="00767123" w14:paraId="4F6EA3B2" w14:textId="77777777">
            <w:pPr>
              <w:spacing w:after="0"/>
            </w:pPr>
            <w:r>
              <w:rPr>
                <w:b/>
                <w:bCs/>
                <w:color w:val="FFFFFF"/>
                <w:sz w:val="18"/>
                <w:szCs w:val="18"/>
              </w:rPr>
              <w:t>Data Field</w:t>
            </w:r>
          </w:p>
        </w:tc>
        <w:tc>
          <w:tcPr>
            <w:tcW w:w="1500" w:type="dxa"/>
            <w:shd w:val="clear" w:color="auto" w:fill="1B2A47"/>
            <w:tcMar>
              <w:top w:w="60" w:type="dxa"/>
              <w:left w:w="90" w:type="dxa"/>
              <w:bottom w:w="60" w:type="dxa"/>
              <w:right w:w="90" w:type="dxa"/>
            </w:tcMar>
          </w:tcPr>
          <w:p w:rsidR="0046729B" w:rsidRDefault="00767123" w14:paraId="628ABA21" w14:textId="77777777">
            <w:pPr>
              <w:spacing w:after="0"/>
            </w:pPr>
            <w:r>
              <w:rPr>
                <w:b/>
                <w:bCs/>
                <w:color w:val="FFFFFF"/>
                <w:sz w:val="18"/>
                <w:szCs w:val="18"/>
              </w:rPr>
              <w:t>Source</w:t>
            </w:r>
          </w:p>
        </w:tc>
        <w:tc>
          <w:tcPr>
            <w:tcW w:w="2300" w:type="dxa"/>
            <w:shd w:val="clear" w:color="auto" w:fill="1B2A47"/>
            <w:tcMar>
              <w:top w:w="60" w:type="dxa"/>
              <w:left w:w="90" w:type="dxa"/>
              <w:bottom w:w="60" w:type="dxa"/>
              <w:right w:w="90" w:type="dxa"/>
            </w:tcMar>
          </w:tcPr>
          <w:p w:rsidR="0046729B" w:rsidRDefault="00767123" w14:paraId="7F13755A" w14:textId="77777777">
            <w:pPr>
              <w:spacing w:after="0"/>
            </w:pPr>
            <w:r>
              <w:rPr>
                <w:b/>
                <w:bCs/>
                <w:color w:val="FFFFFF"/>
                <w:sz w:val="18"/>
                <w:szCs w:val="18"/>
              </w:rPr>
              <w:t>Field Type</w:t>
            </w:r>
          </w:p>
        </w:tc>
        <w:tc>
          <w:tcPr>
            <w:tcW w:w="1180" w:type="dxa"/>
            <w:shd w:val="clear" w:color="auto" w:fill="1B2A47"/>
            <w:tcMar>
              <w:top w:w="60" w:type="dxa"/>
              <w:left w:w="90" w:type="dxa"/>
              <w:bottom w:w="60" w:type="dxa"/>
              <w:right w:w="90" w:type="dxa"/>
            </w:tcMar>
          </w:tcPr>
          <w:p w:rsidR="0046729B" w:rsidRDefault="00767123" w14:paraId="2889F715" w14:textId="77777777">
            <w:pPr>
              <w:spacing w:after="0"/>
            </w:pPr>
            <w:r>
              <w:rPr>
                <w:b/>
                <w:bCs/>
                <w:color w:val="FFFFFF"/>
                <w:sz w:val="18"/>
                <w:szCs w:val="18"/>
              </w:rPr>
              <w:t>Required</w:t>
            </w:r>
          </w:p>
        </w:tc>
        <w:tc>
          <w:tcPr>
            <w:tcW w:w="2600" w:type="dxa"/>
            <w:shd w:val="clear" w:color="auto" w:fill="1B2A47"/>
            <w:tcMar>
              <w:top w:w="60" w:type="dxa"/>
              <w:left w:w="90" w:type="dxa"/>
              <w:bottom w:w="60" w:type="dxa"/>
              <w:right w:w="90" w:type="dxa"/>
            </w:tcMar>
          </w:tcPr>
          <w:p w:rsidR="0046729B" w:rsidRDefault="00767123" w14:paraId="4FD89DFF" w14:textId="77777777">
            <w:pPr>
              <w:spacing w:after="0"/>
            </w:pPr>
            <w:r>
              <w:rPr>
                <w:b/>
                <w:bCs/>
                <w:color w:val="FFFFFF"/>
                <w:sz w:val="18"/>
                <w:szCs w:val="18"/>
              </w:rPr>
              <w:t>Notes / Open Question</w:t>
            </w:r>
          </w:p>
        </w:tc>
      </w:tr>
      <w:tr w:rsidR="0046729B" w14:paraId="51039236" w14:textId="77777777">
        <w:trPr>
          <w:cantSplit/>
        </w:trPr>
        <w:tc>
          <w:tcPr>
            <w:tcW w:w="2500" w:type="dxa"/>
            <w:tcMar>
              <w:top w:w="60" w:type="dxa"/>
              <w:left w:w="90" w:type="dxa"/>
              <w:bottom w:w="60" w:type="dxa"/>
              <w:right w:w="90" w:type="dxa"/>
            </w:tcMar>
          </w:tcPr>
          <w:p w:rsidR="0046729B" w:rsidRDefault="00767123" w14:paraId="4FAC5EA4" w14:textId="77777777">
            <w:pPr>
              <w:spacing w:after="0"/>
            </w:pPr>
            <w:r>
              <w:rPr>
                <w:sz w:val="16"/>
                <w:szCs w:val="16"/>
              </w:rPr>
              <w:t>Email (Contact)</w:t>
            </w:r>
          </w:p>
        </w:tc>
        <w:tc>
          <w:tcPr>
            <w:tcW w:w="1500" w:type="dxa"/>
            <w:tcMar>
              <w:top w:w="60" w:type="dxa"/>
              <w:left w:w="90" w:type="dxa"/>
              <w:bottom w:w="60" w:type="dxa"/>
              <w:right w:w="90" w:type="dxa"/>
            </w:tcMar>
          </w:tcPr>
          <w:p w:rsidR="0046729B" w:rsidRDefault="00767123" w14:paraId="22B792E5" w14:textId="77777777">
            <w:pPr>
              <w:spacing w:after="0"/>
            </w:pPr>
            <w:r>
              <w:rPr>
                <w:sz w:val="16"/>
                <w:szCs w:val="16"/>
              </w:rPr>
              <w:t>—</w:t>
            </w:r>
          </w:p>
        </w:tc>
        <w:tc>
          <w:tcPr>
            <w:tcW w:w="2300" w:type="dxa"/>
            <w:tcMar>
              <w:top w:w="60" w:type="dxa"/>
              <w:left w:w="90" w:type="dxa"/>
              <w:bottom w:w="60" w:type="dxa"/>
              <w:right w:w="90" w:type="dxa"/>
            </w:tcMar>
          </w:tcPr>
          <w:p w:rsidR="0046729B" w:rsidRDefault="00767123" w14:paraId="778B2272" w14:textId="77777777">
            <w:pPr>
              <w:spacing w:after="0"/>
            </w:pPr>
            <w:r>
              <w:rPr>
                <w:sz w:val="16"/>
                <w:szCs w:val="16"/>
              </w:rPr>
              <w:t>Email Validation</w:t>
            </w:r>
          </w:p>
        </w:tc>
        <w:tc>
          <w:tcPr>
            <w:tcW w:w="1180" w:type="dxa"/>
            <w:tcMar>
              <w:top w:w="60" w:type="dxa"/>
              <w:left w:w="90" w:type="dxa"/>
              <w:bottom w:w="60" w:type="dxa"/>
              <w:right w:w="90" w:type="dxa"/>
            </w:tcMar>
          </w:tcPr>
          <w:p w:rsidR="0046729B" w:rsidRDefault="00767123" w14:paraId="2FB565A7" w14:textId="77777777">
            <w:pPr>
              <w:spacing w:after="0"/>
            </w:pPr>
            <w:r>
              <w:rPr>
                <w:sz w:val="16"/>
                <w:szCs w:val="16"/>
              </w:rPr>
              <w:t>If adding contact, Yes</w:t>
            </w:r>
          </w:p>
        </w:tc>
        <w:tc>
          <w:tcPr>
            <w:tcW w:w="2600" w:type="dxa"/>
            <w:tcMar>
              <w:top w:w="60" w:type="dxa"/>
              <w:left w:w="90" w:type="dxa"/>
              <w:bottom w:w="60" w:type="dxa"/>
              <w:right w:w="90" w:type="dxa"/>
            </w:tcMar>
          </w:tcPr>
          <w:p w:rsidR="0046729B" w:rsidRDefault="0046729B" w14:paraId="5D09836B" w14:textId="77777777">
            <w:pPr>
              <w:spacing w:after="0"/>
            </w:pPr>
          </w:p>
        </w:tc>
      </w:tr>
      <w:tr w:rsidR="0046729B" w14:paraId="631D3D86" w14:textId="77777777">
        <w:trPr>
          <w:cantSplit/>
        </w:trPr>
        <w:tc>
          <w:tcPr>
            <w:tcW w:w="2500" w:type="dxa"/>
            <w:shd w:val="clear" w:color="auto" w:fill="F2F4F6"/>
            <w:tcMar>
              <w:top w:w="60" w:type="dxa"/>
              <w:left w:w="90" w:type="dxa"/>
              <w:bottom w:w="60" w:type="dxa"/>
              <w:right w:w="90" w:type="dxa"/>
            </w:tcMar>
          </w:tcPr>
          <w:p w:rsidR="0046729B" w:rsidRDefault="00767123" w14:paraId="110D0281" w14:textId="77777777">
            <w:pPr>
              <w:spacing w:after="0"/>
            </w:pPr>
            <w:r>
              <w:rPr>
                <w:sz w:val="16"/>
                <w:szCs w:val="16"/>
              </w:rPr>
              <w:t>First Name (Contact)</w:t>
            </w:r>
          </w:p>
        </w:tc>
        <w:tc>
          <w:tcPr>
            <w:tcW w:w="1500" w:type="dxa"/>
            <w:shd w:val="clear" w:color="auto" w:fill="F2F4F6"/>
            <w:tcMar>
              <w:top w:w="60" w:type="dxa"/>
              <w:left w:w="90" w:type="dxa"/>
              <w:bottom w:w="60" w:type="dxa"/>
              <w:right w:w="90" w:type="dxa"/>
            </w:tcMar>
          </w:tcPr>
          <w:p w:rsidR="0046729B" w:rsidRDefault="00767123" w14:paraId="3B25BD05" w14:textId="77777777">
            <w:pPr>
              <w:spacing w:after="0"/>
            </w:pPr>
            <w:r>
              <w:rPr>
                <w:sz w:val="16"/>
                <w:szCs w:val="16"/>
              </w:rPr>
              <w:t>—</w:t>
            </w:r>
          </w:p>
        </w:tc>
        <w:tc>
          <w:tcPr>
            <w:tcW w:w="2300" w:type="dxa"/>
            <w:shd w:val="clear" w:color="auto" w:fill="F2F4F6"/>
            <w:tcMar>
              <w:top w:w="60" w:type="dxa"/>
              <w:left w:w="90" w:type="dxa"/>
              <w:bottom w:w="60" w:type="dxa"/>
              <w:right w:w="90" w:type="dxa"/>
            </w:tcMar>
          </w:tcPr>
          <w:p w:rsidR="0046729B" w:rsidRDefault="00767123" w14:paraId="31D13E76" w14:textId="77777777">
            <w:pPr>
              <w:spacing w:after="0"/>
            </w:pPr>
            <w:r>
              <w:rPr>
                <w:sz w:val="16"/>
                <w:szCs w:val="16"/>
              </w:rPr>
              <w:t>Free Text</w:t>
            </w:r>
          </w:p>
        </w:tc>
        <w:tc>
          <w:tcPr>
            <w:tcW w:w="1180" w:type="dxa"/>
            <w:shd w:val="clear" w:color="auto" w:fill="F2F4F6"/>
            <w:tcMar>
              <w:top w:w="60" w:type="dxa"/>
              <w:left w:w="90" w:type="dxa"/>
              <w:bottom w:w="60" w:type="dxa"/>
              <w:right w:w="90" w:type="dxa"/>
            </w:tcMar>
          </w:tcPr>
          <w:p w:rsidR="0046729B" w:rsidRDefault="00767123" w14:paraId="4355FFF2" w14:textId="77777777">
            <w:pPr>
              <w:spacing w:after="0"/>
            </w:pPr>
            <w:r>
              <w:rPr>
                <w:sz w:val="16"/>
                <w:szCs w:val="16"/>
              </w:rPr>
              <w:t>If adding contact, Yes</w:t>
            </w:r>
          </w:p>
        </w:tc>
        <w:tc>
          <w:tcPr>
            <w:tcW w:w="2600" w:type="dxa"/>
            <w:shd w:val="clear" w:color="auto" w:fill="F2F4F6"/>
            <w:tcMar>
              <w:top w:w="60" w:type="dxa"/>
              <w:left w:w="90" w:type="dxa"/>
              <w:bottom w:w="60" w:type="dxa"/>
              <w:right w:w="90" w:type="dxa"/>
            </w:tcMar>
          </w:tcPr>
          <w:p w:rsidR="0046729B" w:rsidRDefault="0046729B" w14:paraId="5548C0E7" w14:textId="77777777">
            <w:pPr>
              <w:spacing w:after="0"/>
            </w:pPr>
          </w:p>
        </w:tc>
      </w:tr>
      <w:tr w:rsidR="0046729B" w14:paraId="329B867E" w14:textId="77777777">
        <w:trPr>
          <w:cantSplit/>
        </w:trPr>
        <w:tc>
          <w:tcPr>
            <w:tcW w:w="2500" w:type="dxa"/>
            <w:tcMar>
              <w:top w:w="60" w:type="dxa"/>
              <w:left w:w="90" w:type="dxa"/>
              <w:bottom w:w="60" w:type="dxa"/>
              <w:right w:w="90" w:type="dxa"/>
            </w:tcMar>
          </w:tcPr>
          <w:p w:rsidR="0046729B" w:rsidRDefault="00767123" w14:paraId="73CE3530" w14:textId="77777777">
            <w:pPr>
              <w:spacing w:after="0"/>
            </w:pPr>
            <w:r>
              <w:rPr>
                <w:sz w:val="16"/>
                <w:szCs w:val="16"/>
              </w:rPr>
              <w:t>Last Name (Contact)</w:t>
            </w:r>
          </w:p>
        </w:tc>
        <w:tc>
          <w:tcPr>
            <w:tcW w:w="1500" w:type="dxa"/>
            <w:tcMar>
              <w:top w:w="60" w:type="dxa"/>
              <w:left w:w="90" w:type="dxa"/>
              <w:bottom w:w="60" w:type="dxa"/>
              <w:right w:w="90" w:type="dxa"/>
            </w:tcMar>
          </w:tcPr>
          <w:p w:rsidR="0046729B" w:rsidRDefault="00767123" w14:paraId="48DB67C6" w14:textId="77777777">
            <w:pPr>
              <w:spacing w:after="0"/>
            </w:pPr>
            <w:r>
              <w:rPr>
                <w:sz w:val="16"/>
                <w:szCs w:val="16"/>
              </w:rPr>
              <w:t>—</w:t>
            </w:r>
          </w:p>
        </w:tc>
        <w:tc>
          <w:tcPr>
            <w:tcW w:w="2300" w:type="dxa"/>
            <w:tcMar>
              <w:top w:w="60" w:type="dxa"/>
              <w:left w:w="90" w:type="dxa"/>
              <w:bottom w:w="60" w:type="dxa"/>
              <w:right w:w="90" w:type="dxa"/>
            </w:tcMar>
          </w:tcPr>
          <w:p w:rsidR="0046729B" w:rsidRDefault="00767123" w14:paraId="24290227" w14:textId="77777777">
            <w:pPr>
              <w:spacing w:after="0"/>
            </w:pPr>
            <w:r>
              <w:rPr>
                <w:sz w:val="16"/>
                <w:szCs w:val="16"/>
              </w:rPr>
              <w:t>Free Text</w:t>
            </w:r>
          </w:p>
        </w:tc>
        <w:tc>
          <w:tcPr>
            <w:tcW w:w="1180" w:type="dxa"/>
            <w:tcMar>
              <w:top w:w="60" w:type="dxa"/>
              <w:left w:w="90" w:type="dxa"/>
              <w:bottom w:w="60" w:type="dxa"/>
              <w:right w:w="90" w:type="dxa"/>
            </w:tcMar>
          </w:tcPr>
          <w:p w:rsidR="0046729B" w:rsidRDefault="00767123" w14:paraId="5444693C" w14:textId="77777777">
            <w:pPr>
              <w:spacing w:after="0"/>
            </w:pPr>
            <w:r>
              <w:rPr>
                <w:sz w:val="16"/>
                <w:szCs w:val="16"/>
              </w:rPr>
              <w:t>If adding contact, Yes</w:t>
            </w:r>
          </w:p>
        </w:tc>
        <w:tc>
          <w:tcPr>
            <w:tcW w:w="2600" w:type="dxa"/>
            <w:tcMar>
              <w:top w:w="60" w:type="dxa"/>
              <w:left w:w="90" w:type="dxa"/>
              <w:bottom w:w="60" w:type="dxa"/>
              <w:right w:w="90" w:type="dxa"/>
            </w:tcMar>
          </w:tcPr>
          <w:p w:rsidR="0046729B" w:rsidRDefault="0046729B" w14:paraId="5F85FF2F" w14:textId="77777777">
            <w:pPr>
              <w:spacing w:after="0"/>
            </w:pPr>
          </w:p>
        </w:tc>
      </w:tr>
      <w:tr w:rsidR="0046729B" w14:paraId="6D792B29" w14:textId="77777777">
        <w:trPr>
          <w:cantSplit/>
        </w:trPr>
        <w:tc>
          <w:tcPr>
            <w:tcW w:w="2500" w:type="dxa"/>
            <w:shd w:val="clear" w:color="auto" w:fill="F2F4F6"/>
            <w:tcMar>
              <w:top w:w="60" w:type="dxa"/>
              <w:left w:w="90" w:type="dxa"/>
              <w:bottom w:w="60" w:type="dxa"/>
              <w:right w:w="90" w:type="dxa"/>
            </w:tcMar>
          </w:tcPr>
          <w:p w:rsidR="0046729B" w:rsidRDefault="00767123" w14:paraId="13835024" w14:textId="77777777">
            <w:pPr>
              <w:spacing w:after="0"/>
            </w:pPr>
            <w:r>
              <w:rPr>
                <w:sz w:val="16"/>
                <w:szCs w:val="16"/>
              </w:rPr>
              <w:t>Phone (Contact)</w:t>
            </w:r>
          </w:p>
        </w:tc>
        <w:tc>
          <w:tcPr>
            <w:tcW w:w="1500" w:type="dxa"/>
            <w:shd w:val="clear" w:color="auto" w:fill="F2F4F6"/>
            <w:tcMar>
              <w:top w:w="60" w:type="dxa"/>
              <w:left w:w="90" w:type="dxa"/>
              <w:bottom w:w="60" w:type="dxa"/>
              <w:right w:w="90" w:type="dxa"/>
            </w:tcMar>
          </w:tcPr>
          <w:p w:rsidR="0046729B" w:rsidRDefault="00767123" w14:paraId="2FA629AE" w14:textId="77777777">
            <w:pPr>
              <w:spacing w:after="0"/>
            </w:pPr>
            <w:r>
              <w:rPr>
                <w:sz w:val="16"/>
                <w:szCs w:val="16"/>
              </w:rPr>
              <w:t>—</w:t>
            </w:r>
          </w:p>
        </w:tc>
        <w:tc>
          <w:tcPr>
            <w:tcW w:w="2300" w:type="dxa"/>
            <w:shd w:val="clear" w:color="auto" w:fill="F2F4F6"/>
            <w:tcMar>
              <w:top w:w="60" w:type="dxa"/>
              <w:left w:w="90" w:type="dxa"/>
              <w:bottom w:w="60" w:type="dxa"/>
              <w:right w:w="90" w:type="dxa"/>
            </w:tcMar>
          </w:tcPr>
          <w:p w:rsidR="0046729B" w:rsidRDefault="00767123" w14:paraId="1499BF52" w14:textId="77777777">
            <w:pPr>
              <w:spacing w:after="0"/>
            </w:pPr>
            <w:r>
              <w:rPr>
                <w:sz w:val="16"/>
                <w:szCs w:val="16"/>
              </w:rPr>
              <w:t>Number Validation</w:t>
            </w:r>
          </w:p>
        </w:tc>
        <w:tc>
          <w:tcPr>
            <w:tcW w:w="1180" w:type="dxa"/>
            <w:shd w:val="clear" w:color="auto" w:fill="F2F4F6"/>
            <w:tcMar>
              <w:top w:w="60" w:type="dxa"/>
              <w:left w:w="90" w:type="dxa"/>
              <w:bottom w:w="60" w:type="dxa"/>
              <w:right w:w="90" w:type="dxa"/>
            </w:tcMar>
          </w:tcPr>
          <w:p w:rsidR="0046729B" w:rsidRDefault="00767123" w14:paraId="694D6EB9" w14:textId="77777777">
            <w:pPr>
              <w:spacing w:after="0"/>
            </w:pPr>
            <w:r>
              <w:rPr>
                <w:sz w:val="16"/>
                <w:szCs w:val="16"/>
              </w:rPr>
              <w:t>No</w:t>
            </w:r>
          </w:p>
        </w:tc>
        <w:tc>
          <w:tcPr>
            <w:tcW w:w="2600" w:type="dxa"/>
            <w:shd w:val="clear" w:color="auto" w:fill="F2F4F6"/>
            <w:tcMar>
              <w:top w:w="60" w:type="dxa"/>
              <w:left w:w="90" w:type="dxa"/>
              <w:bottom w:w="60" w:type="dxa"/>
              <w:right w:w="90" w:type="dxa"/>
            </w:tcMar>
          </w:tcPr>
          <w:p w:rsidR="0046729B" w:rsidRDefault="0046729B" w14:paraId="5A9DA96A" w14:textId="77777777">
            <w:pPr>
              <w:spacing w:after="0"/>
            </w:pPr>
          </w:p>
        </w:tc>
      </w:tr>
      <w:tr w:rsidR="0046729B" w14:paraId="093EA56A" w14:textId="77777777">
        <w:trPr>
          <w:cantSplit/>
        </w:trPr>
        <w:tc>
          <w:tcPr>
            <w:tcW w:w="2500" w:type="dxa"/>
            <w:tcMar>
              <w:top w:w="60" w:type="dxa"/>
              <w:left w:w="90" w:type="dxa"/>
              <w:bottom w:w="60" w:type="dxa"/>
              <w:right w:w="90" w:type="dxa"/>
            </w:tcMar>
          </w:tcPr>
          <w:p w:rsidR="0046729B" w:rsidRDefault="00767123" w14:paraId="5C79B410" w14:textId="77777777">
            <w:pPr>
              <w:spacing w:after="0"/>
            </w:pPr>
            <w:r>
              <w:rPr>
                <w:sz w:val="16"/>
                <w:szCs w:val="16"/>
              </w:rPr>
              <w:t>Type of Contact</w:t>
            </w:r>
          </w:p>
        </w:tc>
        <w:tc>
          <w:tcPr>
            <w:tcW w:w="1500" w:type="dxa"/>
            <w:tcMar>
              <w:top w:w="60" w:type="dxa"/>
              <w:left w:w="90" w:type="dxa"/>
              <w:bottom w:w="60" w:type="dxa"/>
              <w:right w:w="90" w:type="dxa"/>
            </w:tcMar>
          </w:tcPr>
          <w:p w:rsidR="0046729B" w:rsidRDefault="00767123" w14:paraId="43FDA081" w14:textId="77777777">
            <w:pPr>
              <w:spacing w:after="0"/>
            </w:pPr>
            <w:r>
              <w:rPr>
                <w:sz w:val="16"/>
                <w:szCs w:val="16"/>
              </w:rPr>
              <w:t>—</w:t>
            </w:r>
          </w:p>
        </w:tc>
        <w:tc>
          <w:tcPr>
            <w:tcW w:w="2300" w:type="dxa"/>
            <w:tcMar>
              <w:top w:w="60" w:type="dxa"/>
              <w:left w:w="90" w:type="dxa"/>
              <w:bottom w:w="60" w:type="dxa"/>
              <w:right w:w="90" w:type="dxa"/>
            </w:tcMar>
          </w:tcPr>
          <w:p w:rsidR="0046729B" w:rsidRDefault="00767123" w14:paraId="740354C5" w14:textId="77777777">
            <w:pPr>
              <w:spacing w:after="0"/>
            </w:pPr>
            <w:r>
              <w:rPr>
                <w:sz w:val="16"/>
                <w:szCs w:val="16"/>
              </w:rPr>
              <w:t>Single Select Dropdown</w:t>
            </w:r>
          </w:p>
        </w:tc>
        <w:tc>
          <w:tcPr>
            <w:tcW w:w="1180" w:type="dxa"/>
            <w:tcMar>
              <w:top w:w="60" w:type="dxa"/>
              <w:left w:w="90" w:type="dxa"/>
              <w:bottom w:w="60" w:type="dxa"/>
              <w:right w:w="90" w:type="dxa"/>
            </w:tcMar>
          </w:tcPr>
          <w:p w:rsidR="0046729B" w:rsidRDefault="00767123" w14:paraId="3ED7F696" w14:textId="77777777">
            <w:pPr>
              <w:spacing w:after="0"/>
            </w:pPr>
            <w:r>
              <w:rPr>
                <w:sz w:val="16"/>
                <w:szCs w:val="16"/>
              </w:rPr>
              <w:t>If adding contact, Yes</w:t>
            </w:r>
          </w:p>
        </w:tc>
        <w:tc>
          <w:tcPr>
            <w:tcW w:w="2600" w:type="dxa"/>
            <w:tcMar>
              <w:top w:w="60" w:type="dxa"/>
              <w:left w:w="90" w:type="dxa"/>
              <w:bottom w:w="60" w:type="dxa"/>
              <w:right w:w="90" w:type="dxa"/>
            </w:tcMar>
          </w:tcPr>
          <w:p w:rsidR="0046729B" w:rsidRDefault="0046729B" w14:paraId="7E1BBD6B" w14:textId="77777777">
            <w:pPr>
              <w:spacing w:after="0"/>
            </w:pPr>
          </w:p>
        </w:tc>
      </w:tr>
      <w:tr w:rsidR="0046729B" w14:paraId="7B9A87CF" w14:textId="77777777">
        <w:trPr>
          <w:cantSplit/>
        </w:trPr>
        <w:tc>
          <w:tcPr>
            <w:tcW w:w="2500" w:type="dxa"/>
            <w:shd w:val="clear" w:color="auto" w:fill="F2F4F6"/>
            <w:tcMar>
              <w:top w:w="60" w:type="dxa"/>
              <w:left w:w="90" w:type="dxa"/>
              <w:bottom w:w="60" w:type="dxa"/>
              <w:right w:w="90" w:type="dxa"/>
            </w:tcMar>
          </w:tcPr>
          <w:p w:rsidR="0046729B" w:rsidRDefault="00767123" w14:paraId="435C8A95" w14:textId="77777777">
            <w:pPr>
              <w:spacing w:after="0"/>
            </w:pPr>
            <w:r>
              <w:rPr>
                <w:sz w:val="16"/>
                <w:szCs w:val="16"/>
              </w:rPr>
              <w:t>Can view claims?</w:t>
            </w:r>
          </w:p>
        </w:tc>
        <w:tc>
          <w:tcPr>
            <w:tcW w:w="1500" w:type="dxa"/>
            <w:shd w:val="clear" w:color="auto" w:fill="F2F4F6"/>
            <w:tcMar>
              <w:top w:w="60" w:type="dxa"/>
              <w:left w:w="90" w:type="dxa"/>
              <w:bottom w:w="60" w:type="dxa"/>
              <w:right w:w="90" w:type="dxa"/>
            </w:tcMar>
          </w:tcPr>
          <w:p w:rsidR="0046729B" w:rsidRDefault="00767123" w14:paraId="503D3D03" w14:textId="77777777">
            <w:pPr>
              <w:spacing w:after="0"/>
            </w:pPr>
            <w:r>
              <w:rPr>
                <w:sz w:val="16"/>
                <w:szCs w:val="16"/>
              </w:rPr>
              <w:t>—</w:t>
            </w:r>
          </w:p>
        </w:tc>
        <w:tc>
          <w:tcPr>
            <w:tcW w:w="2300" w:type="dxa"/>
            <w:shd w:val="clear" w:color="auto" w:fill="F2F4F6"/>
            <w:tcMar>
              <w:top w:w="60" w:type="dxa"/>
              <w:left w:w="90" w:type="dxa"/>
              <w:bottom w:w="60" w:type="dxa"/>
              <w:right w:w="90" w:type="dxa"/>
            </w:tcMar>
          </w:tcPr>
          <w:p w:rsidR="0046729B" w:rsidRDefault="00767123" w14:paraId="585A6F7C" w14:textId="77777777">
            <w:pPr>
              <w:spacing w:after="0"/>
            </w:pPr>
            <w:r>
              <w:rPr>
                <w:sz w:val="16"/>
                <w:szCs w:val="16"/>
              </w:rPr>
              <w:t>Checkbox or "Yes/No"</w:t>
            </w:r>
          </w:p>
        </w:tc>
        <w:tc>
          <w:tcPr>
            <w:tcW w:w="1180" w:type="dxa"/>
            <w:shd w:val="clear" w:color="auto" w:fill="F2F4F6"/>
            <w:tcMar>
              <w:top w:w="60" w:type="dxa"/>
              <w:left w:w="90" w:type="dxa"/>
              <w:bottom w:w="60" w:type="dxa"/>
              <w:right w:w="90" w:type="dxa"/>
            </w:tcMar>
          </w:tcPr>
          <w:p w:rsidR="0046729B" w:rsidRDefault="00767123" w14:paraId="2073C842" w14:textId="77777777">
            <w:pPr>
              <w:spacing w:after="0"/>
            </w:pPr>
            <w:r>
              <w:rPr>
                <w:sz w:val="16"/>
                <w:szCs w:val="16"/>
              </w:rPr>
              <w:t>If adding contact, Yes</w:t>
            </w:r>
          </w:p>
        </w:tc>
        <w:tc>
          <w:tcPr>
            <w:tcW w:w="2600" w:type="dxa"/>
            <w:shd w:val="clear" w:color="auto" w:fill="F2F4F6"/>
            <w:tcMar>
              <w:top w:w="60" w:type="dxa"/>
              <w:left w:w="90" w:type="dxa"/>
              <w:bottom w:w="60" w:type="dxa"/>
              <w:right w:w="90" w:type="dxa"/>
            </w:tcMar>
          </w:tcPr>
          <w:p w:rsidR="0046729B" w:rsidRDefault="0046729B" w14:paraId="14D64826" w14:textId="77777777">
            <w:pPr>
              <w:spacing w:after="0"/>
            </w:pPr>
          </w:p>
        </w:tc>
      </w:tr>
      <w:tr w:rsidR="0046729B" w14:paraId="081FB094" w14:textId="77777777">
        <w:trPr>
          <w:cantSplit/>
        </w:trPr>
        <w:tc>
          <w:tcPr>
            <w:tcW w:w="2500" w:type="dxa"/>
            <w:tcMar>
              <w:top w:w="60" w:type="dxa"/>
              <w:left w:w="90" w:type="dxa"/>
              <w:bottom w:w="60" w:type="dxa"/>
              <w:right w:w="90" w:type="dxa"/>
            </w:tcMar>
          </w:tcPr>
          <w:p w:rsidR="0046729B" w:rsidRDefault="00767123" w14:paraId="7258FE44" w14:textId="77777777">
            <w:pPr>
              <w:spacing w:after="0"/>
            </w:pPr>
            <w:r>
              <w:rPr>
                <w:sz w:val="16"/>
                <w:szCs w:val="16"/>
              </w:rPr>
              <w:t>Can modify claims?</w:t>
            </w:r>
          </w:p>
        </w:tc>
        <w:tc>
          <w:tcPr>
            <w:tcW w:w="1500" w:type="dxa"/>
            <w:tcMar>
              <w:top w:w="60" w:type="dxa"/>
              <w:left w:w="90" w:type="dxa"/>
              <w:bottom w:w="60" w:type="dxa"/>
              <w:right w:w="90" w:type="dxa"/>
            </w:tcMar>
          </w:tcPr>
          <w:p w:rsidR="0046729B" w:rsidRDefault="00767123" w14:paraId="5B1F7076" w14:textId="77777777">
            <w:pPr>
              <w:spacing w:after="0"/>
            </w:pPr>
            <w:r>
              <w:rPr>
                <w:sz w:val="16"/>
                <w:szCs w:val="16"/>
              </w:rPr>
              <w:t>—</w:t>
            </w:r>
          </w:p>
        </w:tc>
        <w:tc>
          <w:tcPr>
            <w:tcW w:w="2300" w:type="dxa"/>
            <w:tcMar>
              <w:top w:w="60" w:type="dxa"/>
              <w:left w:w="90" w:type="dxa"/>
              <w:bottom w:w="60" w:type="dxa"/>
              <w:right w:w="90" w:type="dxa"/>
            </w:tcMar>
          </w:tcPr>
          <w:p w:rsidR="0046729B" w:rsidRDefault="00767123" w14:paraId="602A3F26" w14:textId="77777777">
            <w:pPr>
              <w:spacing w:after="0"/>
            </w:pPr>
            <w:r>
              <w:rPr>
                <w:sz w:val="16"/>
                <w:szCs w:val="16"/>
              </w:rPr>
              <w:t>Checkbox or "Yes/No"</w:t>
            </w:r>
          </w:p>
        </w:tc>
        <w:tc>
          <w:tcPr>
            <w:tcW w:w="1180" w:type="dxa"/>
            <w:tcMar>
              <w:top w:w="60" w:type="dxa"/>
              <w:left w:w="90" w:type="dxa"/>
              <w:bottom w:w="60" w:type="dxa"/>
              <w:right w:w="90" w:type="dxa"/>
            </w:tcMar>
          </w:tcPr>
          <w:p w:rsidR="0046729B" w:rsidRDefault="00767123" w14:paraId="4FC57E4E" w14:textId="77777777">
            <w:pPr>
              <w:spacing w:after="0"/>
            </w:pPr>
            <w:r>
              <w:rPr>
                <w:sz w:val="16"/>
                <w:szCs w:val="16"/>
              </w:rPr>
              <w:t>If adding contact, Yes</w:t>
            </w:r>
          </w:p>
        </w:tc>
        <w:tc>
          <w:tcPr>
            <w:tcW w:w="2600" w:type="dxa"/>
            <w:tcMar>
              <w:top w:w="60" w:type="dxa"/>
              <w:left w:w="90" w:type="dxa"/>
              <w:bottom w:w="60" w:type="dxa"/>
              <w:right w:w="90" w:type="dxa"/>
            </w:tcMar>
          </w:tcPr>
          <w:p w:rsidR="0046729B" w:rsidRDefault="0046729B" w14:paraId="668B4695" w14:textId="77777777">
            <w:pPr>
              <w:spacing w:after="0"/>
            </w:pPr>
          </w:p>
        </w:tc>
      </w:tr>
      <w:tr w:rsidR="0046729B" w14:paraId="04C52DF2" w14:textId="77777777">
        <w:trPr>
          <w:cantSplit/>
        </w:trPr>
        <w:tc>
          <w:tcPr>
            <w:tcW w:w="2500" w:type="dxa"/>
            <w:shd w:val="clear" w:color="auto" w:fill="F2F4F6"/>
            <w:tcMar>
              <w:top w:w="60" w:type="dxa"/>
              <w:left w:w="90" w:type="dxa"/>
              <w:bottom w:w="60" w:type="dxa"/>
              <w:right w:w="90" w:type="dxa"/>
            </w:tcMar>
          </w:tcPr>
          <w:p w:rsidR="0046729B" w:rsidRDefault="00767123" w14:paraId="42C5C733" w14:textId="77777777">
            <w:pPr>
              <w:spacing w:after="0"/>
            </w:pPr>
            <w:r>
              <w:rPr>
                <w:sz w:val="16"/>
                <w:szCs w:val="16"/>
              </w:rPr>
              <w:t>Include on Emails?</w:t>
            </w:r>
          </w:p>
        </w:tc>
        <w:tc>
          <w:tcPr>
            <w:tcW w:w="1500" w:type="dxa"/>
            <w:shd w:val="clear" w:color="auto" w:fill="F2F4F6"/>
            <w:tcMar>
              <w:top w:w="60" w:type="dxa"/>
              <w:left w:w="90" w:type="dxa"/>
              <w:bottom w:w="60" w:type="dxa"/>
              <w:right w:w="90" w:type="dxa"/>
            </w:tcMar>
          </w:tcPr>
          <w:p w:rsidR="0046729B" w:rsidRDefault="00767123" w14:paraId="3877DA87" w14:textId="77777777">
            <w:pPr>
              <w:spacing w:after="0"/>
            </w:pPr>
            <w:r>
              <w:rPr>
                <w:sz w:val="16"/>
                <w:szCs w:val="16"/>
              </w:rPr>
              <w:t>—</w:t>
            </w:r>
          </w:p>
        </w:tc>
        <w:tc>
          <w:tcPr>
            <w:tcW w:w="2300" w:type="dxa"/>
            <w:shd w:val="clear" w:color="auto" w:fill="F2F4F6"/>
            <w:tcMar>
              <w:top w:w="60" w:type="dxa"/>
              <w:left w:w="90" w:type="dxa"/>
              <w:bottom w:w="60" w:type="dxa"/>
              <w:right w:w="90" w:type="dxa"/>
            </w:tcMar>
          </w:tcPr>
          <w:p w:rsidR="0046729B" w:rsidRDefault="00767123" w14:paraId="69072F34" w14:textId="77777777">
            <w:pPr>
              <w:spacing w:after="0"/>
            </w:pPr>
            <w:r>
              <w:rPr>
                <w:sz w:val="16"/>
                <w:szCs w:val="16"/>
              </w:rPr>
              <w:t>Checkbox or "Yes/No"</w:t>
            </w:r>
          </w:p>
        </w:tc>
        <w:tc>
          <w:tcPr>
            <w:tcW w:w="1180" w:type="dxa"/>
            <w:shd w:val="clear" w:color="auto" w:fill="F2F4F6"/>
            <w:tcMar>
              <w:top w:w="60" w:type="dxa"/>
              <w:left w:w="90" w:type="dxa"/>
              <w:bottom w:w="60" w:type="dxa"/>
              <w:right w:w="90" w:type="dxa"/>
            </w:tcMar>
          </w:tcPr>
          <w:p w:rsidR="0046729B" w:rsidRDefault="00767123" w14:paraId="53AAC6A4" w14:textId="77777777">
            <w:pPr>
              <w:spacing w:after="0"/>
            </w:pPr>
            <w:r>
              <w:rPr>
                <w:sz w:val="16"/>
                <w:szCs w:val="16"/>
              </w:rPr>
              <w:t>If adding contact, Yes</w:t>
            </w:r>
          </w:p>
        </w:tc>
        <w:tc>
          <w:tcPr>
            <w:tcW w:w="2600" w:type="dxa"/>
            <w:shd w:val="clear" w:color="auto" w:fill="F2F4F6"/>
            <w:tcMar>
              <w:top w:w="60" w:type="dxa"/>
              <w:left w:w="90" w:type="dxa"/>
              <w:bottom w:w="60" w:type="dxa"/>
              <w:right w:w="90" w:type="dxa"/>
            </w:tcMar>
          </w:tcPr>
          <w:p w:rsidR="0046729B" w:rsidRDefault="0046729B" w14:paraId="599358DE" w14:textId="77777777">
            <w:pPr>
              <w:spacing w:after="0"/>
            </w:pPr>
          </w:p>
        </w:tc>
      </w:tr>
    </w:tbl>
    <w:p w:rsidR="0046729B" w:rsidRDefault="00767123" w14:paraId="1B80429B" w14:textId="4B8F212E">
      <w:pPr>
        <w:pStyle w:val="Heading2"/>
      </w:pPr>
      <w:bookmarkStart w:name="_Toc1192436523" w:id="635"/>
      <w:r w:rsidR="1A663067">
        <w:rPr/>
        <w:t>Product-Specific Field Groups (conditionally displayed)</w:t>
      </w:r>
      <w:r w:rsidR="21B2A895">
        <w:rPr/>
        <w:t xml:space="preserve"> - To  be finalized</w:t>
      </w:r>
      <w:bookmarkEnd w:id="635"/>
    </w:p>
    <w:p w:rsidR="0046729B" w:rsidRDefault="00767123" w14:paraId="2287F5CC" w14:textId="77777777">
      <w:r>
        <w:t>The following groups are displayed based on product line and, in several cases, may be mandatory for that product. Confirming which fields are required by product is a design-phase activity that the provider will lead with Aon business subject matter experts.</w:t>
      </w:r>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1900"/>
        <w:gridCol w:w="700"/>
        <w:gridCol w:w="7480"/>
      </w:tblGrid>
      <w:tr w:rsidR="0046729B" w14:paraId="0CA7BACD" w14:textId="77777777">
        <w:trPr>
          <w:tblHeader/>
        </w:trPr>
        <w:tc>
          <w:tcPr>
            <w:tcW w:w="1900" w:type="dxa"/>
            <w:shd w:val="clear" w:color="auto" w:fill="1B2A47"/>
            <w:tcMar>
              <w:top w:w="60" w:type="dxa"/>
              <w:left w:w="90" w:type="dxa"/>
              <w:bottom w:w="60" w:type="dxa"/>
              <w:right w:w="90" w:type="dxa"/>
            </w:tcMar>
          </w:tcPr>
          <w:p w:rsidR="0046729B" w:rsidRDefault="00767123" w14:paraId="54ED6382" w14:textId="77777777">
            <w:pPr>
              <w:spacing w:after="0"/>
            </w:pPr>
            <w:r>
              <w:rPr>
                <w:b/>
                <w:bCs/>
                <w:color w:val="FFFFFF"/>
                <w:sz w:val="18"/>
                <w:szCs w:val="18"/>
              </w:rPr>
              <w:t>Group</w:t>
            </w:r>
          </w:p>
        </w:tc>
        <w:tc>
          <w:tcPr>
            <w:tcW w:w="700" w:type="dxa"/>
            <w:shd w:val="clear" w:color="auto" w:fill="1B2A47"/>
            <w:tcMar>
              <w:top w:w="60" w:type="dxa"/>
              <w:left w:w="90" w:type="dxa"/>
              <w:bottom w:w="60" w:type="dxa"/>
              <w:right w:w="90" w:type="dxa"/>
            </w:tcMar>
          </w:tcPr>
          <w:p w:rsidR="0046729B" w:rsidRDefault="00767123" w14:paraId="320F483F" w14:textId="77777777">
            <w:pPr>
              <w:spacing w:after="0"/>
            </w:pPr>
            <w:r>
              <w:rPr>
                <w:b/>
                <w:bCs/>
                <w:color w:val="FFFFFF"/>
                <w:sz w:val="18"/>
                <w:szCs w:val="18"/>
              </w:rPr>
              <w:t>Fields</w:t>
            </w:r>
          </w:p>
        </w:tc>
        <w:tc>
          <w:tcPr>
            <w:tcW w:w="7480" w:type="dxa"/>
            <w:shd w:val="clear" w:color="auto" w:fill="1B2A47"/>
            <w:tcMar>
              <w:top w:w="60" w:type="dxa"/>
              <w:left w:w="90" w:type="dxa"/>
              <w:bottom w:w="60" w:type="dxa"/>
              <w:right w:w="90" w:type="dxa"/>
            </w:tcMar>
          </w:tcPr>
          <w:p w:rsidR="0046729B" w:rsidRDefault="00767123" w14:paraId="0F536072" w14:textId="77777777">
            <w:pPr>
              <w:spacing w:after="0"/>
            </w:pPr>
            <w:r>
              <w:rPr>
                <w:b/>
                <w:bCs/>
                <w:color w:val="FFFFFF"/>
                <w:sz w:val="18"/>
                <w:szCs w:val="18"/>
              </w:rPr>
              <w:t>Field List</w:t>
            </w:r>
          </w:p>
        </w:tc>
      </w:tr>
      <w:tr w:rsidR="0046729B" w14:paraId="08D1FE1B" w14:textId="77777777">
        <w:trPr>
          <w:cantSplit/>
        </w:trPr>
        <w:tc>
          <w:tcPr>
            <w:tcW w:w="1900" w:type="dxa"/>
            <w:tcMar>
              <w:top w:w="60" w:type="dxa"/>
              <w:left w:w="90" w:type="dxa"/>
              <w:bottom w:w="60" w:type="dxa"/>
              <w:right w:w="90" w:type="dxa"/>
            </w:tcMar>
          </w:tcPr>
          <w:p w:rsidR="0046729B" w:rsidRDefault="00767123" w14:paraId="19B60598" w14:textId="77777777">
            <w:pPr>
              <w:spacing w:after="0"/>
            </w:pPr>
            <w:r>
              <w:rPr>
                <w:sz w:val="16"/>
                <w:szCs w:val="16"/>
              </w:rPr>
              <w:t>Vehicle Details</w:t>
            </w:r>
          </w:p>
        </w:tc>
        <w:tc>
          <w:tcPr>
            <w:tcW w:w="700" w:type="dxa"/>
            <w:tcMar>
              <w:top w:w="60" w:type="dxa"/>
              <w:left w:w="90" w:type="dxa"/>
              <w:bottom w:w="60" w:type="dxa"/>
              <w:right w:w="90" w:type="dxa"/>
            </w:tcMar>
          </w:tcPr>
          <w:p w:rsidR="0046729B" w:rsidRDefault="00767123" w14:paraId="770157C1" w14:textId="77777777">
            <w:pPr>
              <w:spacing w:after="0"/>
            </w:pPr>
            <w:r>
              <w:rPr>
                <w:sz w:val="16"/>
                <w:szCs w:val="16"/>
              </w:rPr>
              <w:t>8</w:t>
            </w:r>
          </w:p>
        </w:tc>
        <w:tc>
          <w:tcPr>
            <w:tcW w:w="7480" w:type="dxa"/>
            <w:tcMar>
              <w:top w:w="60" w:type="dxa"/>
              <w:left w:w="90" w:type="dxa"/>
              <w:bottom w:w="60" w:type="dxa"/>
              <w:right w:w="90" w:type="dxa"/>
            </w:tcMar>
          </w:tcPr>
          <w:p w:rsidR="0046729B" w:rsidRDefault="00767123" w14:paraId="09908885" w14:textId="77777777">
            <w:pPr>
              <w:spacing w:after="0"/>
            </w:pPr>
            <w:r>
              <w:rPr>
                <w:sz w:val="16"/>
                <w:szCs w:val="16"/>
              </w:rPr>
              <w:t>Make / Model; Year; VIN; Liscense Plate Number; Driver Contact; Owner Contact; Driver Contact Notes; Owner Contact Notes</w:t>
            </w:r>
          </w:p>
        </w:tc>
      </w:tr>
      <w:tr w:rsidR="0046729B" w14:paraId="729E9CBC" w14:textId="77777777">
        <w:trPr>
          <w:cantSplit/>
        </w:trPr>
        <w:tc>
          <w:tcPr>
            <w:tcW w:w="1900" w:type="dxa"/>
            <w:shd w:val="clear" w:color="auto" w:fill="F2F4F6"/>
            <w:tcMar>
              <w:top w:w="60" w:type="dxa"/>
              <w:left w:w="90" w:type="dxa"/>
              <w:bottom w:w="60" w:type="dxa"/>
              <w:right w:w="90" w:type="dxa"/>
            </w:tcMar>
          </w:tcPr>
          <w:p w:rsidR="0046729B" w:rsidRDefault="00767123" w14:paraId="7B0E1697" w14:textId="77777777">
            <w:pPr>
              <w:spacing w:after="0"/>
            </w:pPr>
            <w:r>
              <w:rPr>
                <w:sz w:val="16"/>
                <w:szCs w:val="16"/>
              </w:rPr>
              <w:t>Cyber</w:t>
            </w:r>
          </w:p>
        </w:tc>
        <w:tc>
          <w:tcPr>
            <w:tcW w:w="700" w:type="dxa"/>
            <w:shd w:val="clear" w:color="auto" w:fill="F2F4F6"/>
            <w:tcMar>
              <w:top w:w="60" w:type="dxa"/>
              <w:left w:w="90" w:type="dxa"/>
              <w:bottom w:w="60" w:type="dxa"/>
              <w:right w:w="90" w:type="dxa"/>
            </w:tcMar>
          </w:tcPr>
          <w:p w:rsidR="0046729B" w:rsidRDefault="00767123" w14:paraId="66859551" w14:textId="77777777">
            <w:pPr>
              <w:spacing w:after="0"/>
            </w:pPr>
            <w:r>
              <w:rPr>
                <w:sz w:val="16"/>
                <w:szCs w:val="16"/>
              </w:rPr>
              <w:t>9</w:t>
            </w:r>
          </w:p>
        </w:tc>
        <w:tc>
          <w:tcPr>
            <w:tcW w:w="7480" w:type="dxa"/>
            <w:shd w:val="clear" w:color="auto" w:fill="F2F4F6"/>
            <w:tcMar>
              <w:top w:w="60" w:type="dxa"/>
              <w:left w:w="90" w:type="dxa"/>
              <w:bottom w:w="60" w:type="dxa"/>
              <w:right w:w="90" w:type="dxa"/>
            </w:tcMar>
          </w:tcPr>
          <w:p w:rsidR="0046729B" w:rsidRDefault="00767123" w14:paraId="2DBE2503" w14:textId="77777777">
            <w:pPr>
              <w:spacing w:after="0"/>
            </w:pPr>
            <w:r>
              <w:rPr>
                <w:sz w:val="16"/>
                <w:szCs w:val="16"/>
              </w:rPr>
              <w:t>Ransom Currency; Ransom Demand; Ransom Paid; Number of Records Breached; System Outage Start; System Outage End; System Fully Restored; Date Ransom Reimbursement Paid by Carrier; Date Random Paid to Threat Actor</w:t>
            </w:r>
          </w:p>
        </w:tc>
      </w:tr>
      <w:tr w:rsidR="0046729B" w14:paraId="0D09D96E" w14:textId="77777777">
        <w:trPr>
          <w:cantSplit/>
        </w:trPr>
        <w:tc>
          <w:tcPr>
            <w:tcW w:w="1900" w:type="dxa"/>
            <w:tcMar>
              <w:top w:w="60" w:type="dxa"/>
              <w:left w:w="90" w:type="dxa"/>
              <w:bottom w:w="60" w:type="dxa"/>
              <w:right w:w="90" w:type="dxa"/>
            </w:tcMar>
          </w:tcPr>
          <w:p w:rsidR="0046729B" w:rsidRDefault="00767123" w14:paraId="49EFBE6D" w14:textId="77777777">
            <w:pPr>
              <w:spacing w:after="0"/>
            </w:pPr>
            <w:r>
              <w:rPr>
                <w:sz w:val="16"/>
                <w:szCs w:val="16"/>
              </w:rPr>
              <w:t>Litigation</w:t>
            </w:r>
          </w:p>
        </w:tc>
        <w:tc>
          <w:tcPr>
            <w:tcW w:w="700" w:type="dxa"/>
            <w:tcMar>
              <w:top w:w="60" w:type="dxa"/>
              <w:left w:w="90" w:type="dxa"/>
              <w:bottom w:w="60" w:type="dxa"/>
              <w:right w:w="90" w:type="dxa"/>
            </w:tcMar>
          </w:tcPr>
          <w:p w:rsidR="0046729B" w:rsidRDefault="00767123" w14:paraId="0D692541" w14:textId="77777777">
            <w:pPr>
              <w:spacing w:after="0"/>
            </w:pPr>
            <w:r>
              <w:rPr>
                <w:sz w:val="16"/>
                <w:szCs w:val="16"/>
              </w:rPr>
              <w:t>13</w:t>
            </w:r>
          </w:p>
        </w:tc>
        <w:tc>
          <w:tcPr>
            <w:tcW w:w="7480" w:type="dxa"/>
            <w:tcMar>
              <w:top w:w="60" w:type="dxa"/>
              <w:left w:w="90" w:type="dxa"/>
              <w:bottom w:w="60" w:type="dxa"/>
              <w:right w:w="90" w:type="dxa"/>
            </w:tcMar>
          </w:tcPr>
          <w:p w:rsidR="0046729B" w:rsidRDefault="00767123" w14:paraId="15C6F74C" w14:textId="77777777">
            <w:pPr>
              <w:spacing w:after="0"/>
            </w:pPr>
            <w:r>
              <w:rPr>
                <w:sz w:val="16"/>
                <w:szCs w:val="16"/>
              </w:rPr>
              <w:t>Case Name; Case Number; Case Status; Case Action Suit; Jurisdiction Country; Jurisdiction; Court Type; Court; Date Lawsuit Filted; Date Lawsuit Served; Date of Trial / Ruling; Case notes; Litigated?</w:t>
            </w:r>
          </w:p>
        </w:tc>
      </w:tr>
      <w:tr w:rsidR="0046729B" w14:paraId="20321ED3" w14:textId="77777777">
        <w:trPr>
          <w:cantSplit/>
        </w:trPr>
        <w:tc>
          <w:tcPr>
            <w:tcW w:w="1900" w:type="dxa"/>
            <w:shd w:val="clear" w:color="auto" w:fill="F2F4F6"/>
            <w:tcMar>
              <w:top w:w="60" w:type="dxa"/>
              <w:left w:w="90" w:type="dxa"/>
              <w:bottom w:w="60" w:type="dxa"/>
              <w:right w:w="90" w:type="dxa"/>
            </w:tcMar>
          </w:tcPr>
          <w:p w:rsidR="0046729B" w:rsidRDefault="00767123" w14:paraId="4DE71AFD" w14:textId="77777777">
            <w:pPr>
              <w:spacing w:after="0"/>
            </w:pPr>
            <w:r>
              <w:rPr>
                <w:sz w:val="16"/>
                <w:szCs w:val="16"/>
              </w:rPr>
              <w:t>Marine</w:t>
            </w:r>
          </w:p>
        </w:tc>
        <w:tc>
          <w:tcPr>
            <w:tcW w:w="700" w:type="dxa"/>
            <w:shd w:val="clear" w:color="auto" w:fill="F2F4F6"/>
            <w:tcMar>
              <w:top w:w="60" w:type="dxa"/>
              <w:left w:w="90" w:type="dxa"/>
              <w:bottom w:w="60" w:type="dxa"/>
              <w:right w:w="90" w:type="dxa"/>
            </w:tcMar>
          </w:tcPr>
          <w:p w:rsidR="0046729B" w:rsidRDefault="00767123" w14:paraId="3603476F" w14:textId="77777777">
            <w:pPr>
              <w:spacing w:after="0"/>
            </w:pPr>
            <w:r>
              <w:rPr>
                <w:sz w:val="16"/>
                <w:szCs w:val="16"/>
              </w:rPr>
              <w:t>10</w:t>
            </w:r>
          </w:p>
        </w:tc>
        <w:tc>
          <w:tcPr>
            <w:tcW w:w="7480" w:type="dxa"/>
            <w:shd w:val="clear" w:color="auto" w:fill="F2F4F6"/>
            <w:tcMar>
              <w:top w:w="60" w:type="dxa"/>
              <w:left w:w="90" w:type="dxa"/>
              <w:bottom w:w="60" w:type="dxa"/>
              <w:right w:w="90" w:type="dxa"/>
            </w:tcMar>
          </w:tcPr>
          <w:p w:rsidR="0046729B" w:rsidRDefault="00767123" w14:paraId="36D839E7" w14:textId="77777777">
            <w:pPr>
              <w:spacing w:after="0"/>
            </w:pPr>
            <w:r>
              <w:rPr>
                <w:sz w:val="16"/>
                <w:szCs w:val="16"/>
              </w:rPr>
              <w:t>Commodity; Converyance type; Other Conveyance Type; Freight Carrier Name; Country of Loading; Port of Loading; Journey via; Country of Discharge; Port of Discharge; Packing</w:t>
            </w:r>
          </w:p>
        </w:tc>
      </w:tr>
      <w:tr w:rsidR="0046729B" w14:paraId="71B06C72" w14:textId="77777777">
        <w:trPr>
          <w:cantSplit/>
        </w:trPr>
        <w:tc>
          <w:tcPr>
            <w:tcW w:w="1900" w:type="dxa"/>
            <w:tcMar>
              <w:top w:w="60" w:type="dxa"/>
              <w:left w:w="90" w:type="dxa"/>
              <w:bottom w:w="60" w:type="dxa"/>
              <w:right w:w="90" w:type="dxa"/>
            </w:tcMar>
          </w:tcPr>
          <w:p w:rsidR="0046729B" w:rsidRDefault="00767123" w14:paraId="3DD53834" w14:textId="77777777">
            <w:pPr>
              <w:spacing w:after="0"/>
            </w:pPr>
            <w:r>
              <w:rPr>
                <w:sz w:val="16"/>
                <w:szCs w:val="16"/>
              </w:rPr>
              <w:t>Entertainment</w:t>
            </w:r>
          </w:p>
        </w:tc>
        <w:tc>
          <w:tcPr>
            <w:tcW w:w="700" w:type="dxa"/>
            <w:tcMar>
              <w:top w:w="60" w:type="dxa"/>
              <w:left w:w="90" w:type="dxa"/>
              <w:bottom w:w="60" w:type="dxa"/>
              <w:right w:w="90" w:type="dxa"/>
            </w:tcMar>
          </w:tcPr>
          <w:p w:rsidR="0046729B" w:rsidRDefault="00767123" w14:paraId="37D9FB88" w14:textId="77777777">
            <w:pPr>
              <w:spacing w:after="0"/>
            </w:pPr>
            <w:r>
              <w:rPr>
                <w:sz w:val="16"/>
                <w:szCs w:val="16"/>
              </w:rPr>
              <w:t>6</w:t>
            </w:r>
          </w:p>
        </w:tc>
        <w:tc>
          <w:tcPr>
            <w:tcW w:w="7480" w:type="dxa"/>
            <w:tcMar>
              <w:top w:w="60" w:type="dxa"/>
              <w:left w:w="90" w:type="dxa"/>
              <w:bottom w:w="60" w:type="dxa"/>
              <w:right w:w="90" w:type="dxa"/>
            </w:tcMar>
          </w:tcPr>
          <w:p w:rsidR="0046729B" w:rsidRDefault="00767123" w14:paraId="409365AD" w14:textId="77777777">
            <w:pPr>
              <w:spacing w:after="0"/>
            </w:pPr>
            <w:r>
              <w:rPr>
                <w:sz w:val="16"/>
                <w:szCs w:val="16"/>
              </w:rPr>
              <w:t>Agency/Network Name; Advertiser / Artist; Production Company; Production Title; Production Start Date; Production End Date</w:t>
            </w:r>
          </w:p>
        </w:tc>
      </w:tr>
      <w:tr w:rsidR="0046729B" w14:paraId="5D4FA409" w14:textId="77777777">
        <w:trPr>
          <w:cantSplit/>
        </w:trPr>
        <w:tc>
          <w:tcPr>
            <w:tcW w:w="1900" w:type="dxa"/>
            <w:shd w:val="clear" w:color="auto" w:fill="F2F4F6"/>
            <w:tcMar>
              <w:top w:w="60" w:type="dxa"/>
              <w:left w:w="90" w:type="dxa"/>
              <w:bottom w:w="60" w:type="dxa"/>
              <w:right w:w="90" w:type="dxa"/>
            </w:tcMar>
          </w:tcPr>
          <w:p w:rsidR="0046729B" w:rsidRDefault="00767123" w14:paraId="183D4003" w14:textId="77777777">
            <w:pPr>
              <w:spacing w:after="0"/>
            </w:pPr>
            <w:r>
              <w:rPr>
                <w:sz w:val="16"/>
                <w:szCs w:val="16"/>
              </w:rPr>
              <w:t>Loss Circumstances</w:t>
            </w:r>
          </w:p>
        </w:tc>
        <w:tc>
          <w:tcPr>
            <w:tcW w:w="700" w:type="dxa"/>
            <w:shd w:val="clear" w:color="auto" w:fill="F2F4F6"/>
            <w:tcMar>
              <w:top w:w="60" w:type="dxa"/>
              <w:left w:w="90" w:type="dxa"/>
              <w:bottom w:w="60" w:type="dxa"/>
              <w:right w:w="90" w:type="dxa"/>
            </w:tcMar>
          </w:tcPr>
          <w:p w:rsidR="0046729B" w:rsidRDefault="00767123" w14:paraId="00CD6A77" w14:textId="77777777">
            <w:pPr>
              <w:spacing w:after="0"/>
            </w:pPr>
            <w:r>
              <w:rPr>
                <w:sz w:val="16"/>
                <w:szCs w:val="16"/>
              </w:rPr>
              <w:t>5</w:t>
            </w:r>
          </w:p>
        </w:tc>
        <w:tc>
          <w:tcPr>
            <w:tcW w:w="7480" w:type="dxa"/>
            <w:shd w:val="clear" w:color="auto" w:fill="F2F4F6"/>
            <w:tcMar>
              <w:top w:w="60" w:type="dxa"/>
              <w:left w:w="90" w:type="dxa"/>
              <w:bottom w:w="60" w:type="dxa"/>
              <w:right w:w="90" w:type="dxa"/>
            </w:tcMar>
          </w:tcPr>
          <w:p w:rsidR="0046729B" w:rsidRDefault="00767123" w14:paraId="637A139F" w14:textId="77777777">
            <w:pPr>
              <w:spacing w:after="0"/>
            </w:pPr>
            <w:r>
              <w:rPr>
                <w:sz w:val="16"/>
                <w:szCs w:val="16"/>
              </w:rPr>
              <w:t>Loss Severity; Weather Conditions; Area of Accident; CCTV Footage Captured?; Consequence of Loss</w:t>
            </w:r>
          </w:p>
        </w:tc>
      </w:tr>
      <w:tr w:rsidR="0046729B" w14:paraId="715FD388" w14:textId="77777777">
        <w:trPr>
          <w:cantSplit/>
        </w:trPr>
        <w:tc>
          <w:tcPr>
            <w:tcW w:w="1900" w:type="dxa"/>
            <w:tcMar>
              <w:top w:w="60" w:type="dxa"/>
              <w:left w:w="90" w:type="dxa"/>
              <w:bottom w:w="60" w:type="dxa"/>
              <w:right w:w="90" w:type="dxa"/>
            </w:tcMar>
          </w:tcPr>
          <w:p w:rsidR="0046729B" w:rsidRDefault="00767123" w14:paraId="5354DA70" w14:textId="77777777">
            <w:pPr>
              <w:spacing w:after="0"/>
            </w:pPr>
            <w:r>
              <w:rPr>
                <w:sz w:val="16"/>
                <w:szCs w:val="16"/>
              </w:rPr>
              <w:t>Property &amp; Equipment</w:t>
            </w:r>
          </w:p>
        </w:tc>
        <w:tc>
          <w:tcPr>
            <w:tcW w:w="700" w:type="dxa"/>
            <w:tcMar>
              <w:top w:w="60" w:type="dxa"/>
              <w:left w:w="90" w:type="dxa"/>
              <w:bottom w:w="60" w:type="dxa"/>
              <w:right w:w="90" w:type="dxa"/>
            </w:tcMar>
          </w:tcPr>
          <w:p w:rsidR="0046729B" w:rsidRDefault="00767123" w14:paraId="794CED79" w14:textId="77777777">
            <w:pPr>
              <w:spacing w:after="0"/>
            </w:pPr>
            <w:r>
              <w:rPr>
                <w:sz w:val="16"/>
                <w:szCs w:val="16"/>
              </w:rPr>
              <w:t>6</w:t>
            </w:r>
          </w:p>
        </w:tc>
        <w:tc>
          <w:tcPr>
            <w:tcW w:w="7480" w:type="dxa"/>
            <w:tcMar>
              <w:top w:w="60" w:type="dxa"/>
              <w:left w:w="90" w:type="dxa"/>
              <w:bottom w:w="60" w:type="dxa"/>
              <w:right w:w="90" w:type="dxa"/>
            </w:tcMar>
          </w:tcPr>
          <w:p w:rsidR="0046729B" w:rsidRDefault="00767123" w14:paraId="173F45A7" w14:textId="77777777">
            <w:pPr>
              <w:spacing w:after="0"/>
            </w:pPr>
            <w:r>
              <w:rPr>
                <w:sz w:val="16"/>
                <w:szCs w:val="16"/>
              </w:rPr>
              <w:t>First or Third Party; Item Name; Serial/ Inventory Number; Owner Contact; Damage Description; Owner Contact Notes</w:t>
            </w:r>
          </w:p>
        </w:tc>
      </w:tr>
      <w:tr w:rsidR="0046729B" w14:paraId="6C501803" w14:textId="77777777">
        <w:trPr>
          <w:cantSplit/>
        </w:trPr>
        <w:tc>
          <w:tcPr>
            <w:tcW w:w="1900" w:type="dxa"/>
            <w:shd w:val="clear" w:color="auto" w:fill="F2F4F6"/>
            <w:tcMar>
              <w:top w:w="60" w:type="dxa"/>
              <w:left w:w="90" w:type="dxa"/>
              <w:bottom w:w="60" w:type="dxa"/>
              <w:right w:w="90" w:type="dxa"/>
            </w:tcMar>
          </w:tcPr>
          <w:p w:rsidR="0046729B" w:rsidRDefault="00767123" w14:paraId="04430DA2" w14:textId="77777777">
            <w:pPr>
              <w:spacing w:after="0"/>
            </w:pPr>
            <w:r>
              <w:rPr>
                <w:sz w:val="16"/>
                <w:szCs w:val="16"/>
              </w:rPr>
              <w:t>EL/WC</w:t>
            </w:r>
          </w:p>
        </w:tc>
        <w:tc>
          <w:tcPr>
            <w:tcW w:w="700" w:type="dxa"/>
            <w:shd w:val="clear" w:color="auto" w:fill="F2F4F6"/>
            <w:tcMar>
              <w:top w:w="60" w:type="dxa"/>
              <w:left w:w="90" w:type="dxa"/>
              <w:bottom w:w="60" w:type="dxa"/>
              <w:right w:w="90" w:type="dxa"/>
            </w:tcMar>
          </w:tcPr>
          <w:p w:rsidR="0046729B" w:rsidRDefault="00767123" w14:paraId="1B6EB1D5" w14:textId="77777777">
            <w:pPr>
              <w:spacing w:after="0"/>
            </w:pPr>
            <w:r>
              <w:rPr>
                <w:sz w:val="16"/>
                <w:szCs w:val="16"/>
              </w:rPr>
              <w:t>1</w:t>
            </w:r>
          </w:p>
        </w:tc>
        <w:tc>
          <w:tcPr>
            <w:tcW w:w="7480" w:type="dxa"/>
            <w:shd w:val="clear" w:color="auto" w:fill="F2F4F6"/>
            <w:tcMar>
              <w:top w:w="60" w:type="dxa"/>
              <w:left w:w="90" w:type="dxa"/>
              <w:bottom w:w="60" w:type="dxa"/>
              <w:right w:w="90" w:type="dxa"/>
            </w:tcMar>
          </w:tcPr>
          <w:p w:rsidR="0046729B" w:rsidRDefault="00767123" w14:paraId="00A8F1C7" w14:textId="77777777">
            <w:pPr>
              <w:spacing w:after="0"/>
            </w:pPr>
            <w:r>
              <w:rPr>
                <w:sz w:val="16"/>
                <w:szCs w:val="16"/>
              </w:rPr>
              <w:t>WC Claim Category</w:t>
            </w:r>
          </w:p>
        </w:tc>
      </w:tr>
      <w:tr w:rsidR="0046729B" w14:paraId="1EB77B86" w14:textId="77777777">
        <w:trPr>
          <w:cantSplit/>
        </w:trPr>
        <w:tc>
          <w:tcPr>
            <w:tcW w:w="1900" w:type="dxa"/>
            <w:tcMar>
              <w:top w:w="60" w:type="dxa"/>
              <w:left w:w="90" w:type="dxa"/>
              <w:bottom w:w="60" w:type="dxa"/>
              <w:right w:w="90" w:type="dxa"/>
            </w:tcMar>
          </w:tcPr>
          <w:p w:rsidR="0046729B" w:rsidRDefault="00767123" w14:paraId="57B6182F" w14:textId="77777777">
            <w:pPr>
              <w:spacing w:after="0"/>
            </w:pPr>
            <w:r>
              <w:rPr>
                <w:sz w:val="16"/>
                <w:szCs w:val="16"/>
              </w:rPr>
              <w:t>Liability</w:t>
            </w:r>
          </w:p>
        </w:tc>
        <w:tc>
          <w:tcPr>
            <w:tcW w:w="700" w:type="dxa"/>
            <w:tcMar>
              <w:top w:w="60" w:type="dxa"/>
              <w:left w:w="90" w:type="dxa"/>
              <w:bottom w:w="60" w:type="dxa"/>
              <w:right w:w="90" w:type="dxa"/>
            </w:tcMar>
          </w:tcPr>
          <w:p w:rsidR="0046729B" w:rsidRDefault="00767123" w14:paraId="7FCABA6E" w14:textId="77777777">
            <w:pPr>
              <w:spacing w:after="0"/>
            </w:pPr>
            <w:r>
              <w:rPr>
                <w:sz w:val="16"/>
                <w:szCs w:val="16"/>
              </w:rPr>
              <w:t>1</w:t>
            </w:r>
          </w:p>
        </w:tc>
        <w:tc>
          <w:tcPr>
            <w:tcW w:w="7480" w:type="dxa"/>
            <w:tcMar>
              <w:top w:w="60" w:type="dxa"/>
              <w:left w:w="90" w:type="dxa"/>
              <w:bottom w:w="60" w:type="dxa"/>
              <w:right w:w="90" w:type="dxa"/>
            </w:tcMar>
          </w:tcPr>
          <w:p w:rsidR="0046729B" w:rsidRDefault="00767123" w14:paraId="1F5F1BBA" w14:textId="77777777">
            <w:pPr>
              <w:spacing w:after="0"/>
            </w:pPr>
            <w:r>
              <w:rPr>
                <w:sz w:val="16"/>
                <w:szCs w:val="16"/>
              </w:rPr>
              <w:t>Liability Type</w:t>
            </w:r>
          </w:p>
        </w:tc>
      </w:tr>
      <w:tr w:rsidR="0046729B" w14:paraId="319C4597" w14:textId="77777777">
        <w:trPr>
          <w:cantSplit/>
        </w:trPr>
        <w:tc>
          <w:tcPr>
            <w:tcW w:w="1900" w:type="dxa"/>
            <w:shd w:val="clear" w:color="auto" w:fill="F2F4F6"/>
            <w:tcMar>
              <w:top w:w="60" w:type="dxa"/>
              <w:left w:w="90" w:type="dxa"/>
              <w:bottom w:w="60" w:type="dxa"/>
              <w:right w:w="90" w:type="dxa"/>
            </w:tcMar>
          </w:tcPr>
          <w:p w:rsidR="0046729B" w:rsidRDefault="00767123" w14:paraId="000A8C11" w14:textId="77777777">
            <w:pPr>
              <w:spacing w:after="0"/>
            </w:pPr>
            <w:r>
              <w:rPr>
                <w:sz w:val="16"/>
                <w:szCs w:val="16"/>
              </w:rPr>
              <w:t>Construction</w:t>
            </w:r>
          </w:p>
        </w:tc>
        <w:tc>
          <w:tcPr>
            <w:tcW w:w="700" w:type="dxa"/>
            <w:shd w:val="clear" w:color="auto" w:fill="F2F4F6"/>
            <w:tcMar>
              <w:top w:w="60" w:type="dxa"/>
              <w:left w:w="90" w:type="dxa"/>
              <w:bottom w:w="60" w:type="dxa"/>
              <w:right w:w="90" w:type="dxa"/>
            </w:tcMar>
          </w:tcPr>
          <w:p w:rsidR="0046729B" w:rsidRDefault="00767123" w14:paraId="2FAC071F" w14:textId="77777777">
            <w:pPr>
              <w:spacing w:after="0"/>
            </w:pPr>
            <w:r>
              <w:rPr>
                <w:sz w:val="16"/>
                <w:szCs w:val="16"/>
              </w:rPr>
              <w:t>1</w:t>
            </w:r>
          </w:p>
        </w:tc>
        <w:tc>
          <w:tcPr>
            <w:tcW w:w="7480" w:type="dxa"/>
            <w:shd w:val="clear" w:color="auto" w:fill="F2F4F6"/>
            <w:tcMar>
              <w:top w:w="60" w:type="dxa"/>
              <w:left w:w="90" w:type="dxa"/>
              <w:bottom w:w="60" w:type="dxa"/>
              <w:right w:w="90" w:type="dxa"/>
            </w:tcMar>
          </w:tcPr>
          <w:p w:rsidR="0046729B" w:rsidRDefault="00767123" w14:paraId="759A0AC6" w14:textId="77777777">
            <w:pPr>
              <w:spacing w:after="0"/>
            </w:pPr>
            <w:r>
              <w:rPr>
                <w:sz w:val="16"/>
                <w:szCs w:val="16"/>
              </w:rPr>
              <w:t>Construction site period</w:t>
            </w:r>
          </w:p>
        </w:tc>
      </w:tr>
      <w:tr w:rsidR="0046729B" w14:paraId="194C2E98" w14:textId="77777777">
        <w:trPr>
          <w:cantSplit/>
        </w:trPr>
        <w:tc>
          <w:tcPr>
            <w:tcW w:w="1900" w:type="dxa"/>
            <w:tcMar>
              <w:top w:w="60" w:type="dxa"/>
              <w:left w:w="90" w:type="dxa"/>
              <w:bottom w:w="60" w:type="dxa"/>
              <w:right w:w="90" w:type="dxa"/>
            </w:tcMar>
          </w:tcPr>
          <w:p w:rsidR="0046729B" w:rsidRDefault="00767123" w14:paraId="53268ED7" w14:textId="77777777">
            <w:pPr>
              <w:spacing w:after="0"/>
            </w:pPr>
            <w:r>
              <w:rPr>
                <w:sz w:val="16"/>
                <w:szCs w:val="16"/>
              </w:rPr>
              <w:t>Client Specific</w:t>
            </w:r>
          </w:p>
        </w:tc>
        <w:tc>
          <w:tcPr>
            <w:tcW w:w="700" w:type="dxa"/>
            <w:tcMar>
              <w:top w:w="60" w:type="dxa"/>
              <w:left w:w="90" w:type="dxa"/>
              <w:bottom w:w="60" w:type="dxa"/>
              <w:right w:w="90" w:type="dxa"/>
            </w:tcMar>
          </w:tcPr>
          <w:p w:rsidR="0046729B" w:rsidRDefault="00767123" w14:paraId="0942B7E8" w14:textId="77777777">
            <w:pPr>
              <w:spacing w:after="0"/>
            </w:pPr>
            <w:r>
              <w:rPr>
                <w:sz w:val="16"/>
                <w:szCs w:val="16"/>
              </w:rPr>
              <w:t>27</w:t>
            </w:r>
          </w:p>
        </w:tc>
        <w:tc>
          <w:tcPr>
            <w:tcW w:w="7480" w:type="dxa"/>
            <w:tcMar>
              <w:top w:w="60" w:type="dxa"/>
              <w:left w:w="90" w:type="dxa"/>
              <w:bottom w:w="60" w:type="dxa"/>
              <w:right w:w="90" w:type="dxa"/>
            </w:tcMar>
          </w:tcPr>
          <w:p w:rsidR="0046729B" w:rsidRDefault="00767123" w14:paraId="5F96050A" w14:textId="77777777">
            <w:pPr>
              <w:spacing w:after="0"/>
            </w:pPr>
            <w:r>
              <w:rPr>
                <w:sz w:val="16"/>
                <w:szCs w:val="16"/>
              </w:rPr>
              <w:t>Client Date Field 1; Client Date Field 1 Name; Client Date Field 2; Client Date Field 2 Name; Client Financial Field 1; Client Financial Field 1 Name; Client Financial Field 2; Client Financial Field 2 Name; Client List Field 1; Client List Field 1 Name; Client List Field 2; Client List Field 2 Name; Client List Field 3; Client List Field 3 Name; Client List Field 4; Client Number Field 1; Client Number Field 1 Name; Client Number Field 2; Client Number Field 2 Name; Client Text Field 1; Client Text Field 1 Name; Client Text Field 2; Client Text Field 2 Name; Client Text Field 3; Client Text Field 3 Name; Client Text Field 4; Client Text Field 4 Name</w:t>
            </w:r>
          </w:p>
        </w:tc>
      </w:tr>
    </w:tbl>
    <w:p w:rsidR="0046729B" w:rsidRDefault="00767123" w14:paraId="1AA44E85" w14:textId="3B2F6549">
      <w:pPr>
        <w:pStyle w:val="Heading1"/>
        <w:pageBreakBefore/>
        <w:spacing w:before="0"/>
      </w:pPr>
      <w:bookmarkStart w:name="_Toc2027234369" w:id="639"/>
      <w:r>
        <w:t>Exhibit 5 – Claims List, Claim Record and RBAC Reference</w:t>
      </w:r>
      <w:bookmarkEnd w:id="639"/>
    </w:p>
    <w:p w:rsidR="0046729B" w:rsidRDefault="00767123" w14:paraId="2C64FADE" w14:textId="234A2E8E">
      <w:pPr>
        <w:pStyle w:val="Heading2"/>
      </w:pPr>
      <w:bookmarkStart w:name="_Toc505282453" w:id="640"/>
      <w:r>
        <w:t>Claims List and Claim Record Field Model</w:t>
      </w:r>
      <w:bookmarkEnd w:id="640"/>
    </w:p>
    <w:p w:rsidR="0046729B" w:rsidRDefault="00767123" w14:paraId="38F8D31E" w14:textId="77777777">
      <w:r>
        <w:t>The claims list and claim record are driven by a master data field list maintained by the Aon business data analyst. Each field carries attributes governing whether it is available in Meridian, whether it is a dynamic (product-conditional) field, whether it contains PII, whether it exists in the Claims Analytics data model, and whether it is shown or hidden by default in Client Analytics, the Claim List and the Claim Record. The provider must implement this attribute model as configuration, not as hard-coded field lists.</w:t>
      </w:r>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3000"/>
        <w:gridCol w:w="7080"/>
      </w:tblGrid>
      <w:tr w:rsidR="0046729B" w14:paraId="7517C68E" w14:textId="77777777">
        <w:trPr>
          <w:tblHeader/>
        </w:trPr>
        <w:tc>
          <w:tcPr>
            <w:tcW w:w="3000" w:type="dxa"/>
            <w:shd w:val="clear" w:color="auto" w:fill="1B2A47"/>
            <w:tcMar>
              <w:top w:w="60" w:type="dxa"/>
              <w:left w:w="90" w:type="dxa"/>
              <w:bottom w:w="60" w:type="dxa"/>
              <w:right w:w="90" w:type="dxa"/>
            </w:tcMar>
          </w:tcPr>
          <w:p w:rsidR="0046729B" w:rsidRDefault="00767123" w14:paraId="3CC7EFC7" w14:textId="77777777">
            <w:pPr>
              <w:spacing w:after="0"/>
            </w:pPr>
            <w:r>
              <w:rPr>
                <w:b/>
                <w:bCs/>
                <w:color w:val="FFFFFF"/>
                <w:sz w:val="18"/>
                <w:szCs w:val="18"/>
              </w:rPr>
              <w:t>Attribute</w:t>
            </w:r>
          </w:p>
        </w:tc>
        <w:tc>
          <w:tcPr>
            <w:tcW w:w="7080" w:type="dxa"/>
            <w:shd w:val="clear" w:color="auto" w:fill="1B2A47"/>
            <w:tcMar>
              <w:top w:w="60" w:type="dxa"/>
              <w:left w:w="90" w:type="dxa"/>
              <w:bottom w:w="60" w:type="dxa"/>
              <w:right w:w="90" w:type="dxa"/>
            </w:tcMar>
          </w:tcPr>
          <w:p w:rsidR="0046729B" w:rsidRDefault="00767123" w14:paraId="5D4682E0" w14:textId="77777777">
            <w:pPr>
              <w:spacing w:after="0"/>
            </w:pPr>
            <w:r>
              <w:rPr>
                <w:b/>
                <w:bCs/>
                <w:color w:val="FFFFFF"/>
                <w:sz w:val="18"/>
                <w:szCs w:val="18"/>
              </w:rPr>
              <w:t>Purpose</w:t>
            </w:r>
          </w:p>
        </w:tc>
      </w:tr>
      <w:tr w:rsidR="0046729B" w14:paraId="14B5B7C7" w14:textId="77777777">
        <w:trPr>
          <w:cantSplit/>
        </w:trPr>
        <w:tc>
          <w:tcPr>
            <w:tcW w:w="3000" w:type="dxa"/>
            <w:tcMar>
              <w:top w:w="60" w:type="dxa"/>
              <w:left w:w="90" w:type="dxa"/>
              <w:bottom w:w="60" w:type="dxa"/>
              <w:right w:w="90" w:type="dxa"/>
            </w:tcMar>
          </w:tcPr>
          <w:p w:rsidR="0046729B" w:rsidRDefault="00767123" w14:paraId="2C29271B" w14:textId="77777777">
            <w:pPr>
              <w:spacing w:after="0"/>
            </w:pPr>
            <w:r>
              <w:rPr>
                <w:sz w:val="17"/>
                <w:szCs w:val="17"/>
              </w:rPr>
              <w:t>Available in Meridian?</w:t>
            </w:r>
          </w:p>
        </w:tc>
        <w:tc>
          <w:tcPr>
            <w:tcW w:w="7080" w:type="dxa"/>
            <w:tcMar>
              <w:top w:w="60" w:type="dxa"/>
              <w:left w:w="90" w:type="dxa"/>
              <w:bottom w:w="60" w:type="dxa"/>
              <w:right w:w="90" w:type="dxa"/>
            </w:tcMar>
          </w:tcPr>
          <w:p w:rsidR="0046729B" w:rsidRDefault="00767123" w14:paraId="41CDF17A" w14:textId="77777777">
            <w:pPr>
              <w:spacing w:after="0"/>
            </w:pPr>
            <w:r>
              <w:rPr>
                <w:sz w:val="17"/>
                <w:szCs w:val="17"/>
              </w:rPr>
              <w:t>Governs whether the field may be surfaced in the client-facing experience at all.</w:t>
            </w:r>
          </w:p>
        </w:tc>
      </w:tr>
      <w:tr w:rsidR="0046729B" w14:paraId="74A4B6B7" w14:textId="77777777">
        <w:trPr>
          <w:cantSplit/>
        </w:trPr>
        <w:tc>
          <w:tcPr>
            <w:tcW w:w="3000" w:type="dxa"/>
            <w:shd w:val="clear" w:color="auto" w:fill="F2F4F6"/>
            <w:tcMar>
              <w:top w:w="60" w:type="dxa"/>
              <w:left w:w="90" w:type="dxa"/>
              <w:bottom w:w="60" w:type="dxa"/>
              <w:right w:w="90" w:type="dxa"/>
            </w:tcMar>
          </w:tcPr>
          <w:p w:rsidR="0046729B" w:rsidRDefault="00767123" w14:paraId="1A581AB2" w14:textId="77777777">
            <w:pPr>
              <w:spacing w:after="0"/>
            </w:pPr>
            <w:r>
              <w:rPr>
                <w:sz w:val="17"/>
                <w:szCs w:val="17"/>
              </w:rPr>
              <w:t>Dynamic Category</w:t>
            </w:r>
          </w:p>
        </w:tc>
        <w:tc>
          <w:tcPr>
            <w:tcW w:w="7080" w:type="dxa"/>
            <w:shd w:val="clear" w:color="auto" w:fill="F2F4F6"/>
            <w:tcMar>
              <w:top w:w="60" w:type="dxa"/>
              <w:left w:w="90" w:type="dxa"/>
              <w:bottom w:w="60" w:type="dxa"/>
              <w:right w:w="90" w:type="dxa"/>
            </w:tcMar>
          </w:tcPr>
          <w:p w:rsidR="0046729B" w:rsidRDefault="00767123" w14:paraId="4104EA7E" w14:textId="77777777">
            <w:pPr>
              <w:spacing w:after="0"/>
            </w:pPr>
            <w:r>
              <w:rPr>
                <w:sz w:val="17"/>
                <w:szCs w:val="17"/>
              </w:rPr>
              <w:t>Identifies product-conditional fields (Vehicle Details, Cyber, Litigation, Marine, Entertainment, Loss Circumstances, Property &amp; Equipment, EL/WC, Liability, Construction, First Notice of Loss, Loss Description).</w:t>
            </w:r>
          </w:p>
        </w:tc>
      </w:tr>
      <w:tr w:rsidR="0046729B" w14:paraId="468784D4" w14:textId="77777777">
        <w:trPr>
          <w:cantSplit/>
        </w:trPr>
        <w:tc>
          <w:tcPr>
            <w:tcW w:w="3000" w:type="dxa"/>
            <w:tcMar>
              <w:top w:w="60" w:type="dxa"/>
              <w:left w:w="90" w:type="dxa"/>
              <w:bottom w:w="60" w:type="dxa"/>
              <w:right w:w="90" w:type="dxa"/>
            </w:tcMar>
          </w:tcPr>
          <w:p w:rsidR="0046729B" w:rsidRDefault="00767123" w14:paraId="6E028D9A" w14:textId="77777777">
            <w:pPr>
              <w:spacing w:after="0"/>
            </w:pPr>
            <w:r>
              <w:rPr>
                <w:sz w:val="17"/>
                <w:szCs w:val="17"/>
              </w:rPr>
              <w:t>PII</w:t>
            </w:r>
          </w:p>
        </w:tc>
        <w:tc>
          <w:tcPr>
            <w:tcW w:w="7080" w:type="dxa"/>
            <w:tcMar>
              <w:top w:w="60" w:type="dxa"/>
              <w:left w:w="90" w:type="dxa"/>
              <w:bottom w:w="60" w:type="dxa"/>
              <w:right w:w="90" w:type="dxa"/>
            </w:tcMar>
          </w:tcPr>
          <w:p w:rsidR="0046729B" w:rsidRDefault="00767123" w14:paraId="72FF4859" w14:textId="77777777">
            <w:pPr>
              <w:spacing w:after="0"/>
            </w:pPr>
            <w:r>
              <w:rPr>
                <w:sz w:val="17"/>
                <w:szCs w:val="17"/>
              </w:rPr>
              <w:t>Flags fields containing personal data, driving masking, entitlement and audit behaviour.</w:t>
            </w:r>
          </w:p>
        </w:tc>
      </w:tr>
      <w:tr w:rsidR="0046729B" w14:paraId="4BE97733" w14:textId="77777777">
        <w:trPr>
          <w:cantSplit/>
        </w:trPr>
        <w:tc>
          <w:tcPr>
            <w:tcW w:w="3000" w:type="dxa"/>
            <w:shd w:val="clear" w:color="auto" w:fill="F2F4F6"/>
            <w:tcMar>
              <w:top w:w="60" w:type="dxa"/>
              <w:left w:w="90" w:type="dxa"/>
              <w:bottom w:w="60" w:type="dxa"/>
              <w:right w:w="90" w:type="dxa"/>
            </w:tcMar>
          </w:tcPr>
          <w:p w:rsidR="0046729B" w:rsidRDefault="00767123" w14:paraId="57FF94A7" w14:textId="77777777">
            <w:pPr>
              <w:spacing w:after="0"/>
            </w:pPr>
            <w:r>
              <w:rPr>
                <w:sz w:val="17"/>
                <w:szCs w:val="17"/>
              </w:rPr>
              <w:t>In Claims Analytics Data Model?</w:t>
            </w:r>
          </w:p>
        </w:tc>
        <w:tc>
          <w:tcPr>
            <w:tcW w:w="7080" w:type="dxa"/>
            <w:shd w:val="clear" w:color="auto" w:fill="F2F4F6"/>
            <w:tcMar>
              <w:top w:w="60" w:type="dxa"/>
              <w:left w:w="90" w:type="dxa"/>
              <w:bottom w:w="60" w:type="dxa"/>
              <w:right w:w="90" w:type="dxa"/>
            </w:tcMar>
          </w:tcPr>
          <w:p w:rsidR="0046729B" w:rsidRDefault="00767123" w14:paraId="02F6AA21" w14:textId="77777777">
            <w:pPr>
              <w:spacing w:after="0"/>
            </w:pPr>
            <w:r>
              <w:rPr>
                <w:sz w:val="17"/>
                <w:szCs w:val="17"/>
              </w:rPr>
              <w:t>Determines availability for analytics and reporting.</w:t>
            </w:r>
          </w:p>
        </w:tc>
      </w:tr>
      <w:tr w:rsidR="0046729B" w14:paraId="3DB27BCD" w14:textId="77777777">
        <w:trPr>
          <w:cantSplit/>
        </w:trPr>
        <w:tc>
          <w:tcPr>
            <w:tcW w:w="3000" w:type="dxa"/>
            <w:tcMar>
              <w:top w:w="60" w:type="dxa"/>
              <w:left w:w="90" w:type="dxa"/>
              <w:bottom w:w="60" w:type="dxa"/>
              <w:right w:w="90" w:type="dxa"/>
            </w:tcMar>
          </w:tcPr>
          <w:p w:rsidR="0046729B" w:rsidRDefault="00767123" w14:paraId="568EB6BF" w14:textId="77777777">
            <w:pPr>
              <w:spacing w:after="0"/>
            </w:pPr>
            <w:r>
              <w:rPr>
                <w:sz w:val="17"/>
                <w:szCs w:val="17"/>
              </w:rPr>
              <w:t>Client Analytics / Claim List / Claim Record</w:t>
            </w:r>
          </w:p>
        </w:tc>
        <w:tc>
          <w:tcPr>
            <w:tcW w:w="7080" w:type="dxa"/>
            <w:tcMar>
              <w:top w:w="60" w:type="dxa"/>
              <w:left w:w="90" w:type="dxa"/>
              <w:bottom w:w="60" w:type="dxa"/>
              <w:right w:w="90" w:type="dxa"/>
            </w:tcMar>
          </w:tcPr>
          <w:p w:rsidR="0046729B" w:rsidRDefault="00767123" w14:paraId="3C05985A" w14:textId="77777777">
            <w:pPr>
              <w:spacing w:after="0"/>
            </w:pPr>
            <w:r>
              <w:rPr>
                <w:sz w:val="17"/>
                <w:szCs w:val="17"/>
              </w:rPr>
              <w:t>Determines the surface(s) on which the field appears.</w:t>
            </w:r>
          </w:p>
        </w:tc>
      </w:tr>
      <w:tr w:rsidR="0046729B" w14:paraId="3869B996" w14:textId="77777777">
        <w:trPr>
          <w:cantSplit/>
        </w:trPr>
        <w:tc>
          <w:tcPr>
            <w:tcW w:w="3000" w:type="dxa"/>
            <w:shd w:val="clear" w:color="auto" w:fill="F2F4F6"/>
            <w:tcMar>
              <w:top w:w="60" w:type="dxa"/>
              <w:left w:w="90" w:type="dxa"/>
              <w:bottom w:w="60" w:type="dxa"/>
              <w:right w:w="90" w:type="dxa"/>
            </w:tcMar>
          </w:tcPr>
          <w:p w:rsidR="0046729B" w:rsidRDefault="00767123" w14:paraId="03444FC7" w14:textId="77777777">
            <w:pPr>
              <w:spacing w:after="0"/>
            </w:pPr>
            <w:r>
              <w:rPr>
                <w:sz w:val="17"/>
                <w:szCs w:val="17"/>
              </w:rPr>
              <w:t>C2S Order</w:t>
            </w:r>
          </w:p>
        </w:tc>
        <w:tc>
          <w:tcPr>
            <w:tcW w:w="7080" w:type="dxa"/>
            <w:shd w:val="clear" w:color="auto" w:fill="F2F4F6"/>
            <w:tcMar>
              <w:top w:w="60" w:type="dxa"/>
              <w:left w:w="90" w:type="dxa"/>
              <w:bottom w:w="60" w:type="dxa"/>
              <w:right w:w="90" w:type="dxa"/>
            </w:tcMar>
          </w:tcPr>
          <w:p w:rsidR="0046729B" w:rsidRDefault="00767123" w14:paraId="6EB532C6" w14:textId="77777777">
            <w:pPr>
              <w:spacing w:after="0"/>
            </w:pPr>
            <w:r>
              <w:rPr>
                <w:sz w:val="17"/>
                <w:szCs w:val="17"/>
              </w:rPr>
              <w:t>Determines default column ordering in the client-facing claim list.</w:t>
            </w:r>
          </w:p>
        </w:tc>
      </w:tr>
      <w:tr w:rsidR="0046729B" w14:paraId="79B30355" w14:textId="77777777">
        <w:trPr>
          <w:cantSplit/>
        </w:trPr>
        <w:tc>
          <w:tcPr>
            <w:tcW w:w="3000" w:type="dxa"/>
            <w:tcMar>
              <w:top w:w="60" w:type="dxa"/>
              <w:left w:w="90" w:type="dxa"/>
              <w:bottom w:w="60" w:type="dxa"/>
              <w:right w:w="90" w:type="dxa"/>
            </w:tcMar>
          </w:tcPr>
          <w:p w:rsidR="0046729B" w:rsidRDefault="00767123" w14:paraId="4B019060" w14:textId="77777777">
            <w:pPr>
              <w:spacing w:after="0"/>
            </w:pPr>
            <w:r>
              <w:rPr>
                <w:sz w:val="17"/>
                <w:szCs w:val="17"/>
              </w:rPr>
              <w:t>Hide / Show</w:t>
            </w:r>
          </w:p>
        </w:tc>
        <w:tc>
          <w:tcPr>
            <w:tcW w:w="7080" w:type="dxa"/>
            <w:tcMar>
              <w:top w:w="60" w:type="dxa"/>
              <w:left w:w="90" w:type="dxa"/>
              <w:bottom w:w="60" w:type="dxa"/>
              <w:right w:w="90" w:type="dxa"/>
            </w:tcMar>
          </w:tcPr>
          <w:p w:rsidR="0046729B" w:rsidRDefault="00767123" w14:paraId="160C8766" w14:textId="77777777">
            <w:pPr>
              <w:spacing w:after="0"/>
            </w:pPr>
            <w:r>
              <w:rPr>
                <w:sz w:val="17"/>
                <w:szCs w:val="17"/>
              </w:rPr>
              <w:t>Determines default visibility, overridable by client configuration.</w:t>
            </w:r>
          </w:p>
        </w:tc>
      </w:tr>
    </w:tbl>
    <w:p w:rsidR="0046729B" w:rsidRDefault="00767123" w14:paraId="6393C552" w14:textId="0ACB30C1">
      <w:pPr>
        <w:pStyle w:val="Heading3"/>
      </w:pPr>
      <w:bookmarkStart w:name="_Toc347836437" w:id="641"/>
      <w:r>
        <w:t>Core Claim Fields (representative)</w:t>
      </w:r>
      <w:bookmarkEnd w:id="641"/>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2400"/>
        <w:gridCol w:w="7680"/>
      </w:tblGrid>
      <w:tr w:rsidR="0046729B" w14:paraId="61E2E3D8" w14:textId="77777777">
        <w:trPr>
          <w:tblHeader/>
        </w:trPr>
        <w:tc>
          <w:tcPr>
            <w:tcW w:w="2400" w:type="dxa"/>
            <w:shd w:val="clear" w:color="auto" w:fill="1B2A47"/>
            <w:tcMar>
              <w:top w:w="60" w:type="dxa"/>
              <w:left w:w="90" w:type="dxa"/>
              <w:bottom w:w="60" w:type="dxa"/>
              <w:right w:w="90" w:type="dxa"/>
            </w:tcMar>
          </w:tcPr>
          <w:p w:rsidR="0046729B" w:rsidRDefault="00767123" w14:paraId="3705B4EE" w14:textId="77777777">
            <w:pPr>
              <w:spacing w:after="0"/>
            </w:pPr>
            <w:r>
              <w:rPr>
                <w:b/>
                <w:bCs/>
                <w:color w:val="FFFFFF"/>
                <w:sz w:val="18"/>
                <w:szCs w:val="18"/>
              </w:rPr>
              <w:t>Category</w:t>
            </w:r>
          </w:p>
        </w:tc>
        <w:tc>
          <w:tcPr>
            <w:tcW w:w="7680" w:type="dxa"/>
            <w:shd w:val="clear" w:color="auto" w:fill="1B2A47"/>
            <w:tcMar>
              <w:top w:w="60" w:type="dxa"/>
              <w:left w:w="90" w:type="dxa"/>
              <w:bottom w:w="60" w:type="dxa"/>
              <w:right w:w="90" w:type="dxa"/>
            </w:tcMar>
          </w:tcPr>
          <w:p w:rsidR="0046729B" w:rsidRDefault="00767123" w14:paraId="70FAD5A4" w14:textId="77777777">
            <w:pPr>
              <w:spacing w:after="0"/>
            </w:pPr>
            <w:r>
              <w:rPr>
                <w:b/>
                <w:bCs/>
                <w:color w:val="FFFFFF"/>
                <w:sz w:val="18"/>
                <w:szCs w:val="18"/>
              </w:rPr>
              <w:t>Fields</w:t>
            </w:r>
          </w:p>
        </w:tc>
      </w:tr>
      <w:tr w:rsidR="0046729B" w14:paraId="3497DF93" w14:textId="77777777">
        <w:trPr>
          <w:cantSplit/>
        </w:trPr>
        <w:tc>
          <w:tcPr>
            <w:tcW w:w="2400" w:type="dxa"/>
            <w:tcMar>
              <w:top w:w="60" w:type="dxa"/>
              <w:left w:w="90" w:type="dxa"/>
              <w:bottom w:w="60" w:type="dxa"/>
              <w:right w:w="90" w:type="dxa"/>
            </w:tcMar>
          </w:tcPr>
          <w:p w:rsidR="0046729B" w:rsidRDefault="00767123" w14:paraId="584BCBA1" w14:textId="77777777">
            <w:pPr>
              <w:spacing w:after="0"/>
            </w:pPr>
            <w:r>
              <w:rPr>
                <w:sz w:val="17"/>
                <w:szCs w:val="17"/>
              </w:rPr>
              <w:t>Claim identity and status</w:t>
            </w:r>
          </w:p>
        </w:tc>
        <w:tc>
          <w:tcPr>
            <w:tcW w:w="7680" w:type="dxa"/>
            <w:tcMar>
              <w:top w:w="60" w:type="dxa"/>
              <w:left w:w="90" w:type="dxa"/>
              <w:bottom w:w="60" w:type="dxa"/>
              <w:right w:w="90" w:type="dxa"/>
            </w:tcMar>
          </w:tcPr>
          <w:p w:rsidR="0046729B" w:rsidRDefault="00767123" w14:paraId="6ECFCA7C" w14:textId="77777777">
            <w:pPr>
              <w:spacing w:after="0"/>
            </w:pPr>
            <w:r>
              <w:rPr>
                <w:sz w:val="17"/>
                <w:szCs w:val="17"/>
              </w:rPr>
              <w:t>Aon Claim ID; Status; Sub-Status; Type; Claim Profile; Restricted Access; Escalated; Disputed Claim; Disputed Category</w:t>
            </w:r>
          </w:p>
        </w:tc>
      </w:tr>
      <w:tr w:rsidR="0046729B" w14:paraId="3C2279AB" w14:textId="77777777">
        <w:trPr>
          <w:cantSplit/>
        </w:trPr>
        <w:tc>
          <w:tcPr>
            <w:tcW w:w="2400" w:type="dxa"/>
            <w:shd w:val="clear" w:color="auto" w:fill="F2F4F6"/>
            <w:tcMar>
              <w:top w:w="60" w:type="dxa"/>
              <w:left w:w="90" w:type="dxa"/>
              <w:bottom w:w="60" w:type="dxa"/>
              <w:right w:w="90" w:type="dxa"/>
            </w:tcMar>
          </w:tcPr>
          <w:p w:rsidR="0046729B" w:rsidRDefault="00767123" w14:paraId="4168CCDD" w14:textId="77777777">
            <w:pPr>
              <w:spacing w:after="0"/>
            </w:pPr>
            <w:r>
              <w:rPr>
                <w:sz w:val="17"/>
                <w:szCs w:val="17"/>
              </w:rPr>
              <w:t>Client and entity</w:t>
            </w:r>
          </w:p>
        </w:tc>
        <w:tc>
          <w:tcPr>
            <w:tcW w:w="7680" w:type="dxa"/>
            <w:shd w:val="clear" w:color="auto" w:fill="F2F4F6"/>
            <w:tcMar>
              <w:top w:w="60" w:type="dxa"/>
              <w:left w:w="90" w:type="dxa"/>
              <w:bottom w:w="60" w:type="dxa"/>
              <w:right w:w="90" w:type="dxa"/>
            </w:tcMar>
          </w:tcPr>
          <w:p w:rsidR="0046729B" w:rsidRDefault="00767123" w14:paraId="6C88188B" w14:textId="77777777">
            <w:pPr>
              <w:spacing w:after="0"/>
            </w:pPr>
            <w:r>
              <w:rPr>
                <w:sz w:val="17"/>
                <w:szCs w:val="17"/>
              </w:rPr>
              <w:t>Client; Entity Group; Named Insured; Client Claim Reference; Reporting Line; Global Industry; Global Sub-Industry; Client Text Fields 1–4; Client List Fields 1–4</w:t>
            </w:r>
          </w:p>
        </w:tc>
      </w:tr>
      <w:tr w:rsidR="0046729B" w14:paraId="04DDA97D" w14:textId="77777777">
        <w:trPr>
          <w:cantSplit/>
        </w:trPr>
        <w:tc>
          <w:tcPr>
            <w:tcW w:w="2400" w:type="dxa"/>
            <w:tcMar>
              <w:top w:w="60" w:type="dxa"/>
              <w:left w:w="90" w:type="dxa"/>
              <w:bottom w:w="60" w:type="dxa"/>
              <w:right w:w="90" w:type="dxa"/>
            </w:tcMar>
          </w:tcPr>
          <w:p w:rsidR="0046729B" w:rsidRDefault="00767123" w14:paraId="11A261A0" w14:textId="77777777">
            <w:pPr>
              <w:spacing w:after="0"/>
            </w:pPr>
            <w:r>
              <w:rPr>
                <w:sz w:val="17"/>
                <w:szCs w:val="17"/>
              </w:rPr>
              <w:t>Aon service</w:t>
            </w:r>
          </w:p>
        </w:tc>
        <w:tc>
          <w:tcPr>
            <w:tcW w:w="7680" w:type="dxa"/>
            <w:tcMar>
              <w:top w:w="60" w:type="dxa"/>
              <w:left w:w="90" w:type="dxa"/>
              <w:bottom w:w="60" w:type="dxa"/>
              <w:right w:w="90" w:type="dxa"/>
            </w:tcMar>
          </w:tcPr>
          <w:p w:rsidR="0046729B" w:rsidRDefault="00767123" w14:paraId="1D87FC10" w14:textId="77777777">
            <w:pPr>
              <w:spacing w:after="0"/>
            </w:pPr>
            <w:r>
              <w:rPr>
                <w:sz w:val="17"/>
                <w:szCs w:val="17"/>
              </w:rPr>
              <w:t>Aon Claim Lead; Aon Claim Lead Email; Assigned Team; Aon Office; Aon Acknowledgement to Client Date; Aon Claims Preparation Engagement; Routing Type</w:t>
            </w:r>
          </w:p>
        </w:tc>
      </w:tr>
      <w:tr w:rsidR="0046729B" w14:paraId="0452D168" w14:textId="77777777">
        <w:trPr>
          <w:cantSplit/>
        </w:trPr>
        <w:tc>
          <w:tcPr>
            <w:tcW w:w="2400" w:type="dxa"/>
            <w:shd w:val="clear" w:color="auto" w:fill="F2F4F6"/>
            <w:tcMar>
              <w:top w:w="60" w:type="dxa"/>
              <w:left w:w="90" w:type="dxa"/>
              <w:bottom w:w="60" w:type="dxa"/>
              <w:right w:w="90" w:type="dxa"/>
            </w:tcMar>
          </w:tcPr>
          <w:p w:rsidR="0046729B" w:rsidRDefault="00767123" w14:paraId="46BBD250" w14:textId="77777777">
            <w:pPr>
              <w:spacing w:after="0"/>
            </w:pPr>
            <w:r>
              <w:rPr>
                <w:sz w:val="17"/>
                <w:szCs w:val="17"/>
              </w:rPr>
              <w:t>Loss</w:t>
            </w:r>
          </w:p>
        </w:tc>
        <w:tc>
          <w:tcPr>
            <w:tcW w:w="7680" w:type="dxa"/>
            <w:shd w:val="clear" w:color="auto" w:fill="F2F4F6"/>
            <w:tcMar>
              <w:top w:w="60" w:type="dxa"/>
              <w:left w:w="90" w:type="dxa"/>
              <w:bottom w:w="60" w:type="dxa"/>
              <w:right w:w="90" w:type="dxa"/>
            </w:tcMar>
          </w:tcPr>
          <w:p w:rsidR="0046729B" w:rsidRDefault="00767123" w14:paraId="2E801FDB" w14:textId="77777777">
            <w:pPr>
              <w:spacing w:after="0"/>
            </w:pPr>
            <w:r>
              <w:rPr>
                <w:sz w:val="17"/>
                <w:szCs w:val="17"/>
              </w:rPr>
              <w:t>Name of Loss; Description of Loss; Cause of Loss; Consequence of Loss; Catastrophe; Date of Loss; Claims Made Date; Date of Insured First Awareness; Prescription Date</w:t>
            </w:r>
          </w:p>
        </w:tc>
      </w:tr>
      <w:tr w:rsidR="0046729B" w14:paraId="7FC05545" w14:textId="77777777">
        <w:trPr>
          <w:cantSplit/>
        </w:trPr>
        <w:tc>
          <w:tcPr>
            <w:tcW w:w="2400" w:type="dxa"/>
            <w:tcMar>
              <w:top w:w="60" w:type="dxa"/>
              <w:left w:w="90" w:type="dxa"/>
              <w:bottom w:w="60" w:type="dxa"/>
              <w:right w:w="90" w:type="dxa"/>
            </w:tcMar>
          </w:tcPr>
          <w:p w:rsidR="0046729B" w:rsidRDefault="00767123" w14:paraId="783822C6" w14:textId="77777777">
            <w:pPr>
              <w:spacing w:after="0"/>
            </w:pPr>
            <w:r>
              <w:rPr>
                <w:sz w:val="17"/>
                <w:szCs w:val="17"/>
              </w:rPr>
              <w:t>Dates</w:t>
            </w:r>
          </w:p>
        </w:tc>
        <w:tc>
          <w:tcPr>
            <w:tcW w:w="7680" w:type="dxa"/>
            <w:tcMar>
              <w:top w:w="60" w:type="dxa"/>
              <w:left w:w="90" w:type="dxa"/>
              <w:bottom w:w="60" w:type="dxa"/>
              <w:right w:w="90" w:type="dxa"/>
            </w:tcMar>
          </w:tcPr>
          <w:p w:rsidR="0046729B" w:rsidRDefault="00767123" w14:paraId="1C9AF547" w14:textId="77777777">
            <w:pPr>
              <w:spacing w:after="0"/>
            </w:pPr>
            <w:r>
              <w:rPr>
                <w:sz w:val="17"/>
                <w:szCs w:val="17"/>
              </w:rPr>
              <w:t>Date Reported to Aon; Date Reported to Carrier; Claim Closure Date; Date Last Updated</w:t>
            </w:r>
          </w:p>
        </w:tc>
      </w:tr>
      <w:tr w:rsidR="0046729B" w14:paraId="12DD1495" w14:textId="77777777">
        <w:trPr>
          <w:cantSplit/>
        </w:trPr>
        <w:tc>
          <w:tcPr>
            <w:tcW w:w="2400" w:type="dxa"/>
            <w:shd w:val="clear" w:color="auto" w:fill="F2F4F6"/>
            <w:tcMar>
              <w:top w:w="60" w:type="dxa"/>
              <w:left w:w="90" w:type="dxa"/>
              <w:bottom w:w="60" w:type="dxa"/>
              <w:right w:w="90" w:type="dxa"/>
            </w:tcMar>
          </w:tcPr>
          <w:p w:rsidR="0046729B" w:rsidRDefault="00767123" w14:paraId="109425EA" w14:textId="77777777">
            <w:pPr>
              <w:spacing w:after="0"/>
            </w:pPr>
            <w:r>
              <w:rPr>
                <w:sz w:val="17"/>
                <w:szCs w:val="17"/>
              </w:rPr>
              <w:t>Geography</w:t>
            </w:r>
          </w:p>
        </w:tc>
        <w:tc>
          <w:tcPr>
            <w:tcW w:w="7680" w:type="dxa"/>
            <w:shd w:val="clear" w:color="auto" w:fill="F2F4F6"/>
            <w:tcMar>
              <w:top w:w="60" w:type="dxa"/>
              <w:left w:w="90" w:type="dxa"/>
              <w:bottom w:w="60" w:type="dxa"/>
              <w:right w:w="90" w:type="dxa"/>
            </w:tcMar>
          </w:tcPr>
          <w:p w:rsidR="0046729B" w:rsidRDefault="00767123" w14:paraId="1E7F4093" w14:textId="77777777">
            <w:pPr>
              <w:spacing w:after="0"/>
            </w:pPr>
            <w:r>
              <w:rPr>
                <w:sz w:val="17"/>
                <w:szCs w:val="17"/>
              </w:rPr>
              <w:t>Region; Alternative Aon Region; Country; Loss Address; Loss City; Loss Country; Loss Region</w:t>
            </w:r>
          </w:p>
        </w:tc>
      </w:tr>
      <w:tr w:rsidR="0046729B" w14:paraId="17305F8C" w14:textId="77777777">
        <w:trPr>
          <w:cantSplit/>
        </w:trPr>
        <w:tc>
          <w:tcPr>
            <w:tcW w:w="2400" w:type="dxa"/>
            <w:tcMar>
              <w:top w:w="60" w:type="dxa"/>
              <w:left w:w="90" w:type="dxa"/>
              <w:bottom w:w="60" w:type="dxa"/>
              <w:right w:w="90" w:type="dxa"/>
            </w:tcMar>
          </w:tcPr>
          <w:p w:rsidR="0046729B" w:rsidRDefault="00767123" w14:paraId="466B4F0D" w14:textId="77777777">
            <w:pPr>
              <w:spacing w:after="0"/>
            </w:pPr>
            <w:r>
              <w:rPr>
                <w:sz w:val="17"/>
                <w:szCs w:val="17"/>
              </w:rPr>
              <w:t>Product and policy</w:t>
            </w:r>
          </w:p>
        </w:tc>
        <w:tc>
          <w:tcPr>
            <w:tcW w:w="7680" w:type="dxa"/>
            <w:tcMar>
              <w:top w:w="60" w:type="dxa"/>
              <w:left w:w="90" w:type="dxa"/>
              <w:bottom w:w="60" w:type="dxa"/>
              <w:right w:w="90" w:type="dxa"/>
            </w:tcMar>
          </w:tcPr>
          <w:p w:rsidR="0046729B" w:rsidRDefault="00767123" w14:paraId="1DC48509" w14:textId="77777777">
            <w:pPr>
              <w:spacing w:after="0"/>
            </w:pPr>
            <w:r>
              <w:rPr>
                <w:sz w:val="17"/>
                <w:szCs w:val="17"/>
              </w:rPr>
              <w:t>Global Product Category; Global Product; Carrier; Carrier Policy Number; Applicable Deductible Amount</w:t>
            </w:r>
          </w:p>
        </w:tc>
      </w:tr>
      <w:tr w:rsidR="0046729B" w14:paraId="1AF0CD33" w14:textId="77777777">
        <w:trPr>
          <w:cantSplit/>
        </w:trPr>
        <w:tc>
          <w:tcPr>
            <w:tcW w:w="2400" w:type="dxa"/>
            <w:shd w:val="clear" w:color="auto" w:fill="F2F4F6"/>
            <w:tcMar>
              <w:top w:w="60" w:type="dxa"/>
              <w:left w:w="90" w:type="dxa"/>
              <w:bottom w:w="60" w:type="dxa"/>
              <w:right w:w="90" w:type="dxa"/>
            </w:tcMar>
          </w:tcPr>
          <w:p w:rsidR="0046729B" w:rsidRDefault="00767123" w14:paraId="35CE36F5" w14:textId="77777777">
            <w:pPr>
              <w:spacing w:after="0"/>
            </w:pPr>
            <w:r>
              <w:rPr>
                <w:sz w:val="17"/>
                <w:szCs w:val="17"/>
              </w:rPr>
              <w:t>Financials</w:t>
            </w:r>
          </w:p>
        </w:tc>
        <w:tc>
          <w:tcPr>
            <w:tcW w:w="7680" w:type="dxa"/>
            <w:shd w:val="clear" w:color="auto" w:fill="F2F4F6"/>
            <w:tcMar>
              <w:top w:w="60" w:type="dxa"/>
              <w:left w:w="90" w:type="dxa"/>
              <w:bottom w:w="60" w:type="dxa"/>
              <w:right w:w="90" w:type="dxa"/>
            </w:tcMar>
          </w:tcPr>
          <w:p w:rsidR="0046729B" w:rsidRDefault="00767123" w14:paraId="431F1837" w14:textId="77777777">
            <w:pPr>
              <w:spacing w:after="0"/>
            </w:pPr>
            <w:r>
              <w:rPr>
                <w:sz w:val="17"/>
                <w:szCs w:val="17"/>
              </w:rPr>
              <w:t>Gross Incurred; Total Paid; Total Outstanding; Open Claims; Closed Claims</w:t>
            </w:r>
          </w:p>
        </w:tc>
      </w:tr>
      <w:tr w:rsidR="0046729B" w14:paraId="2DE4639B" w14:textId="77777777">
        <w:trPr>
          <w:cantSplit/>
        </w:trPr>
        <w:tc>
          <w:tcPr>
            <w:tcW w:w="2400" w:type="dxa"/>
            <w:tcMar>
              <w:top w:w="60" w:type="dxa"/>
              <w:left w:w="90" w:type="dxa"/>
              <w:bottom w:w="60" w:type="dxa"/>
              <w:right w:w="90" w:type="dxa"/>
            </w:tcMar>
          </w:tcPr>
          <w:p w:rsidR="0046729B" w:rsidRDefault="00767123" w14:paraId="22FCE17D" w14:textId="77777777">
            <w:pPr>
              <w:spacing w:after="0"/>
            </w:pPr>
            <w:r>
              <w:rPr>
                <w:sz w:val="17"/>
                <w:szCs w:val="17"/>
              </w:rPr>
              <w:t>Client-specific extensions</w:t>
            </w:r>
          </w:p>
        </w:tc>
        <w:tc>
          <w:tcPr>
            <w:tcW w:w="7680" w:type="dxa"/>
            <w:tcMar>
              <w:top w:w="60" w:type="dxa"/>
              <w:left w:w="90" w:type="dxa"/>
              <w:bottom w:w="60" w:type="dxa"/>
              <w:right w:w="90" w:type="dxa"/>
            </w:tcMar>
          </w:tcPr>
          <w:p w:rsidR="0046729B" w:rsidRDefault="00767123" w14:paraId="5A634895" w14:textId="77777777">
            <w:pPr>
              <w:spacing w:after="0"/>
            </w:pPr>
            <w:r>
              <w:rPr>
                <w:sz w:val="17"/>
                <w:szCs w:val="17"/>
              </w:rPr>
              <w:t>Client Specific Fields 1–14</w:t>
            </w:r>
          </w:p>
        </w:tc>
      </w:tr>
    </w:tbl>
    <w:p w:rsidR="0046729B" w:rsidRDefault="00767123" w14:paraId="53AB6CB1" w14:textId="153439BF">
      <w:pPr>
        <w:pStyle w:val="Heading2"/>
      </w:pPr>
      <w:bookmarkStart w:name="_Toc1102939461" w:id="642"/>
      <w:r>
        <w:t>RBAC Access Levels and Personas</w:t>
      </w:r>
      <w:bookmarkEnd w:id="642"/>
    </w:p>
    <w:p w:rsidR="0046729B" w:rsidRDefault="00767123" w14:paraId="7275AE58" w14:textId="77777777">
      <w:r>
        <w:t>Access levels are multi-select with AND logic and may be configured across multiple rows per user:</w:t>
      </w:r>
    </w:p>
    <w:p w:rsidR="0046729B" w:rsidRDefault="00767123" w14:paraId="27AE6353" w14:textId="77777777">
      <w:pPr>
        <w:pStyle w:val="ListParagraph"/>
        <w:numPr>
          <w:ilvl w:val="0"/>
          <w:numId w:val="2"/>
        </w:numPr>
        <w:spacing w:after="60"/>
      </w:pPr>
      <w:r>
        <w:t>All</w:t>
      </w:r>
    </w:p>
    <w:p w:rsidR="0046729B" w:rsidRDefault="00767123" w14:paraId="68253CA5" w14:textId="77777777">
      <w:pPr>
        <w:pStyle w:val="ListParagraph"/>
        <w:numPr>
          <w:ilvl w:val="0"/>
          <w:numId w:val="2"/>
        </w:numPr>
        <w:spacing w:after="60"/>
      </w:pPr>
      <w:r>
        <w:t>Client Entity</w:t>
      </w:r>
    </w:p>
    <w:p w:rsidR="0046729B" w:rsidRDefault="00767123" w14:paraId="77946971" w14:textId="77777777">
      <w:pPr>
        <w:pStyle w:val="ListParagraph"/>
        <w:numPr>
          <w:ilvl w:val="0"/>
          <w:numId w:val="2"/>
        </w:numPr>
        <w:spacing w:after="60"/>
      </w:pPr>
      <w:r>
        <w:t>Geography</w:t>
      </w:r>
    </w:p>
    <w:p w:rsidR="0046729B" w:rsidRDefault="00767123" w14:paraId="139E1CA6" w14:textId="77777777">
      <w:pPr>
        <w:pStyle w:val="ListParagraph"/>
        <w:numPr>
          <w:ilvl w:val="0"/>
          <w:numId w:val="2"/>
        </w:numPr>
        <w:spacing w:after="60"/>
      </w:pPr>
      <w:r>
        <w:t>Policies (Product)</w:t>
      </w:r>
    </w:p>
    <w:p w:rsidR="0046729B" w:rsidRDefault="00767123" w14:paraId="33BDC4E0" w14:textId="77777777">
      <w:pPr>
        <w:pStyle w:val="ListParagraph"/>
        <w:numPr>
          <w:ilvl w:val="0"/>
          <w:numId w:val="2"/>
        </w:numPr>
        <w:spacing w:after="60"/>
      </w:pPr>
      <w:r>
        <w:t>Client Claim Profile – the customised client hierarchy</w:t>
      </w:r>
    </w:p>
    <w:p w:rsidR="0046729B" w:rsidRDefault="00767123" w14:paraId="1236A489" w14:textId="77777777">
      <w:pPr>
        <w:pStyle w:val="ListParagraph"/>
        <w:numPr>
          <w:ilvl w:val="0"/>
          <w:numId w:val="2"/>
        </w:numPr>
        <w:spacing w:after="60"/>
      </w:pPr>
      <w:r>
        <w:t>My Claims – default on, with access to claims listed as assigned user</w:t>
      </w:r>
    </w:p>
    <w:p w:rsidR="0046729B" w:rsidRDefault="00767123" w14:paraId="5552E978" w14:textId="77777777">
      <w:pPr>
        <w:spacing w:before="120"/>
      </w:pPr>
      <w:r>
        <w:t>Privilege groups to be controlled:</w:t>
      </w:r>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2600"/>
        <w:gridCol w:w="7480"/>
      </w:tblGrid>
      <w:tr w:rsidR="0046729B" w14:paraId="79F726CC" w14:textId="77777777">
        <w:trPr>
          <w:tblHeader/>
        </w:trPr>
        <w:tc>
          <w:tcPr>
            <w:tcW w:w="2600" w:type="dxa"/>
            <w:shd w:val="clear" w:color="auto" w:fill="1B2A47"/>
            <w:tcMar>
              <w:top w:w="60" w:type="dxa"/>
              <w:left w:w="90" w:type="dxa"/>
              <w:bottom w:w="60" w:type="dxa"/>
              <w:right w:w="90" w:type="dxa"/>
            </w:tcMar>
          </w:tcPr>
          <w:p w:rsidR="0046729B" w:rsidRDefault="00767123" w14:paraId="68D3884B" w14:textId="77777777">
            <w:pPr>
              <w:spacing w:after="0"/>
            </w:pPr>
            <w:r>
              <w:rPr>
                <w:b/>
                <w:bCs/>
                <w:color w:val="FFFFFF"/>
                <w:sz w:val="18"/>
                <w:szCs w:val="18"/>
              </w:rPr>
              <w:t>Privilege Group</w:t>
            </w:r>
          </w:p>
        </w:tc>
        <w:tc>
          <w:tcPr>
            <w:tcW w:w="7480" w:type="dxa"/>
            <w:shd w:val="clear" w:color="auto" w:fill="1B2A47"/>
            <w:tcMar>
              <w:top w:w="60" w:type="dxa"/>
              <w:left w:w="90" w:type="dxa"/>
              <w:bottom w:w="60" w:type="dxa"/>
              <w:right w:w="90" w:type="dxa"/>
            </w:tcMar>
          </w:tcPr>
          <w:p w:rsidR="0046729B" w:rsidRDefault="00767123" w14:paraId="16208E13" w14:textId="77777777">
            <w:pPr>
              <w:spacing w:after="0"/>
            </w:pPr>
            <w:r>
              <w:rPr>
                <w:b/>
                <w:bCs/>
                <w:color w:val="FFFFFF"/>
                <w:sz w:val="18"/>
                <w:szCs w:val="18"/>
              </w:rPr>
              <w:t>Privileges</w:t>
            </w:r>
          </w:p>
        </w:tc>
      </w:tr>
      <w:tr w:rsidR="0046729B" w14:paraId="6F690B53" w14:textId="77777777">
        <w:trPr>
          <w:cantSplit/>
        </w:trPr>
        <w:tc>
          <w:tcPr>
            <w:tcW w:w="2600" w:type="dxa"/>
            <w:tcMar>
              <w:top w:w="60" w:type="dxa"/>
              <w:left w:w="90" w:type="dxa"/>
              <w:bottom w:w="60" w:type="dxa"/>
              <w:right w:w="90" w:type="dxa"/>
            </w:tcMar>
          </w:tcPr>
          <w:p w:rsidR="0046729B" w:rsidRDefault="00767123" w14:paraId="19984D48" w14:textId="77777777">
            <w:pPr>
              <w:spacing w:after="0"/>
            </w:pPr>
            <w:r>
              <w:rPr>
                <w:sz w:val="17"/>
                <w:szCs w:val="17"/>
              </w:rPr>
              <w:t>eFNOL</w:t>
            </w:r>
          </w:p>
        </w:tc>
        <w:tc>
          <w:tcPr>
            <w:tcW w:w="7480" w:type="dxa"/>
            <w:tcMar>
              <w:top w:w="60" w:type="dxa"/>
              <w:left w:w="90" w:type="dxa"/>
              <w:bottom w:w="60" w:type="dxa"/>
              <w:right w:w="90" w:type="dxa"/>
            </w:tcMar>
          </w:tcPr>
          <w:p w:rsidR="0046729B" w:rsidRDefault="00767123" w14:paraId="02D98FA9" w14:textId="77777777">
            <w:pPr>
              <w:spacing w:after="0"/>
            </w:pPr>
            <w:r>
              <w:rPr>
                <w:sz w:val="17"/>
                <w:szCs w:val="17"/>
              </w:rPr>
              <w:t>Report a Claim to Aon; Report Claim Directly to Carrier</w:t>
            </w:r>
          </w:p>
        </w:tc>
      </w:tr>
      <w:tr w:rsidR="0046729B" w14:paraId="7124CC7F" w14:textId="77777777">
        <w:trPr>
          <w:cantSplit/>
        </w:trPr>
        <w:tc>
          <w:tcPr>
            <w:tcW w:w="2600" w:type="dxa"/>
            <w:shd w:val="clear" w:color="auto" w:fill="F2F4F6"/>
            <w:tcMar>
              <w:top w:w="60" w:type="dxa"/>
              <w:left w:w="90" w:type="dxa"/>
              <w:bottom w:w="60" w:type="dxa"/>
              <w:right w:w="90" w:type="dxa"/>
            </w:tcMar>
          </w:tcPr>
          <w:p w:rsidR="0046729B" w:rsidRDefault="00767123" w14:paraId="2BE4738E" w14:textId="77777777">
            <w:pPr>
              <w:spacing w:after="0"/>
            </w:pPr>
            <w:r>
              <w:rPr>
                <w:sz w:val="17"/>
                <w:szCs w:val="17"/>
              </w:rPr>
              <w:t>Claim List Visibility</w:t>
            </w:r>
          </w:p>
        </w:tc>
        <w:tc>
          <w:tcPr>
            <w:tcW w:w="7480" w:type="dxa"/>
            <w:shd w:val="clear" w:color="auto" w:fill="F2F4F6"/>
            <w:tcMar>
              <w:top w:w="60" w:type="dxa"/>
              <w:left w:w="90" w:type="dxa"/>
              <w:bottom w:w="60" w:type="dxa"/>
              <w:right w:w="90" w:type="dxa"/>
            </w:tcMar>
          </w:tcPr>
          <w:p w:rsidR="0046729B" w:rsidRDefault="00767123" w14:paraId="7631D77D" w14:textId="77777777">
            <w:pPr>
              <w:spacing w:after="0"/>
            </w:pPr>
            <w:r>
              <w:rPr>
                <w:sz w:val="17"/>
                <w:szCs w:val="17"/>
              </w:rPr>
              <w:t>Edit a Claim (if blank); Upload Claim Document (after initial entry); View Claim Documents; View PII data; View Restricted Access Claims; Export Data (Claim List); View Aon Claim Lead</w:t>
            </w:r>
          </w:p>
        </w:tc>
      </w:tr>
      <w:tr w:rsidR="0046729B" w14:paraId="55BBA92A" w14:textId="77777777">
        <w:trPr>
          <w:cantSplit/>
        </w:trPr>
        <w:tc>
          <w:tcPr>
            <w:tcW w:w="2600" w:type="dxa"/>
            <w:tcMar>
              <w:top w:w="60" w:type="dxa"/>
              <w:left w:w="90" w:type="dxa"/>
              <w:bottom w:w="60" w:type="dxa"/>
              <w:right w:w="90" w:type="dxa"/>
            </w:tcMar>
          </w:tcPr>
          <w:p w:rsidR="0046729B" w:rsidRDefault="00767123" w14:paraId="2BC6082B" w14:textId="77777777">
            <w:pPr>
              <w:spacing w:after="0"/>
            </w:pPr>
            <w:r>
              <w:rPr>
                <w:sz w:val="17"/>
                <w:szCs w:val="17"/>
              </w:rPr>
              <w:t>Client Document Privileges</w:t>
            </w:r>
          </w:p>
        </w:tc>
        <w:tc>
          <w:tcPr>
            <w:tcW w:w="7480" w:type="dxa"/>
            <w:tcMar>
              <w:top w:w="60" w:type="dxa"/>
              <w:left w:w="90" w:type="dxa"/>
              <w:bottom w:w="60" w:type="dxa"/>
              <w:right w:w="90" w:type="dxa"/>
            </w:tcMar>
          </w:tcPr>
          <w:p w:rsidR="0046729B" w:rsidRDefault="00767123" w14:paraId="67341FFA" w14:textId="77777777">
            <w:pPr>
              <w:spacing w:after="0"/>
            </w:pPr>
            <w:r>
              <w:rPr>
                <w:sz w:val="17"/>
                <w:szCs w:val="17"/>
              </w:rPr>
              <w:t>View Document Library; Upload Client Documents; Edit Client Documents</w:t>
            </w:r>
          </w:p>
        </w:tc>
      </w:tr>
      <w:tr w:rsidR="0046729B" w14:paraId="610C1018" w14:textId="77777777">
        <w:trPr>
          <w:cantSplit/>
        </w:trPr>
        <w:tc>
          <w:tcPr>
            <w:tcW w:w="2600" w:type="dxa"/>
            <w:shd w:val="clear" w:color="auto" w:fill="F2F4F6"/>
            <w:tcMar>
              <w:top w:w="60" w:type="dxa"/>
              <w:left w:w="90" w:type="dxa"/>
              <w:bottom w:w="60" w:type="dxa"/>
              <w:right w:w="90" w:type="dxa"/>
            </w:tcMar>
          </w:tcPr>
          <w:p w:rsidR="0046729B" w:rsidRDefault="00767123" w14:paraId="1B5586F4" w14:textId="77777777">
            <w:pPr>
              <w:spacing w:after="0"/>
            </w:pPr>
            <w:r>
              <w:rPr>
                <w:sz w:val="17"/>
                <w:szCs w:val="17"/>
              </w:rPr>
              <w:t>Contacts</w:t>
            </w:r>
          </w:p>
        </w:tc>
        <w:tc>
          <w:tcPr>
            <w:tcW w:w="7480" w:type="dxa"/>
            <w:shd w:val="clear" w:color="auto" w:fill="F2F4F6"/>
            <w:tcMar>
              <w:top w:w="60" w:type="dxa"/>
              <w:left w:w="90" w:type="dxa"/>
              <w:bottom w:w="60" w:type="dxa"/>
              <w:right w:w="90" w:type="dxa"/>
            </w:tcMar>
          </w:tcPr>
          <w:p w:rsidR="0046729B" w:rsidRDefault="00767123" w14:paraId="3B26F830" w14:textId="77777777">
            <w:pPr>
              <w:spacing w:after="0"/>
            </w:pPr>
            <w:r>
              <w:rPr>
                <w:sz w:val="17"/>
                <w:szCs w:val="17"/>
              </w:rPr>
              <w:t>View Contacts; Send Message to Contacts</w:t>
            </w:r>
          </w:p>
        </w:tc>
      </w:tr>
      <w:tr w:rsidR="0046729B" w14:paraId="522E3014" w14:textId="77777777">
        <w:trPr>
          <w:cantSplit/>
        </w:trPr>
        <w:tc>
          <w:tcPr>
            <w:tcW w:w="2600" w:type="dxa"/>
            <w:tcMar>
              <w:top w:w="60" w:type="dxa"/>
              <w:left w:w="90" w:type="dxa"/>
              <w:bottom w:w="60" w:type="dxa"/>
              <w:right w:w="90" w:type="dxa"/>
            </w:tcMar>
          </w:tcPr>
          <w:p w:rsidR="0046729B" w:rsidRDefault="00767123" w14:paraId="26D24D93" w14:textId="77777777">
            <w:pPr>
              <w:spacing w:after="0"/>
            </w:pPr>
            <w:r>
              <w:rPr>
                <w:sz w:val="17"/>
                <w:szCs w:val="17"/>
              </w:rPr>
              <w:t>Insights / Analytics</w:t>
            </w:r>
          </w:p>
        </w:tc>
        <w:tc>
          <w:tcPr>
            <w:tcW w:w="7480" w:type="dxa"/>
            <w:tcMar>
              <w:top w:w="60" w:type="dxa"/>
              <w:left w:w="90" w:type="dxa"/>
              <w:bottom w:w="60" w:type="dxa"/>
              <w:right w:w="90" w:type="dxa"/>
            </w:tcMar>
          </w:tcPr>
          <w:p w:rsidR="0046729B" w:rsidRDefault="00767123" w14:paraId="6CF6C69C" w14:textId="77777777">
            <w:pPr>
              <w:spacing w:after="0"/>
            </w:pPr>
            <w:r>
              <w:rPr>
                <w:sz w:val="17"/>
                <w:szCs w:val="17"/>
              </w:rPr>
              <w:t>View Insights / Analytics</w:t>
            </w:r>
          </w:p>
        </w:tc>
      </w:tr>
    </w:tbl>
    <w:p w:rsidR="0046729B" w:rsidRDefault="00767123" w14:paraId="50F74E33" w14:textId="77777777">
      <w:pPr>
        <w:spacing w:before="120"/>
      </w:pPr>
      <w:r>
        <w:t>Client personas:</w:t>
      </w:r>
    </w:p>
    <w:tbl>
      <w:tblPr>
        <w:tblW w:w="10080" w:type="dxa"/>
        <w:tblBorders>
          <w:top w:val="single" w:color="BFC6CF" w:sz="2" w:space="0"/>
          <w:left w:val="single" w:color="BFC6CF" w:sz="2" w:space="0"/>
          <w:bottom w:val="single" w:color="BFC6CF" w:sz="2" w:space="0"/>
          <w:right w:val="single" w:color="BFC6CF" w:sz="2" w:space="0"/>
          <w:insideH w:val="single" w:color="DDE2E8" w:sz="2" w:space="0"/>
          <w:insideV w:val="single" w:color="DDE2E8" w:sz="2" w:space="0"/>
        </w:tblBorders>
        <w:tblCellMar>
          <w:left w:w="10" w:type="dxa"/>
          <w:right w:w="10" w:type="dxa"/>
        </w:tblCellMar>
        <w:tblLook w:val="04A0" w:firstRow="1" w:lastRow="0" w:firstColumn="1" w:lastColumn="0" w:noHBand="0" w:noVBand="1"/>
      </w:tblPr>
      <w:tblGrid>
        <w:gridCol w:w="1200"/>
        <w:gridCol w:w="2600"/>
        <w:gridCol w:w="1900"/>
        <w:gridCol w:w="4380"/>
      </w:tblGrid>
      <w:tr w:rsidR="0046729B" w14:paraId="327E3CA4" w14:textId="77777777">
        <w:trPr>
          <w:tblHeader/>
        </w:trPr>
        <w:tc>
          <w:tcPr>
            <w:tcW w:w="1200" w:type="dxa"/>
            <w:shd w:val="clear" w:color="auto" w:fill="1B2A47"/>
            <w:tcMar>
              <w:top w:w="60" w:type="dxa"/>
              <w:left w:w="90" w:type="dxa"/>
              <w:bottom w:w="60" w:type="dxa"/>
              <w:right w:w="90" w:type="dxa"/>
            </w:tcMar>
          </w:tcPr>
          <w:p w:rsidR="0046729B" w:rsidRDefault="00767123" w14:paraId="3A7FD9B0" w14:textId="77777777">
            <w:pPr>
              <w:spacing w:after="0"/>
            </w:pPr>
            <w:r>
              <w:rPr>
                <w:b/>
                <w:bCs/>
                <w:color w:val="FFFFFF"/>
                <w:sz w:val="18"/>
                <w:szCs w:val="18"/>
              </w:rPr>
              <w:t>Persona</w:t>
            </w:r>
          </w:p>
        </w:tc>
        <w:tc>
          <w:tcPr>
            <w:tcW w:w="2600" w:type="dxa"/>
            <w:shd w:val="clear" w:color="auto" w:fill="1B2A47"/>
            <w:tcMar>
              <w:top w:w="60" w:type="dxa"/>
              <w:left w:w="90" w:type="dxa"/>
              <w:bottom w:w="60" w:type="dxa"/>
              <w:right w:w="90" w:type="dxa"/>
            </w:tcMar>
          </w:tcPr>
          <w:p w:rsidR="0046729B" w:rsidRDefault="00767123" w14:paraId="55CF02A3" w14:textId="77777777">
            <w:pPr>
              <w:spacing w:after="0"/>
            </w:pPr>
            <w:r>
              <w:rPr>
                <w:b/>
                <w:bCs/>
                <w:color w:val="FFFFFF"/>
                <w:sz w:val="18"/>
                <w:szCs w:val="18"/>
              </w:rPr>
              <w:t>Example Role</w:t>
            </w:r>
          </w:p>
        </w:tc>
        <w:tc>
          <w:tcPr>
            <w:tcW w:w="1900" w:type="dxa"/>
            <w:shd w:val="clear" w:color="auto" w:fill="1B2A47"/>
            <w:tcMar>
              <w:top w:w="60" w:type="dxa"/>
              <w:left w:w="90" w:type="dxa"/>
              <w:bottom w:w="60" w:type="dxa"/>
              <w:right w:w="90" w:type="dxa"/>
            </w:tcMar>
          </w:tcPr>
          <w:p w:rsidR="0046729B" w:rsidRDefault="00767123" w14:paraId="01A50EEB" w14:textId="77777777">
            <w:pPr>
              <w:spacing w:after="0"/>
            </w:pPr>
            <w:r>
              <w:rPr>
                <w:b/>
                <w:bCs/>
                <w:color w:val="FFFFFF"/>
                <w:sz w:val="18"/>
                <w:szCs w:val="18"/>
              </w:rPr>
              <w:t>Level</w:t>
            </w:r>
          </w:p>
        </w:tc>
        <w:tc>
          <w:tcPr>
            <w:tcW w:w="4380" w:type="dxa"/>
            <w:shd w:val="clear" w:color="auto" w:fill="1B2A47"/>
            <w:tcMar>
              <w:top w:w="60" w:type="dxa"/>
              <w:left w:w="90" w:type="dxa"/>
              <w:bottom w:w="60" w:type="dxa"/>
              <w:right w:w="90" w:type="dxa"/>
            </w:tcMar>
          </w:tcPr>
          <w:p w:rsidR="0046729B" w:rsidRDefault="00767123" w14:paraId="343A0FD5" w14:textId="77777777">
            <w:pPr>
              <w:spacing w:after="0"/>
            </w:pPr>
            <w:r>
              <w:rPr>
                <w:b/>
                <w:bCs/>
                <w:color w:val="FFFFFF"/>
                <w:sz w:val="18"/>
                <w:szCs w:val="18"/>
              </w:rPr>
              <w:t>Expected Behaviour</w:t>
            </w:r>
          </w:p>
        </w:tc>
      </w:tr>
      <w:tr w:rsidR="0046729B" w14:paraId="6491AF6E" w14:textId="77777777">
        <w:trPr>
          <w:cantSplit/>
        </w:trPr>
        <w:tc>
          <w:tcPr>
            <w:tcW w:w="1200" w:type="dxa"/>
            <w:tcMar>
              <w:top w:w="60" w:type="dxa"/>
              <w:left w:w="90" w:type="dxa"/>
              <w:bottom w:w="60" w:type="dxa"/>
              <w:right w:w="90" w:type="dxa"/>
            </w:tcMar>
          </w:tcPr>
          <w:p w:rsidR="0046729B" w:rsidRDefault="00767123" w14:paraId="2FE931E3" w14:textId="77777777">
            <w:pPr>
              <w:spacing w:after="0"/>
            </w:pPr>
            <w:r>
              <w:rPr>
                <w:sz w:val="17"/>
                <w:szCs w:val="17"/>
              </w:rPr>
              <w:t>Persona 1</w:t>
            </w:r>
          </w:p>
        </w:tc>
        <w:tc>
          <w:tcPr>
            <w:tcW w:w="2600" w:type="dxa"/>
            <w:tcMar>
              <w:top w:w="60" w:type="dxa"/>
              <w:left w:w="90" w:type="dxa"/>
              <w:bottom w:w="60" w:type="dxa"/>
              <w:right w:w="90" w:type="dxa"/>
            </w:tcMar>
          </w:tcPr>
          <w:p w:rsidR="0046729B" w:rsidRDefault="00767123" w14:paraId="202BAC8B" w14:textId="77777777">
            <w:pPr>
              <w:spacing w:after="0"/>
            </w:pPr>
            <w:r>
              <w:rPr>
                <w:sz w:val="17"/>
                <w:szCs w:val="17"/>
              </w:rPr>
              <w:t>C-Suite</w:t>
            </w:r>
          </w:p>
        </w:tc>
        <w:tc>
          <w:tcPr>
            <w:tcW w:w="1900" w:type="dxa"/>
            <w:tcMar>
              <w:top w:w="60" w:type="dxa"/>
              <w:left w:w="90" w:type="dxa"/>
              <w:bottom w:w="60" w:type="dxa"/>
              <w:right w:w="90" w:type="dxa"/>
            </w:tcMar>
          </w:tcPr>
          <w:p w:rsidR="0046729B" w:rsidRDefault="00767123" w14:paraId="46870EE0" w14:textId="77777777">
            <w:pPr>
              <w:spacing w:after="0"/>
            </w:pPr>
            <w:r>
              <w:rPr>
                <w:sz w:val="17"/>
                <w:szCs w:val="17"/>
              </w:rPr>
              <w:t>Executive level</w:t>
            </w:r>
          </w:p>
        </w:tc>
        <w:tc>
          <w:tcPr>
            <w:tcW w:w="4380" w:type="dxa"/>
            <w:tcMar>
              <w:top w:w="60" w:type="dxa"/>
              <w:left w:w="90" w:type="dxa"/>
              <w:bottom w:w="60" w:type="dxa"/>
              <w:right w:w="90" w:type="dxa"/>
            </w:tcMar>
          </w:tcPr>
          <w:p w:rsidR="0046729B" w:rsidRDefault="00767123" w14:paraId="46527650" w14:textId="77777777">
            <w:pPr>
              <w:spacing w:after="0"/>
            </w:pPr>
            <w:r>
              <w:rPr>
                <w:sz w:val="17"/>
                <w:szCs w:val="17"/>
              </w:rPr>
              <w:t>Sees everything within the client organisation</w:t>
            </w:r>
          </w:p>
        </w:tc>
      </w:tr>
      <w:tr w:rsidR="0046729B" w14:paraId="6FF2FEB0" w14:textId="77777777">
        <w:trPr>
          <w:cantSplit/>
        </w:trPr>
        <w:tc>
          <w:tcPr>
            <w:tcW w:w="1200" w:type="dxa"/>
            <w:shd w:val="clear" w:color="auto" w:fill="F2F4F6"/>
            <w:tcMar>
              <w:top w:w="60" w:type="dxa"/>
              <w:left w:w="90" w:type="dxa"/>
              <w:bottom w:w="60" w:type="dxa"/>
              <w:right w:w="90" w:type="dxa"/>
            </w:tcMar>
          </w:tcPr>
          <w:p w:rsidR="0046729B" w:rsidRDefault="00767123" w14:paraId="4403FD08" w14:textId="77777777">
            <w:pPr>
              <w:spacing w:after="0"/>
            </w:pPr>
            <w:r>
              <w:rPr>
                <w:sz w:val="17"/>
                <w:szCs w:val="17"/>
              </w:rPr>
              <w:t>Persona 2</w:t>
            </w:r>
          </w:p>
        </w:tc>
        <w:tc>
          <w:tcPr>
            <w:tcW w:w="2600" w:type="dxa"/>
            <w:shd w:val="clear" w:color="auto" w:fill="F2F4F6"/>
            <w:tcMar>
              <w:top w:w="60" w:type="dxa"/>
              <w:left w:w="90" w:type="dxa"/>
              <w:bottom w:w="60" w:type="dxa"/>
              <w:right w:w="90" w:type="dxa"/>
            </w:tcMar>
          </w:tcPr>
          <w:p w:rsidR="0046729B" w:rsidRDefault="00767123" w14:paraId="680EEF39" w14:textId="77777777">
            <w:pPr>
              <w:spacing w:after="0"/>
            </w:pPr>
            <w:r>
              <w:rPr>
                <w:sz w:val="17"/>
                <w:szCs w:val="17"/>
              </w:rPr>
              <w:t>Risk Manager (Client Admin)</w:t>
            </w:r>
          </w:p>
        </w:tc>
        <w:tc>
          <w:tcPr>
            <w:tcW w:w="1900" w:type="dxa"/>
            <w:shd w:val="clear" w:color="auto" w:fill="F2F4F6"/>
            <w:tcMar>
              <w:top w:w="60" w:type="dxa"/>
              <w:left w:w="90" w:type="dxa"/>
              <w:bottom w:w="60" w:type="dxa"/>
              <w:right w:w="90" w:type="dxa"/>
            </w:tcMar>
          </w:tcPr>
          <w:p w:rsidR="0046729B" w:rsidRDefault="00767123" w14:paraId="1FFC5D50" w14:textId="77777777">
            <w:pPr>
              <w:spacing w:after="0"/>
            </w:pPr>
            <w:r>
              <w:rPr>
                <w:sz w:val="17"/>
                <w:szCs w:val="17"/>
              </w:rPr>
              <w:t>Client administrator</w:t>
            </w:r>
          </w:p>
        </w:tc>
        <w:tc>
          <w:tcPr>
            <w:tcW w:w="4380" w:type="dxa"/>
            <w:shd w:val="clear" w:color="auto" w:fill="F2F4F6"/>
            <w:tcMar>
              <w:top w:w="60" w:type="dxa"/>
              <w:left w:w="90" w:type="dxa"/>
              <w:bottom w:w="60" w:type="dxa"/>
              <w:right w:w="90" w:type="dxa"/>
            </w:tcMar>
          </w:tcPr>
          <w:p w:rsidR="0046729B" w:rsidRDefault="00767123" w14:paraId="2F94865A" w14:textId="77777777">
            <w:pPr>
              <w:spacing w:after="0"/>
            </w:pPr>
            <w:r>
              <w:rPr>
                <w:sz w:val="17"/>
                <w:szCs w:val="17"/>
              </w:rPr>
              <w:t>Sees everything; administers client-side access</w:t>
            </w:r>
          </w:p>
        </w:tc>
      </w:tr>
      <w:tr w:rsidR="0046729B" w14:paraId="47A16122" w14:textId="77777777">
        <w:trPr>
          <w:cantSplit/>
        </w:trPr>
        <w:tc>
          <w:tcPr>
            <w:tcW w:w="1200" w:type="dxa"/>
            <w:tcMar>
              <w:top w:w="60" w:type="dxa"/>
              <w:left w:w="90" w:type="dxa"/>
              <w:bottom w:w="60" w:type="dxa"/>
              <w:right w:w="90" w:type="dxa"/>
            </w:tcMar>
          </w:tcPr>
          <w:p w:rsidR="0046729B" w:rsidRDefault="00767123" w14:paraId="58219787" w14:textId="77777777">
            <w:pPr>
              <w:spacing w:after="0"/>
            </w:pPr>
            <w:r>
              <w:rPr>
                <w:sz w:val="17"/>
                <w:szCs w:val="17"/>
              </w:rPr>
              <w:t>Persona 3</w:t>
            </w:r>
          </w:p>
        </w:tc>
        <w:tc>
          <w:tcPr>
            <w:tcW w:w="2600" w:type="dxa"/>
            <w:tcMar>
              <w:top w:w="60" w:type="dxa"/>
              <w:left w:w="90" w:type="dxa"/>
              <w:bottom w:w="60" w:type="dxa"/>
              <w:right w:w="90" w:type="dxa"/>
            </w:tcMar>
          </w:tcPr>
          <w:p w:rsidR="0046729B" w:rsidRDefault="00767123" w14:paraId="1BBEFDF9" w14:textId="77777777">
            <w:pPr>
              <w:spacing w:after="0"/>
            </w:pPr>
            <w:r>
              <w:rPr>
                <w:sz w:val="17"/>
                <w:szCs w:val="17"/>
              </w:rPr>
              <w:t>Location Manager (e.g. Airport Director)</w:t>
            </w:r>
          </w:p>
        </w:tc>
        <w:tc>
          <w:tcPr>
            <w:tcW w:w="1900" w:type="dxa"/>
            <w:tcMar>
              <w:top w:w="60" w:type="dxa"/>
              <w:left w:w="90" w:type="dxa"/>
              <w:bottom w:w="60" w:type="dxa"/>
              <w:right w:w="90" w:type="dxa"/>
            </w:tcMar>
          </w:tcPr>
          <w:p w:rsidR="0046729B" w:rsidRDefault="00767123" w14:paraId="0921EA77" w14:textId="77777777">
            <w:pPr>
              <w:spacing w:after="0"/>
            </w:pPr>
            <w:r>
              <w:rPr>
                <w:sz w:val="17"/>
                <w:szCs w:val="17"/>
              </w:rPr>
              <w:t>Location manager</w:t>
            </w:r>
          </w:p>
        </w:tc>
        <w:tc>
          <w:tcPr>
            <w:tcW w:w="4380" w:type="dxa"/>
            <w:tcMar>
              <w:top w:w="60" w:type="dxa"/>
              <w:left w:w="90" w:type="dxa"/>
              <w:bottom w:w="60" w:type="dxa"/>
              <w:right w:w="90" w:type="dxa"/>
            </w:tcMar>
          </w:tcPr>
          <w:p w:rsidR="0046729B" w:rsidRDefault="00767123" w14:paraId="752C82C3" w14:textId="77777777">
            <w:pPr>
              <w:spacing w:after="0"/>
            </w:pPr>
            <w:r>
              <w:rPr>
                <w:sz w:val="17"/>
                <w:szCs w:val="17"/>
              </w:rPr>
              <w:t>Sees everything for their location</w:t>
            </w:r>
          </w:p>
        </w:tc>
      </w:tr>
      <w:tr w:rsidR="0046729B" w14:paraId="2351138D" w14:textId="77777777">
        <w:trPr>
          <w:cantSplit/>
        </w:trPr>
        <w:tc>
          <w:tcPr>
            <w:tcW w:w="1200" w:type="dxa"/>
            <w:shd w:val="clear" w:color="auto" w:fill="F2F4F6"/>
            <w:tcMar>
              <w:top w:w="60" w:type="dxa"/>
              <w:left w:w="90" w:type="dxa"/>
              <w:bottom w:w="60" w:type="dxa"/>
              <w:right w:w="90" w:type="dxa"/>
            </w:tcMar>
          </w:tcPr>
          <w:p w:rsidR="0046729B" w:rsidRDefault="00767123" w14:paraId="15183D94" w14:textId="77777777">
            <w:pPr>
              <w:spacing w:after="0"/>
            </w:pPr>
            <w:r>
              <w:rPr>
                <w:sz w:val="17"/>
                <w:szCs w:val="17"/>
              </w:rPr>
              <w:t>Persona 4</w:t>
            </w:r>
          </w:p>
        </w:tc>
        <w:tc>
          <w:tcPr>
            <w:tcW w:w="2600" w:type="dxa"/>
            <w:shd w:val="clear" w:color="auto" w:fill="F2F4F6"/>
            <w:tcMar>
              <w:top w:w="60" w:type="dxa"/>
              <w:left w:w="90" w:type="dxa"/>
              <w:bottom w:w="60" w:type="dxa"/>
              <w:right w:w="90" w:type="dxa"/>
            </w:tcMar>
          </w:tcPr>
          <w:p w:rsidR="0046729B" w:rsidRDefault="00767123" w14:paraId="5DFF23A4" w14:textId="77777777">
            <w:pPr>
              <w:spacing w:after="0"/>
            </w:pPr>
            <w:r>
              <w:rPr>
                <w:sz w:val="17"/>
                <w:szCs w:val="17"/>
              </w:rPr>
              <w:t>Functional Lead (e.g. HRBP)</w:t>
            </w:r>
          </w:p>
        </w:tc>
        <w:tc>
          <w:tcPr>
            <w:tcW w:w="1900" w:type="dxa"/>
            <w:shd w:val="clear" w:color="auto" w:fill="F2F4F6"/>
            <w:tcMar>
              <w:top w:w="60" w:type="dxa"/>
              <w:left w:w="90" w:type="dxa"/>
              <w:bottom w:w="60" w:type="dxa"/>
              <w:right w:w="90" w:type="dxa"/>
            </w:tcMar>
          </w:tcPr>
          <w:p w:rsidR="0046729B" w:rsidRDefault="00767123" w14:paraId="2007325B" w14:textId="77777777">
            <w:pPr>
              <w:spacing w:after="0"/>
            </w:pPr>
            <w:r>
              <w:rPr>
                <w:sz w:val="17"/>
                <w:szCs w:val="17"/>
              </w:rPr>
              <w:t>Functional lead</w:t>
            </w:r>
          </w:p>
        </w:tc>
        <w:tc>
          <w:tcPr>
            <w:tcW w:w="4380" w:type="dxa"/>
            <w:shd w:val="clear" w:color="auto" w:fill="F2F4F6"/>
            <w:tcMar>
              <w:top w:w="60" w:type="dxa"/>
              <w:left w:w="90" w:type="dxa"/>
              <w:bottom w:w="60" w:type="dxa"/>
              <w:right w:w="90" w:type="dxa"/>
            </w:tcMar>
          </w:tcPr>
          <w:p w:rsidR="0046729B" w:rsidRDefault="00767123" w14:paraId="4F23967D" w14:textId="77777777">
            <w:pPr>
              <w:spacing w:after="0"/>
            </w:pPr>
            <w:r>
              <w:rPr>
                <w:sz w:val="17"/>
                <w:szCs w:val="17"/>
              </w:rPr>
              <w:t>Can enter a claim for one or more locations and sees everything for those locations</w:t>
            </w:r>
          </w:p>
        </w:tc>
      </w:tr>
      <w:tr w:rsidR="0046729B" w14:paraId="7EED3CC4" w14:textId="77777777">
        <w:trPr>
          <w:cantSplit/>
        </w:trPr>
        <w:tc>
          <w:tcPr>
            <w:tcW w:w="1200" w:type="dxa"/>
            <w:tcMar>
              <w:top w:w="60" w:type="dxa"/>
              <w:left w:w="90" w:type="dxa"/>
              <w:bottom w:w="60" w:type="dxa"/>
              <w:right w:w="90" w:type="dxa"/>
            </w:tcMar>
          </w:tcPr>
          <w:p w:rsidR="0046729B" w:rsidRDefault="00767123" w14:paraId="7867CF67" w14:textId="77777777">
            <w:pPr>
              <w:spacing w:after="0"/>
            </w:pPr>
            <w:r>
              <w:rPr>
                <w:sz w:val="17"/>
                <w:szCs w:val="17"/>
              </w:rPr>
              <w:t>Persona 5</w:t>
            </w:r>
          </w:p>
        </w:tc>
        <w:tc>
          <w:tcPr>
            <w:tcW w:w="2600" w:type="dxa"/>
            <w:tcMar>
              <w:top w:w="60" w:type="dxa"/>
              <w:left w:w="90" w:type="dxa"/>
              <w:bottom w:w="60" w:type="dxa"/>
              <w:right w:w="90" w:type="dxa"/>
            </w:tcMar>
          </w:tcPr>
          <w:p w:rsidR="0046729B" w:rsidRDefault="00767123" w14:paraId="418C91B0" w14:textId="77777777">
            <w:pPr>
              <w:spacing w:after="0"/>
            </w:pPr>
            <w:r>
              <w:rPr>
                <w:sz w:val="17"/>
                <w:szCs w:val="17"/>
              </w:rPr>
              <w:t>Manager (e.g. Restaurant Manager)</w:t>
            </w:r>
          </w:p>
        </w:tc>
        <w:tc>
          <w:tcPr>
            <w:tcW w:w="1900" w:type="dxa"/>
            <w:tcMar>
              <w:top w:w="60" w:type="dxa"/>
              <w:left w:w="90" w:type="dxa"/>
              <w:bottom w:w="60" w:type="dxa"/>
              <w:right w:w="90" w:type="dxa"/>
            </w:tcMar>
          </w:tcPr>
          <w:p w:rsidR="0046729B" w:rsidRDefault="00767123" w14:paraId="48BDDCBC" w14:textId="77777777">
            <w:pPr>
              <w:spacing w:after="0"/>
            </w:pPr>
            <w:r>
              <w:rPr>
                <w:sz w:val="17"/>
                <w:szCs w:val="17"/>
              </w:rPr>
              <w:t>Site manager</w:t>
            </w:r>
          </w:p>
        </w:tc>
        <w:tc>
          <w:tcPr>
            <w:tcW w:w="4380" w:type="dxa"/>
            <w:tcMar>
              <w:top w:w="60" w:type="dxa"/>
              <w:left w:w="90" w:type="dxa"/>
              <w:bottom w:w="60" w:type="dxa"/>
              <w:right w:w="90" w:type="dxa"/>
            </w:tcMar>
          </w:tcPr>
          <w:p w:rsidR="0046729B" w:rsidRDefault="00767123" w14:paraId="36CA034C" w14:textId="77777777">
            <w:pPr>
              <w:spacing w:after="0"/>
            </w:pPr>
            <w:r>
              <w:rPr>
                <w:sz w:val="17"/>
                <w:szCs w:val="17"/>
              </w:rPr>
              <w:t>Can enter a claim for one or more sites and sees everything for those sites</w:t>
            </w:r>
          </w:p>
        </w:tc>
      </w:tr>
      <w:tr w:rsidR="0046729B" w14:paraId="58E60B54" w14:textId="77777777">
        <w:trPr>
          <w:cantSplit/>
        </w:trPr>
        <w:tc>
          <w:tcPr>
            <w:tcW w:w="1200" w:type="dxa"/>
            <w:shd w:val="clear" w:color="auto" w:fill="F2F4F6"/>
            <w:tcMar>
              <w:top w:w="60" w:type="dxa"/>
              <w:left w:w="90" w:type="dxa"/>
              <w:bottom w:w="60" w:type="dxa"/>
              <w:right w:w="90" w:type="dxa"/>
            </w:tcMar>
          </w:tcPr>
          <w:p w:rsidR="0046729B" w:rsidRDefault="00767123" w14:paraId="6E413A50" w14:textId="77777777">
            <w:pPr>
              <w:spacing w:after="0"/>
            </w:pPr>
            <w:r>
              <w:rPr>
                <w:sz w:val="17"/>
                <w:szCs w:val="17"/>
              </w:rPr>
              <w:t>Persona 6</w:t>
            </w:r>
          </w:p>
        </w:tc>
        <w:tc>
          <w:tcPr>
            <w:tcW w:w="2600" w:type="dxa"/>
            <w:shd w:val="clear" w:color="auto" w:fill="F2F4F6"/>
            <w:tcMar>
              <w:top w:w="60" w:type="dxa"/>
              <w:left w:w="90" w:type="dxa"/>
              <w:bottom w:w="60" w:type="dxa"/>
              <w:right w:w="90" w:type="dxa"/>
            </w:tcMar>
          </w:tcPr>
          <w:p w:rsidR="0046729B" w:rsidRDefault="00767123" w14:paraId="57670CDE" w14:textId="77777777">
            <w:pPr>
              <w:spacing w:after="0"/>
            </w:pPr>
            <w:r>
              <w:rPr>
                <w:sz w:val="17"/>
                <w:szCs w:val="17"/>
              </w:rPr>
              <w:t>Employee / Reporter</w:t>
            </w:r>
          </w:p>
        </w:tc>
        <w:tc>
          <w:tcPr>
            <w:tcW w:w="1900" w:type="dxa"/>
            <w:shd w:val="clear" w:color="auto" w:fill="F2F4F6"/>
            <w:tcMar>
              <w:top w:w="60" w:type="dxa"/>
              <w:left w:w="90" w:type="dxa"/>
              <w:bottom w:w="60" w:type="dxa"/>
              <w:right w:w="90" w:type="dxa"/>
            </w:tcMar>
          </w:tcPr>
          <w:p w:rsidR="0046729B" w:rsidRDefault="00767123" w14:paraId="27657997" w14:textId="77777777">
            <w:pPr>
              <w:spacing w:after="0"/>
            </w:pPr>
            <w:r>
              <w:rPr>
                <w:sz w:val="17"/>
                <w:szCs w:val="17"/>
              </w:rPr>
              <w:t>Reporter</w:t>
            </w:r>
          </w:p>
        </w:tc>
        <w:tc>
          <w:tcPr>
            <w:tcW w:w="4380" w:type="dxa"/>
            <w:shd w:val="clear" w:color="auto" w:fill="F2F4F6"/>
            <w:tcMar>
              <w:top w:w="60" w:type="dxa"/>
              <w:left w:w="90" w:type="dxa"/>
              <w:bottom w:w="60" w:type="dxa"/>
              <w:right w:w="90" w:type="dxa"/>
            </w:tcMar>
          </w:tcPr>
          <w:p w:rsidR="0046729B" w:rsidRDefault="00767123" w14:paraId="7AF660A1" w14:textId="77777777">
            <w:pPr>
              <w:spacing w:after="0"/>
            </w:pPr>
            <w:r>
              <w:rPr>
                <w:sz w:val="17"/>
                <w:szCs w:val="17"/>
              </w:rPr>
              <w:t>Can enter a claim for one or more sites; can only see what they enter</w:t>
            </w:r>
          </w:p>
        </w:tc>
      </w:tr>
      <w:tr w:rsidR="0046729B" w14:paraId="2B7488F4" w14:textId="77777777">
        <w:trPr>
          <w:cantSplit/>
        </w:trPr>
        <w:tc>
          <w:tcPr>
            <w:tcW w:w="1200" w:type="dxa"/>
            <w:tcMar>
              <w:top w:w="60" w:type="dxa"/>
              <w:left w:w="90" w:type="dxa"/>
              <w:bottom w:w="60" w:type="dxa"/>
              <w:right w:w="90" w:type="dxa"/>
            </w:tcMar>
          </w:tcPr>
          <w:p w:rsidR="0046729B" w:rsidRDefault="00767123" w14:paraId="0C4D85B0" w14:textId="77777777">
            <w:pPr>
              <w:spacing w:after="0"/>
            </w:pPr>
            <w:r>
              <w:rPr>
                <w:sz w:val="17"/>
                <w:szCs w:val="17"/>
              </w:rPr>
              <w:t>Persona 7</w:t>
            </w:r>
          </w:p>
        </w:tc>
        <w:tc>
          <w:tcPr>
            <w:tcW w:w="2600" w:type="dxa"/>
            <w:tcMar>
              <w:top w:w="60" w:type="dxa"/>
              <w:left w:w="90" w:type="dxa"/>
              <w:bottom w:w="60" w:type="dxa"/>
              <w:right w:w="90" w:type="dxa"/>
            </w:tcMar>
          </w:tcPr>
          <w:p w:rsidR="0046729B" w:rsidRDefault="00767123" w14:paraId="150E6132" w14:textId="77777777">
            <w:pPr>
              <w:spacing w:after="0"/>
            </w:pPr>
            <w:r>
              <w:rPr>
                <w:sz w:val="17"/>
                <w:szCs w:val="17"/>
              </w:rPr>
              <w:t>Unauthorised User</w:t>
            </w:r>
          </w:p>
        </w:tc>
        <w:tc>
          <w:tcPr>
            <w:tcW w:w="1900" w:type="dxa"/>
            <w:tcMar>
              <w:top w:w="60" w:type="dxa"/>
              <w:left w:w="90" w:type="dxa"/>
              <w:bottom w:w="60" w:type="dxa"/>
              <w:right w:w="90" w:type="dxa"/>
            </w:tcMar>
          </w:tcPr>
          <w:p w:rsidR="0046729B" w:rsidRDefault="00767123" w14:paraId="63B36DBD" w14:textId="77777777">
            <w:pPr>
              <w:spacing w:after="0"/>
            </w:pPr>
            <w:r>
              <w:rPr>
                <w:sz w:val="17"/>
                <w:szCs w:val="17"/>
              </w:rPr>
              <w:t>No entitlement</w:t>
            </w:r>
          </w:p>
        </w:tc>
        <w:tc>
          <w:tcPr>
            <w:tcW w:w="4380" w:type="dxa"/>
            <w:tcMar>
              <w:top w:w="60" w:type="dxa"/>
              <w:left w:w="90" w:type="dxa"/>
              <w:bottom w:w="60" w:type="dxa"/>
              <w:right w:w="90" w:type="dxa"/>
            </w:tcMar>
          </w:tcPr>
          <w:p w:rsidR="0046729B" w:rsidRDefault="00767123" w14:paraId="7585DCCD" w14:textId="77777777">
            <w:pPr>
              <w:spacing w:after="0"/>
            </w:pPr>
            <w:r>
              <w:rPr>
                <w:sz w:val="17"/>
                <w:szCs w:val="17"/>
              </w:rPr>
              <w:t>No access to claims data</w:t>
            </w:r>
          </w:p>
        </w:tc>
      </w:tr>
    </w:tbl>
    <w:p w:rsidR="00767123" w:rsidRDefault="00767123" w14:paraId="30B6C272" w14:textId="77777777"/>
    <w:sectPr w:rsidR="00767123">
      <w:headerReference w:type="default" r:id="rId25"/>
      <w:footerReference w:type="default" r:id="rId26"/>
      <w:headerReference w:type="first" r:id="rId27"/>
      <w:footerReference w:type="first" r:id="rId28"/>
      <w:pgSz w:w="12240" w:h="15840" w:orient="portrait"/>
      <w:pgMar w:top="1080" w:right="1080" w:bottom="1080" w:left="1080" w:header="540" w:footer="540" w:gutter="0"/>
      <w:cols w:space="720"/>
      <w:titlePg/>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6CEF" w:rsidRDefault="000F6CEF" w14:paraId="681FE417" w14:textId="77777777">
      <w:pPr>
        <w:spacing w:after="0" w:line="240" w:lineRule="auto"/>
      </w:pPr>
      <w:r>
        <w:separator/>
      </w:r>
    </w:p>
  </w:endnote>
  <w:endnote w:type="continuationSeparator" w:id="0">
    <w:p w:rsidR="000F6CEF" w:rsidRDefault="000F6CEF" w14:paraId="48DBB3D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6729B" w:rsidRDefault="00767123" w14:paraId="026853A8" w14:textId="77777777">
    <w:pPr>
      <w:jc w:val="center"/>
    </w:pPr>
    <w:r>
      <w:rPr>
        <w:color w:val="6B7480"/>
        <w:sz w:val="16"/>
        <w:szCs w:val="16"/>
      </w:rPr>
      <w:t xml:space="preserve">Aon Confidential and Proprietary   |   </w:t>
    </w:r>
    <w:r>
      <w:rPr>
        <w:color w:val="6B7480"/>
        <w:sz w:val="16"/>
        <w:szCs w:val="16"/>
      </w:rPr>
      <w:fldChar w:fldCharType="begin"/>
    </w:r>
    <w:r>
      <w:rPr>
        <w:color w:val="6B7480"/>
        <w:sz w:val="16"/>
        <w:szCs w:val="16"/>
      </w:rPr>
      <w:instrText>PAGE</w:instrText>
    </w:r>
    <w:r>
      <w:rPr>
        <w:color w:val="6B7480"/>
        <w:sz w:val="16"/>
        <w:szCs w:val="16"/>
      </w:rPr>
      <w:fldChar w:fldCharType="separate"/>
    </w:r>
    <w:r w:rsidR="000A0CA8">
      <w:rPr>
        <w:noProof/>
        <w:color w:val="6B7480"/>
        <w:sz w:val="16"/>
        <w:szCs w:val="16"/>
      </w:rPr>
      <w:t>2</w:t>
    </w:r>
    <w:r>
      <w:rPr>
        <w:color w:val="6B7480"/>
        <w:sz w:val="16"/>
        <w:szCs w:val="16"/>
      </w:rPr>
      <w:fldChar w:fldCharType="end"/>
    </w:r>
    <w:r>
      <w:rPr>
        <w:color w:val="6B7480"/>
        <w:sz w:val="16"/>
        <w:szCs w:val="16"/>
      </w:rPr>
      <w:t xml:space="preserve"> of </w:t>
    </w:r>
    <w:r>
      <w:rPr>
        <w:color w:val="6B7480"/>
        <w:sz w:val="16"/>
        <w:szCs w:val="16"/>
      </w:rPr>
      <w:fldChar w:fldCharType="begin"/>
    </w:r>
    <w:r>
      <w:rPr>
        <w:color w:val="6B7480"/>
        <w:sz w:val="16"/>
        <w:szCs w:val="16"/>
      </w:rPr>
      <w:instrText>NUMPAGES</w:instrText>
    </w:r>
    <w:r>
      <w:rPr>
        <w:color w:val="6B7480"/>
        <w:sz w:val="16"/>
        <w:szCs w:val="16"/>
      </w:rPr>
      <w:fldChar w:fldCharType="separate"/>
    </w:r>
    <w:r w:rsidR="000A0CA8">
      <w:rPr>
        <w:noProof/>
        <w:color w:val="6B7480"/>
        <w:sz w:val="16"/>
        <w:szCs w:val="16"/>
      </w:rPr>
      <w:t>3</w:t>
    </w:r>
    <w:r>
      <w:rPr>
        <w:color w:val="6B74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6729B" w:rsidRDefault="0046729B" w14:paraId="2800A213"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6CEF" w:rsidRDefault="000F6CEF" w14:paraId="5E30F08E" w14:textId="77777777">
      <w:pPr>
        <w:spacing w:after="0" w:line="240" w:lineRule="auto"/>
      </w:pPr>
      <w:r>
        <w:separator/>
      </w:r>
    </w:p>
  </w:footnote>
  <w:footnote w:type="continuationSeparator" w:id="0">
    <w:p w:rsidR="000F6CEF" w:rsidRDefault="000F6CEF" w14:paraId="2F4FF9E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6729B" w:rsidRDefault="00767123" w14:paraId="71EBE42A" w14:textId="77777777">
    <w:pPr>
      <w:pBdr>
        <w:bottom w:val="single" w:color="D2262E" w:sz="6" w:space="0"/>
      </w:pBdr>
      <w:spacing w:after="60"/>
      <w:jc w:val="right"/>
    </w:pPr>
    <w:r>
      <w:rPr>
        <w:color w:val="6B7480"/>
        <w:sz w:val="16"/>
        <w:szCs w:val="16"/>
      </w:rPr>
      <w:t>Meridian Claims Copilot – Client Claims Experience Implementation RFP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6729B" w:rsidRDefault="0046729B" w14:paraId="6A64A526" w14:textId="77777777"/>
</w:hdr>
</file>

<file path=word/intelligence2.xml><?xml version="1.0" encoding="utf-8"?>
<int2:intelligence xmlns:int2="http://schemas.microsoft.com/office/intelligence/2020/intelligence" xmlns:oel="http://schemas.microsoft.com/office/2019/extlst">
  <int2:observations>
    <int2:textHash int2:hashCode="ZUEIIFw6m5AC3d" int2:id="SRfZ6QGm">
      <int2:state int2:type="spell" int2:value="Rejected"/>
    </int2:textHash>
    <int2:textHash int2:hashCode="9GlrmHOq2Kk+RJ" int2:id="MWYzSFX2">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07971"/>
    <w:multiLevelType w:val="hybridMultilevel"/>
    <w:tmpl w:val="6AFA5AEE"/>
    <w:lvl w:ilvl="0" w:tplc="E634EB04">
      <w:start w:val="1"/>
      <w:numFmt w:val="bullet"/>
      <w:lvlText w:val="•"/>
      <w:lvlJc w:val="left"/>
      <w:pPr>
        <w:ind w:left="360" w:hanging="240"/>
      </w:pPr>
    </w:lvl>
    <w:lvl w:ilvl="1" w:tplc="AE0A382E">
      <w:start w:val="1"/>
      <w:numFmt w:val="bullet"/>
      <w:lvlText w:val="◦"/>
      <w:lvlJc w:val="left"/>
      <w:pPr>
        <w:ind w:left="720" w:hanging="240"/>
      </w:pPr>
    </w:lvl>
    <w:lvl w:ilvl="2" w:tplc="8DCE9252">
      <w:start w:val="1"/>
      <w:numFmt w:val="bullet"/>
      <w:lvlText w:val="▪"/>
      <w:lvlJc w:val="left"/>
      <w:pPr>
        <w:ind w:left="1080" w:hanging="240"/>
      </w:pPr>
    </w:lvl>
    <w:lvl w:ilvl="3" w:tplc="E102B420">
      <w:numFmt w:val="decimal"/>
      <w:lvlText w:val=""/>
      <w:lvlJc w:val="left"/>
    </w:lvl>
    <w:lvl w:ilvl="4" w:tplc="DC786C60">
      <w:numFmt w:val="decimal"/>
      <w:lvlText w:val=""/>
      <w:lvlJc w:val="left"/>
    </w:lvl>
    <w:lvl w:ilvl="5" w:tplc="304644EC">
      <w:numFmt w:val="decimal"/>
      <w:lvlText w:val=""/>
      <w:lvlJc w:val="left"/>
    </w:lvl>
    <w:lvl w:ilvl="6" w:tplc="6504DAE0">
      <w:numFmt w:val="decimal"/>
      <w:lvlText w:val=""/>
      <w:lvlJc w:val="left"/>
    </w:lvl>
    <w:lvl w:ilvl="7" w:tplc="587C18F8">
      <w:numFmt w:val="decimal"/>
      <w:lvlText w:val=""/>
      <w:lvlJc w:val="left"/>
    </w:lvl>
    <w:lvl w:ilvl="8" w:tplc="59AC7E2E">
      <w:numFmt w:val="decimal"/>
      <w:lvlText w:val=""/>
      <w:lvlJc w:val="left"/>
    </w:lvl>
  </w:abstractNum>
  <w:abstractNum w:abstractNumId="1" w15:restartNumberingAfterBreak="0">
    <w:nsid w:val="79F466EC"/>
    <w:multiLevelType w:val="hybridMultilevel"/>
    <w:tmpl w:val="512EE1C0"/>
    <w:lvl w:ilvl="0" w:tplc="0B681580">
      <w:start w:val="1"/>
      <w:numFmt w:val="bullet"/>
      <w:lvlText w:val="●"/>
      <w:lvlJc w:val="left"/>
      <w:pPr>
        <w:ind w:left="720" w:hanging="360"/>
      </w:pPr>
    </w:lvl>
    <w:lvl w:ilvl="1" w:tplc="1FD80118">
      <w:start w:val="1"/>
      <w:numFmt w:val="bullet"/>
      <w:lvlText w:val="○"/>
      <w:lvlJc w:val="left"/>
      <w:pPr>
        <w:ind w:left="1440" w:hanging="360"/>
      </w:pPr>
    </w:lvl>
    <w:lvl w:ilvl="2" w:tplc="3A0C57CA">
      <w:start w:val="1"/>
      <w:numFmt w:val="bullet"/>
      <w:lvlText w:val="■"/>
      <w:lvlJc w:val="left"/>
      <w:pPr>
        <w:ind w:left="2160" w:hanging="360"/>
      </w:pPr>
    </w:lvl>
    <w:lvl w:ilvl="3" w:tplc="5E46F960">
      <w:start w:val="1"/>
      <w:numFmt w:val="bullet"/>
      <w:lvlText w:val="●"/>
      <w:lvlJc w:val="left"/>
      <w:pPr>
        <w:ind w:left="2880" w:hanging="360"/>
      </w:pPr>
    </w:lvl>
    <w:lvl w:ilvl="4" w:tplc="8D8CD540">
      <w:start w:val="1"/>
      <w:numFmt w:val="bullet"/>
      <w:lvlText w:val="○"/>
      <w:lvlJc w:val="left"/>
      <w:pPr>
        <w:ind w:left="3600" w:hanging="360"/>
      </w:pPr>
    </w:lvl>
    <w:lvl w:ilvl="5" w:tplc="A9D025EE">
      <w:start w:val="1"/>
      <w:numFmt w:val="bullet"/>
      <w:lvlText w:val="■"/>
      <w:lvlJc w:val="left"/>
      <w:pPr>
        <w:ind w:left="4320" w:hanging="360"/>
      </w:pPr>
    </w:lvl>
    <w:lvl w:ilvl="6" w:tplc="868E6F7E">
      <w:start w:val="1"/>
      <w:numFmt w:val="bullet"/>
      <w:lvlText w:val="●"/>
      <w:lvlJc w:val="left"/>
      <w:pPr>
        <w:ind w:left="5040" w:hanging="360"/>
      </w:pPr>
    </w:lvl>
    <w:lvl w:ilvl="7" w:tplc="9404CEEE">
      <w:start w:val="1"/>
      <w:numFmt w:val="bullet"/>
      <w:lvlText w:val="●"/>
      <w:lvlJc w:val="left"/>
      <w:pPr>
        <w:ind w:left="5760" w:hanging="360"/>
      </w:pPr>
    </w:lvl>
    <w:lvl w:ilvl="8" w:tplc="F4C257EC">
      <w:start w:val="1"/>
      <w:numFmt w:val="bullet"/>
      <w:lvlText w:val="●"/>
      <w:lvlJc w:val="left"/>
      <w:pPr>
        <w:ind w:left="6480" w:hanging="360"/>
      </w:pPr>
    </w:lvl>
  </w:abstractNum>
  <w:num w:numId="1" w16cid:durableId="1090614062">
    <w:abstractNumId w:val="1"/>
    <w:lvlOverride w:ilvl="0">
      <w:startOverride w:val="1"/>
    </w:lvlOverride>
  </w:num>
  <w:num w:numId="2" w16cid:durableId="1380127798">
    <w:abstractNumId w:val="0"/>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Chetan Arora">
    <w15:presenceInfo w15:providerId="AD" w15:userId="S::chetan.arora@aon.com::f34c5dbf-47cf-4191-81b6-7d05440f77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29B"/>
    <w:rsid w:val="00003A8A"/>
    <w:rsid w:val="00006DEE"/>
    <w:rsid w:val="00013EBA"/>
    <w:rsid w:val="00014338"/>
    <w:rsid w:val="0001508F"/>
    <w:rsid w:val="000242AA"/>
    <w:rsid w:val="0002594D"/>
    <w:rsid w:val="0003361C"/>
    <w:rsid w:val="000336B3"/>
    <w:rsid w:val="00034520"/>
    <w:rsid w:val="00036BAD"/>
    <w:rsid w:val="000438A8"/>
    <w:rsid w:val="0004567A"/>
    <w:rsid w:val="000523BB"/>
    <w:rsid w:val="000556AB"/>
    <w:rsid w:val="00064889"/>
    <w:rsid w:val="00070FD8"/>
    <w:rsid w:val="000739B1"/>
    <w:rsid w:val="00075620"/>
    <w:rsid w:val="00081AD2"/>
    <w:rsid w:val="00081F9A"/>
    <w:rsid w:val="00082717"/>
    <w:rsid w:val="000950AE"/>
    <w:rsid w:val="000A0CA8"/>
    <w:rsid w:val="000B2DC3"/>
    <w:rsid w:val="000B4E39"/>
    <w:rsid w:val="000B5D90"/>
    <w:rsid w:val="000B6BD2"/>
    <w:rsid w:val="000C3899"/>
    <w:rsid w:val="000C58CF"/>
    <w:rsid w:val="000C7CB7"/>
    <w:rsid w:val="000D0F27"/>
    <w:rsid w:val="000D1BB4"/>
    <w:rsid w:val="000D39A3"/>
    <w:rsid w:val="000D3CAF"/>
    <w:rsid w:val="000D40E8"/>
    <w:rsid w:val="000D4D0A"/>
    <w:rsid w:val="000D5EB5"/>
    <w:rsid w:val="000E3C12"/>
    <w:rsid w:val="000E450E"/>
    <w:rsid w:val="000E5184"/>
    <w:rsid w:val="000E5C2A"/>
    <w:rsid w:val="000F01F4"/>
    <w:rsid w:val="000F61AB"/>
    <w:rsid w:val="000F67F7"/>
    <w:rsid w:val="000F6CEF"/>
    <w:rsid w:val="00100253"/>
    <w:rsid w:val="00104149"/>
    <w:rsid w:val="00104350"/>
    <w:rsid w:val="00106AC1"/>
    <w:rsid w:val="00107C9D"/>
    <w:rsid w:val="00112FD7"/>
    <w:rsid w:val="00113A6D"/>
    <w:rsid w:val="001222CA"/>
    <w:rsid w:val="001310A6"/>
    <w:rsid w:val="00132313"/>
    <w:rsid w:val="00134315"/>
    <w:rsid w:val="001371B8"/>
    <w:rsid w:val="001376B2"/>
    <w:rsid w:val="001402C5"/>
    <w:rsid w:val="00142F14"/>
    <w:rsid w:val="00144C30"/>
    <w:rsid w:val="0014626C"/>
    <w:rsid w:val="00146754"/>
    <w:rsid w:val="00147A3C"/>
    <w:rsid w:val="0015120B"/>
    <w:rsid w:val="00151EAF"/>
    <w:rsid w:val="0015682F"/>
    <w:rsid w:val="001572DB"/>
    <w:rsid w:val="001578B8"/>
    <w:rsid w:val="001609EC"/>
    <w:rsid w:val="001612E1"/>
    <w:rsid w:val="00163214"/>
    <w:rsid w:val="00163EA0"/>
    <w:rsid w:val="001655FE"/>
    <w:rsid w:val="00166263"/>
    <w:rsid w:val="00170C19"/>
    <w:rsid w:val="00172E46"/>
    <w:rsid w:val="0017339A"/>
    <w:rsid w:val="0017596C"/>
    <w:rsid w:val="001776FE"/>
    <w:rsid w:val="00177D49"/>
    <w:rsid w:val="00182C29"/>
    <w:rsid w:val="00183833"/>
    <w:rsid w:val="00186416"/>
    <w:rsid w:val="00186C83"/>
    <w:rsid w:val="00192D92"/>
    <w:rsid w:val="00193971"/>
    <w:rsid w:val="00193DC1"/>
    <w:rsid w:val="001942A2"/>
    <w:rsid w:val="0019541E"/>
    <w:rsid w:val="001A1172"/>
    <w:rsid w:val="001A1EAE"/>
    <w:rsid w:val="001A2181"/>
    <w:rsid w:val="001A4839"/>
    <w:rsid w:val="001A5F6E"/>
    <w:rsid w:val="001B3C12"/>
    <w:rsid w:val="001B626E"/>
    <w:rsid w:val="001B6CED"/>
    <w:rsid w:val="001C1F97"/>
    <w:rsid w:val="001C34DA"/>
    <w:rsid w:val="001C3D43"/>
    <w:rsid w:val="001C53C4"/>
    <w:rsid w:val="001D13D1"/>
    <w:rsid w:val="001D2BC0"/>
    <w:rsid w:val="001D5756"/>
    <w:rsid w:val="001D7384"/>
    <w:rsid w:val="001E192D"/>
    <w:rsid w:val="001E1B22"/>
    <w:rsid w:val="001E1FDF"/>
    <w:rsid w:val="001F3B48"/>
    <w:rsid w:val="001F4A05"/>
    <w:rsid w:val="00202270"/>
    <w:rsid w:val="0020279D"/>
    <w:rsid w:val="00202A57"/>
    <w:rsid w:val="00203812"/>
    <w:rsid w:val="002055AE"/>
    <w:rsid w:val="002100E0"/>
    <w:rsid w:val="00210593"/>
    <w:rsid w:val="0021129B"/>
    <w:rsid w:val="0021319E"/>
    <w:rsid w:val="00222EB5"/>
    <w:rsid w:val="00224C7D"/>
    <w:rsid w:val="00224DB7"/>
    <w:rsid w:val="00226D2A"/>
    <w:rsid w:val="00226D39"/>
    <w:rsid w:val="00231A32"/>
    <w:rsid w:val="0023202F"/>
    <w:rsid w:val="00232130"/>
    <w:rsid w:val="002349EF"/>
    <w:rsid w:val="002410D5"/>
    <w:rsid w:val="002413A2"/>
    <w:rsid w:val="00242842"/>
    <w:rsid w:val="00244E80"/>
    <w:rsid w:val="00245B7B"/>
    <w:rsid w:val="00250E60"/>
    <w:rsid w:val="00254E54"/>
    <w:rsid w:val="00257264"/>
    <w:rsid w:val="00257BE4"/>
    <w:rsid w:val="00264B85"/>
    <w:rsid w:val="00264F2B"/>
    <w:rsid w:val="002651E2"/>
    <w:rsid w:val="00266291"/>
    <w:rsid w:val="002673A5"/>
    <w:rsid w:val="00273B4D"/>
    <w:rsid w:val="0027744C"/>
    <w:rsid w:val="00277CC5"/>
    <w:rsid w:val="00280641"/>
    <w:rsid w:val="00280993"/>
    <w:rsid w:val="002816AF"/>
    <w:rsid w:val="002854C4"/>
    <w:rsid w:val="0029571B"/>
    <w:rsid w:val="002A097A"/>
    <w:rsid w:val="002A139B"/>
    <w:rsid w:val="002A1559"/>
    <w:rsid w:val="002A775E"/>
    <w:rsid w:val="002B2D8E"/>
    <w:rsid w:val="002B3590"/>
    <w:rsid w:val="002B3914"/>
    <w:rsid w:val="002B40A9"/>
    <w:rsid w:val="002C11A7"/>
    <w:rsid w:val="002C471E"/>
    <w:rsid w:val="002D4F75"/>
    <w:rsid w:val="002D671C"/>
    <w:rsid w:val="002D696D"/>
    <w:rsid w:val="002E05A2"/>
    <w:rsid w:val="002E0A3C"/>
    <w:rsid w:val="002E3EFE"/>
    <w:rsid w:val="002E63FA"/>
    <w:rsid w:val="002F1342"/>
    <w:rsid w:val="002F1CDF"/>
    <w:rsid w:val="002F43BF"/>
    <w:rsid w:val="002F65F3"/>
    <w:rsid w:val="0030315C"/>
    <w:rsid w:val="00305466"/>
    <w:rsid w:val="00311122"/>
    <w:rsid w:val="0031176D"/>
    <w:rsid w:val="00311AB2"/>
    <w:rsid w:val="00311BAA"/>
    <w:rsid w:val="003123CF"/>
    <w:rsid w:val="00316CF0"/>
    <w:rsid w:val="00317508"/>
    <w:rsid w:val="00320654"/>
    <w:rsid w:val="0032130F"/>
    <w:rsid w:val="00325AEA"/>
    <w:rsid w:val="00326AA8"/>
    <w:rsid w:val="00330CFF"/>
    <w:rsid w:val="003310EC"/>
    <w:rsid w:val="00332CC5"/>
    <w:rsid w:val="00335A20"/>
    <w:rsid w:val="003361DE"/>
    <w:rsid w:val="003377C7"/>
    <w:rsid w:val="00345031"/>
    <w:rsid w:val="0034786B"/>
    <w:rsid w:val="00347FB2"/>
    <w:rsid w:val="00351B8F"/>
    <w:rsid w:val="003555DD"/>
    <w:rsid w:val="00357FD0"/>
    <w:rsid w:val="00363A37"/>
    <w:rsid w:val="0036453C"/>
    <w:rsid w:val="003658FA"/>
    <w:rsid w:val="00366515"/>
    <w:rsid w:val="003675F1"/>
    <w:rsid w:val="00375ACA"/>
    <w:rsid w:val="00387E00"/>
    <w:rsid w:val="00390AA3"/>
    <w:rsid w:val="003919EA"/>
    <w:rsid w:val="003923D4"/>
    <w:rsid w:val="003930D8"/>
    <w:rsid w:val="0039371B"/>
    <w:rsid w:val="003940B5"/>
    <w:rsid w:val="00397456"/>
    <w:rsid w:val="003976F1"/>
    <w:rsid w:val="00397E30"/>
    <w:rsid w:val="003A52A6"/>
    <w:rsid w:val="003A7359"/>
    <w:rsid w:val="003B0E94"/>
    <w:rsid w:val="003B12B3"/>
    <w:rsid w:val="003B7127"/>
    <w:rsid w:val="003B714D"/>
    <w:rsid w:val="003C1A8D"/>
    <w:rsid w:val="003C723B"/>
    <w:rsid w:val="003D5129"/>
    <w:rsid w:val="003E1FD3"/>
    <w:rsid w:val="003E274F"/>
    <w:rsid w:val="003E59F8"/>
    <w:rsid w:val="003F0CF1"/>
    <w:rsid w:val="003F51F1"/>
    <w:rsid w:val="003F6EA2"/>
    <w:rsid w:val="003F73F0"/>
    <w:rsid w:val="00400D1A"/>
    <w:rsid w:val="00403141"/>
    <w:rsid w:val="00405E09"/>
    <w:rsid w:val="00406BCC"/>
    <w:rsid w:val="00406D53"/>
    <w:rsid w:val="0040728E"/>
    <w:rsid w:val="004076C1"/>
    <w:rsid w:val="004148C5"/>
    <w:rsid w:val="00414D1C"/>
    <w:rsid w:val="00421D1B"/>
    <w:rsid w:val="00422E23"/>
    <w:rsid w:val="004349A7"/>
    <w:rsid w:val="0043671C"/>
    <w:rsid w:val="00437223"/>
    <w:rsid w:val="00437DF2"/>
    <w:rsid w:val="00446FB0"/>
    <w:rsid w:val="00453C2F"/>
    <w:rsid w:val="00460F52"/>
    <w:rsid w:val="00462525"/>
    <w:rsid w:val="00462A63"/>
    <w:rsid w:val="00462CCB"/>
    <w:rsid w:val="00463023"/>
    <w:rsid w:val="004634A6"/>
    <w:rsid w:val="00464523"/>
    <w:rsid w:val="004646BC"/>
    <w:rsid w:val="00464CEA"/>
    <w:rsid w:val="0046729B"/>
    <w:rsid w:val="00471289"/>
    <w:rsid w:val="00472204"/>
    <w:rsid w:val="0047524D"/>
    <w:rsid w:val="00475338"/>
    <w:rsid w:val="00476213"/>
    <w:rsid w:val="004764FD"/>
    <w:rsid w:val="004837E5"/>
    <w:rsid w:val="00485BCB"/>
    <w:rsid w:val="00490309"/>
    <w:rsid w:val="004A377A"/>
    <w:rsid w:val="004A5EC8"/>
    <w:rsid w:val="004A6BB9"/>
    <w:rsid w:val="004B4C36"/>
    <w:rsid w:val="004B58C6"/>
    <w:rsid w:val="004C011F"/>
    <w:rsid w:val="004C0214"/>
    <w:rsid w:val="004C37D3"/>
    <w:rsid w:val="004D259C"/>
    <w:rsid w:val="004D29D2"/>
    <w:rsid w:val="004D58E0"/>
    <w:rsid w:val="004D6DE1"/>
    <w:rsid w:val="004D7AF4"/>
    <w:rsid w:val="004E0674"/>
    <w:rsid w:val="004E15A5"/>
    <w:rsid w:val="004E189E"/>
    <w:rsid w:val="004E2974"/>
    <w:rsid w:val="004E6021"/>
    <w:rsid w:val="004F4A67"/>
    <w:rsid w:val="00501F80"/>
    <w:rsid w:val="005039A8"/>
    <w:rsid w:val="00503EDB"/>
    <w:rsid w:val="00506690"/>
    <w:rsid w:val="0050716E"/>
    <w:rsid w:val="00510E76"/>
    <w:rsid w:val="00513C51"/>
    <w:rsid w:val="0051475C"/>
    <w:rsid w:val="00515B36"/>
    <w:rsid w:val="00516406"/>
    <w:rsid w:val="0052166B"/>
    <w:rsid w:val="00521DAF"/>
    <w:rsid w:val="00523983"/>
    <w:rsid w:val="005244AA"/>
    <w:rsid w:val="00527F2E"/>
    <w:rsid w:val="00530183"/>
    <w:rsid w:val="0053056C"/>
    <w:rsid w:val="005316EA"/>
    <w:rsid w:val="0053205C"/>
    <w:rsid w:val="00532738"/>
    <w:rsid w:val="00540B2B"/>
    <w:rsid w:val="00546BAF"/>
    <w:rsid w:val="005478A2"/>
    <w:rsid w:val="005534FC"/>
    <w:rsid w:val="00556F5D"/>
    <w:rsid w:val="0056209B"/>
    <w:rsid w:val="00563611"/>
    <w:rsid w:val="00564DB3"/>
    <w:rsid w:val="00566994"/>
    <w:rsid w:val="00572290"/>
    <w:rsid w:val="00573257"/>
    <w:rsid w:val="005740C2"/>
    <w:rsid w:val="005771D8"/>
    <w:rsid w:val="005772BE"/>
    <w:rsid w:val="00580C6D"/>
    <w:rsid w:val="00581BDF"/>
    <w:rsid w:val="00581E7B"/>
    <w:rsid w:val="00583A37"/>
    <w:rsid w:val="00583ABA"/>
    <w:rsid w:val="00586D77"/>
    <w:rsid w:val="00592F46"/>
    <w:rsid w:val="00597304"/>
    <w:rsid w:val="005A0591"/>
    <w:rsid w:val="005A347B"/>
    <w:rsid w:val="005A7F96"/>
    <w:rsid w:val="005B0817"/>
    <w:rsid w:val="005B5B23"/>
    <w:rsid w:val="005C2C78"/>
    <w:rsid w:val="005C3B4F"/>
    <w:rsid w:val="005C4A9B"/>
    <w:rsid w:val="005C715D"/>
    <w:rsid w:val="005C7C22"/>
    <w:rsid w:val="005D1642"/>
    <w:rsid w:val="005D286E"/>
    <w:rsid w:val="005D2B13"/>
    <w:rsid w:val="005D7636"/>
    <w:rsid w:val="005E17F9"/>
    <w:rsid w:val="005E31DB"/>
    <w:rsid w:val="005E5F76"/>
    <w:rsid w:val="005E6D36"/>
    <w:rsid w:val="005F080B"/>
    <w:rsid w:val="005F0AA0"/>
    <w:rsid w:val="005F2567"/>
    <w:rsid w:val="005F3726"/>
    <w:rsid w:val="005F405C"/>
    <w:rsid w:val="005F475A"/>
    <w:rsid w:val="005F637D"/>
    <w:rsid w:val="005F70D7"/>
    <w:rsid w:val="005F7C7E"/>
    <w:rsid w:val="00600B75"/>
    <w:rsid w:val="0060343A"/>
    <w:rsid w:val="00604546"/>
    <w:rsid w:val="00606592"/>
    <w:rsid w:val="006075B1"/>
    <w:rsid w:val="006136E1"/>
    <w:rsid w:val="00613EED"/>
    <w:rsid w:val="006160CF"/>
    <w:rsid w:val="006219D5"/>
    <w:rsid w:val="006248F5"/>
    <w:rsid w:val="00627E92"/>
    <w:rsid w:val="00630593"/>
    <w:rsid w:val="00630624"/>
    <w:rsid w:val="0063096E"/>
    <w:rsid w:val="006419A5"/>
    <w:rsid w:val="00643C0D"/>
    <w:rsid w:val="00644098"/>
    <w:rsid w:val="00646433"/>
    <w:rsid w:val="00646B49"/>
    <w:rsid w:val="00646EBD"/>
    <w:rsid w:val="00647595"/>
    <w:rsid w:val="00647AF9"/>
    <w:rsid w:val="0065271B"/>
    <w:rsid w:val="00654F79"/>
    <w:rsid w:val="006565F1"/>
    <w:rsid w:val="0065662E"/>
    <w:rsid w:val="00660236"/>
    <w:rsid w:val="00660406"/>
    <w:rsid w:val="00660C87"/>
    <w:rsid w:val="006615B5"/>
    <w:rsid w:val="00663472"/>
    <w:rsid w:val="006653FB"/>
    <w:rsid w:val="00666BC6"/>
    <w:rsid w:val="006679F6"/>
    <w:rsid w:val="00670394"/>
    <w:rsid w:val="00673603"/>
    <w:rsid w:val="00676B7C"/>
    <w:rsid w:val="00684C2D"/>
    <w:rsid w:val="00685184"/>
    <w:rsid w:val="0068554F"/>
    <w:rsid w:val="00687FF7"/>
    <w:rsid w:val="00693DF8"/>
    <w:rsid w:val="00694141"/>
    <w:rsid w:val="006A010E"/>
    <w:rsid w:val="006A0D8B"/>
    <w:rsid w:val="006A1130"/>
    <w:rsid w:val="006A1289"/>
    <w:rsid w:val="006A3F5C"/>
    <w:rsid w:val="006A522A"/>
    <w:rsid w:val="006A53E5"/>
    <w:rsid w:val="006A5784"/>
    <w:rsid w:val="006A5BCC"/>
    <w:rsid w:val="006A61D5"/>
    <w:rsid w:val="006B1907"/>
    <w:rsid w:val="006B3AAB"/>
    <w:rsid w:val="006B52EE"/>
    <w:rsid w:val="006B6FDD"/>
    <w:rsid w:val="006C0591"/>
    <w:rsid w:val="006C4654"/>
    <w:rsid w:val="006C55B8"/>
    <w:rsid w:val="006D6E12"/>
    <w:rsid w:val="006E06BE"/>
    <w:rsid w:val="006E31AA"/>
    <w:rsid w:val="006E6F62"/>
    <w:rsid w:val="006F5E70"/>
    <w:rsid w:val="00702F45"/>
    <w:rsid w:val="007161AA"/>
    <w:rsid w:val="007229F4"/>
    <w:rsid w:val="00725C01"/>
    <w:rsid w:val="00727B40"/>
    <w:rsid w:val="00743D25"/>
    <w:rsid w:val="007443EC"/>
    <w:rsid w:val="007446D2"/>
    <w:rsid w:val="00747735"/>
    <w:rsid w:val="007502C0"/>
    <w:rsid w:val="00751195"/>
    <w:rsid w:val="00752865"/>
    <w:rsid w:val="007608CE"/>
    <w:rsid w:val="0076367B"/>
    <w:rsid w:val="007651A2"/>
    <w:rsid w:val="0076578E"/>
    <w:rsid w:val="0076670C"/>
    <w:rsid w:val="00767123"/>
    <w:rsid w:val="00771E56"/>
    <w:rsid w:val="007738BB"/>
    <w:rsid w:val="00780E94"/>
    <w:rsid w:val="00781A9D"/>
    <w:rsid w:val="00781AA4"/>
    <w:rsid w:val="007821EA"/>
    <w:rsid w:val="00783C24"/>
    <w:rsid w:val="007852E4"/>
    <w:rsid w:val="007854C1"/>
    <w:rsid w:val="00786012"/>
    <w:rsid w:val="00786CB6"/>
    <w:rsid w:val="007870FA"/>
    <w:rsid w:val="00790BB6"/>
    <w:rsid w:val="00791665"/>
    <w:rsid w:val="00793A92"/>
    <w:rsid w:val="007A02A8"/>
    <w:rsid w:val="007A0E79"/>
    <w:rsid w:val="007A688A"/>
    <w:rsid w:val="007A6DEA"/>
    <w:rsid w:val="007B0B3B"/>
    <w:rsid w:val="007B1730"/>
    <w:rsid w:val="007B17B8"/>
    <w:rsid w:val="007B1A06"/>
    <w:rsid w:val="007B21A3"/>
    <w:rsid w:val="007B36BD"/>
    <w:rsid w:val="007B3776"/>
    <w:rsid w:val="007B754F"/>
    <w:rsid w:val="007B7D08"/>
    <w:rsid w:val="007C368C"/>
    <w:rsid w:val="007C4D65"/>
    <w:rsid w:val="007C5A56"/>
    <w:rsid w:val="007C5AF8"/>
    <w:rsid w:val="007C5BB3"/>
    <w:rsid w:val="007D0B66"/>
    <w:rsid w:val="007D2271"/>
    <w:rsid w:val="007D3B45"/>
    <w:rsid w:val="007E11E3"/>
    <w:rsid w:val="007E46DE"/>
    <w:rsid w:val="007F6346"/>
    <w:rsid w:val="007F63DE"/>
    <w:rsid w:val="00800298"/>
    <w:rsid w:val="00800FE5"/>
    <w:rsid w:val="00802818"/>
    <w:rsid w:val="00807B31"/>
    <w:rsid w:val="0081283D"/>
    <w:rsid w:val="00812BA4"/>
    <w:rsid w:val="00815FE2"/>
    <w:rsid w:val="008215F6"/>
    <w:rsid w:val="00825A31"/>
    <w:rsid w:val="008266DF"/>
    <w:rsid w:val="00830EB5"/>
    <w:rsid w:val="0083390F"/>
    <w:rsid w:val="0083717F"/>
    <w:rsid w:val="00841AD7"/>
    <w:rsid w:val="00845993"/>
    <w:rsid w:val="00850C4D"/>
    <w:rsid w:val="0085525D"/>
    <w:rsid w:val="00862429"/>
    <w:rsid w:val="00863DF1"/>
    <w:rsid w:val="00863F0B"/>
    <w:rsid w:val="00865EC0"/>
    <w:rsid w:val="00871801"/>
    <w:rsid w:val="008719AE"/>
    <w:rsid w:val="00871C47"/>
    <w:rsid w:val="00873295"/>
    <w:rsid w:val="00874D6C"/>
    <w:rsid w:val="00875038"/>
    <w:rsid w:val="00876722"/>
    <w:rsid w:val="00880A60"/>
    <w:rsid w:val="00882EC3"/>
    <w:rsid w:val="00885AF0"/>
    <w:rsid w:val="00885F3C"/>
    <w:rsid w:val="0089012D"/>
    <w:rsid w:val="00891A4D"/>
    <w:rsid w:val="00892C1B"/>
    <w:rsid w:val="008932EB"/>
    <w:rsid w:val="00895670"/>
    <w:rsid w:val="008A2A25"/>
    <w:rsid w:val="008A46D9"/>
    <w:rsid w:val="008A6A3F"/>
    <w:rsid w:val="008A74E8"/>
    <w:rsid w:val="008B1E07"/>
    <w:rsid w:val="008B6EAF"/>
    <w:rsid w:val="008C13E5"/>
    <w:rsid w:val="008C2712"/>
    <w:rsid w:val="008D058A"/>
    <w:rsid w:val="008D1497"/>
    <w:rsid w:val="008D380C"/>
    <w:rsid w:val="008D3F07"/>
    <w:rsid w:val="008E0B6A"/>
    <w:rsid w:val="008E11E5"/>
    <w:rsid w:val="008E6631"/>
    <w:rsid w:val="008E6D9B"/>
    <w:rsid w:val="008F04BC"/>
    <w:rsid w:val="008F77B5"/>
    <w:rsid w:val="00901633"/>
    <w:rsid w:val="00902343"/>
    <w:rsid w:val="00903565"/>
    <w:rsid w:val="00904880"/>
    <w:rsid w:val="00907C73"/>
    <w:rsid w:val="00912F73"/>
    <w:rsid w:val="009134E1"/>
    <w:rsid w:val="009153DE"/>
    <w:rsid w:val="0092050F"/>
    <w:rsid w:val="009276CA"/>
    <w:rsid w:val="009326DC"/>
    <w:rsid w:val="009358CA"/>
    <w:rsid w:val="00941125"/>
    <w:rsid w:val="009455D9"/>
    <w:rsid w:val="00946636"/>
    <w:rsid w:val="00950052"/>
    <w:rsid w:val="009524C4"/>
    <w:rsid w:val="00961A7E"/>
    <w:rsid w:val="009630B8"/>
    <w:rsid w:val="00966025"/>
    <w:rsid w:val="00966F7E"/>
    <w:rsid w:val="00973755"/>
    <w:rsid w:val="009755E1"/>
    <w:rsid w:val="00976AF8"/>
    <w:rsid w:val="00984547"/>
    <w:rsid w:val="009859E1"/>
    <w:rsid w:val="00985AD1"/>
    <w:rsid w:val="00986FF0"/>
    <w:rsid w:val="00990EAE"/>
    <w:rsid w:val="0099461E"/>
    <w:rsid w:val="00996CC7"/>
    <w:rsid w:val="009A18AE"/>
    <w:rsid w:val="009A27EA"/>
    <w:rsid w:val="009A36A2"/>
    <w:rsid w:val="009B58DB"/>
    <w:rsid w:val="009C3DAD"/>
    <w:rsid w:val="009D0DD3"/>
    <w:rsid w:val="009D13DA"/>
    <w:rsid w:val="009D571F"/>
    <w:rsid w:val="009D79EA"/>
    <w:rsid w:val="009E2464"/>
    <w:rsid w:val="009E5579"/>
    <w:rsid w:val="009F168A"/>
    <w:rsid w:val="009F2CF7"/>
    <w:rsid w:val="009F45E3"/>
    <w:rsid w:val="009F5870"/>
    <w:rsid w:val="00A0020D"/>
    <w:rsid w:val="00A0354F"/>
    <w:rsid w:val="00A047EA"/>
    <w:rsid w:val="00A0582A"/>
    <w:rsid w:val="00A06D79"/>
    <w:rsid w:val="00A071EC"/>
    <w:rsid w:val="00A07561"/>
    <w:rsid w:val="00A107C6"/>
    <w:rsid w:val="00A12D34"/>
    <w:rsid w:val="00A1498E"/>
    <w:rsid w:val="00A14CD3"/>
    <w:rsid w:val="00A167A6"/>
    <w:rsid w:val="00A2031A"/>
    <w:rsid w:val="00A21E6D"/>
    <w:rsid w:val="00A22240"/>
    <w:rsid w:val="00A24344"/>
    <w:rsid w:val="00A26C35"/>
    <w:rsid w:val="00A30099"/>
    <w:rsid w:val="00A30571"/>
    <w:rsid w:val="00A31AAB"/>
    <w:rsid w:val="00A426D3"/>
    <w:rsid w:val="00A44B1C"/>
    <w:rsid w:val="00A45057"/>
    <w:rsid w:val="00A55CBA"/>
    <w:rsid w:val="00A56202"/>
    <w:rsid w:val="00A56E57"/>
    <w:rsid w:val="00A638C8"/>
    <w:rsid w:val="00A65E70"/>
    <w:rsid w:val="00A66240"/>
    <w:rsid w:val="00A71B0E"/>
    <w:rsid w:val="00A71BB5"/>
    <w:rsid w:val="00A7246E"/>
    <w:rsid w:val="00A779A1"/>
    <w:rsid w:val="00A77AFF"/>
    <w:rsid w:val="00A82645"/>
    <w:rsid w:val="00A83E1D"/>
    <w:rsid w:val="00A84BC7"/>
    <w:rsid w:val="00A85019"/>
    <w:rsid w:val="00A85D63"/>
    <w:rsid w:val="00A90BAC"/>
    <w:rsid w:val="00A96A65"/>
    <w:rsid w:val="00A97CC8"/>
    <w:rsid w:val="00AA0A72"/>
    <w:rsid w:val="00AA35B0"/>
    <w:rsid w:val="00AA553D"/>
    <w:rsid w:val="00AB0455"/>
    <w:rsid w:val="00AB06AD"/>
    <w:rsid w:val="00AB55F2"/>
    <w:rsid w:val="00AB5D2A"/>
    <w:rsid w:val="00AC0D03"/>
    <w:rsid w:val="00AC159A"/>
    <w:rsid w:val="00AC3297"/>
    <w:rsid w:val="00AC33DE"/>
    <w:rsid w:val="00AC47FE"/>
    <w:rsid w:val="00AC4A09"/>
    <w:rsid w:val="00AD35D0"/>
    <w:rsid w:val="00AD4232"/>
    <w:rsid w:val="00AD4CF8"/>
    <w:rsid w:val="00AD5AA7"/>
    <w:rsid w:val="00AD6779"/>
    <w:rsid w:val="00AD697A"/>
    <w:rsid w:val="00AD75C3"/>
    <w:rsid w:val="00AE2A48"/>
    <w:rsid w:val="00AE37BB"/>
    <w:rsid w:val="00AE3FAA"/>
    <w:rsid w:val="00AE621E"/>
    <w:rsid w:val="00AE7B49"/>
    <w:rsid w:val="00AF045B"/>
    <w:rsid w:val="00AF1855"/>
    <w:rsid w:val="00AF303E"/>
    <w:rsid w:val="00AF49AD"/>
    <w:rsid w:val="00B0027B"/>
    <w:rsid w:val="00B01996"/>
    <w:rsid w:val="00B03B3B"/>
    <w:rsid w:val="00B07842"/>
    <w:rsid w:val="00B078A0"/>
    <w:rsid w:val="00B07AA2"/>
    <w:rsid w:val="00B11768"/>
    <w:rsid w:val="00B11ABE"/>
    <w:rsid w:val="00B12367"/>
    <w:rsid w:val="00B13D7F"/>
    <w:rsid w:val="00B1741A"/>
    <w:rsid w:val="00B23811"/>
    <w:rsid w:val="00B2421E"/>
    <w:rsid w:val="00B25A76"/>
    <w:rsid w:val="00B32F7E"/>
    <w:rsid w:val="00B333EB"/>
    <w:rsid w:val="00B34B2A"/>
    <w:rsid w:val="00B41A0D"/>
    <w:rsid w:val="00B50892"/>
    <w:rsid w:val="00B547C9"/>
    <w:rsid w:val="00B6794C"/>
    <w:rsid w:val="00B71F36"/>
    <w:rsid w:val="00B72F7A"/>
    <w:rsid w:val="00B813D9"/>
    <w:rsid w:val="00B81D0B"/>
    <w:rsid w:val="00B840DC"/>
    <w:rsid w:val="00B87E96"/>
    <w:rsid w:val="00B930BF"/>
    <w:rsid w:val="00BA07C8"/>
    <w:rsid w:val="00BA6D2E"/>
    <w:rsid w:val="00BB1086"/>
    <w:rsid w:val="00BB3923"/>
    <w:rsid w:val="00BB6D8A"/>
    <w:rsid w:val="00BB6E9E"/>
    <w:rsid w:val="00BC41F4"/>
    <w:rsid w:val="00BC749F"/>
    <w:rsid w:val="00BD0DDC"/>
    <w:rsid w:val="00BD2A44"/>
    <w:rsid w:val="00BD3ED8"/>
    <w:rsid w:val="00BD6BF1"/>
    <w:rsid w:val="00BE0BF9"/>
    <w:rsid w:val="00BE3410"/>
    <w:rsid w:val="00BE3E30"/>
    <w:rsid w:val="00BE5981"/>
    <w:rsid w:val="00BE6D63"/>
    <w:rsid w:val="00BF22F9"/>
    <w:rsid w:val="00BF25BB"/>
    <w:rsid w:val="00C021B5"/>
    <w:rsid w:val="00C0391F"/>
    <w:rsid w:val="00C04201"/>
    <w:rsid w:val="00C12F7C"/>
    <w:rsid w:val="00C137BB"/>
    <w:rsid w:val="00C1448E"/>
    <w:rsid w:val="00C1594C"/>
    <w:rsid w:val="00C15A51"/>
    <w:rsid w:val="00C177C9"/>
    <w:rsid w:val="00C202E1"/>
    <w:rsid w:val="00C22C3E"/>
    <w:rsid w:val="00C23277"/>
    <w:rsid w:val="00C24701"/>
    <w:rsid w:val="00C24BBF"/>
    <w:rsid w:val="00C24BD6"/>
    <w:rsid w:val="00C346CB"/>
    <w:rsid w:val="00C34C7B"/>
    <w:rsid w:val="00C351DA"/>
    <w:rsid w:val="00C36211"/>
    <w:rsid w:val="00C42446"/>
    <w:rsid w:val="00C42C0E"/>
    <w:rsid w:val="00C44E27"/>
    <w:rsid w:val="00C45151"/>
    <w:rsid w:val="00C47CA1"/>
    <w:rsid w:val="00C501E7"/>
    <w:rsid w:val="00C53C91"/>
    <w:rsid w:val="00C604C1"/>
    <w:rsid w:val="00C609B0"/>
    <w:rsid w:val="00C63548"/>
    <w:rsid w:val="00C63FAD"/>
    <w:rsid w:val="00C64A55"/>
    <w:rsid w:val="00C65C52"/>
    <w:rsid w:val="00C66BDE"/>
    <w:rsid w:val="00C701B1"/>
    <w:rsid w:val="00C71532"/>
    <w:rsid w:val="00C84A86"/>
    <w:rsid w:val="00C858DE"/>
    <w:rsid w:val="00C8655B"/>
    <w:rsid w:val="00C94E0D"/>
    <w:rsid w:val="00CA26C9"/>
    <w:rsid w:val="00CA3AC4"/>
    <w:rsid w:val="00CA48ED"/>
    <w:rsid w:val="00CB5112"/>
    <w:rsid w:val="00CC1AEB"/>
    <w:rsid w:val="00CC2521"/>
    <w:rsid w:val="00CC2AE0"/>
    <w:rsid w:val="00CC70F7"/>
    <w:rsid w:val="00CD049C"/>
    <w:rsid w:val="00CD0A10"/>
    <w:rsid w:val="00CD28B1"/>
    <w:rsid w:val="00CE75F5"/>
    <w:rsid w:val="00CF226B"/>
    <w:rsid w:val="00CF2CD1"/>
    <w:rsid w:val="00CF46FF"/>
    <w:rsid w:val="00CF6130"/>
    <w:rsid w:val="00CF6EED"/>
    <w:rsid w:val="00CF6F7F"/>
    <w:rsid w:val="00D04859"/>
    <w:rsid w:val="00D04F3F"/>
    <w:rsid w:val="00D053F2"/>
    <w:rsid w:val="00D1032E"/>
    <w:rsid w:val="00D12636"/>
    <w:rsid w:val="00D1494E"/>
    <w:rsid w:val="00D15852"/>
    <w:rsid w:val="00D174DB"/>
    <w:rsid w:val="00D20836"/>
    <w:rsid w:val="00D20848"/>
    <w:rsid w:val="00D20BEE"/>
    <w:rsid w:val="00D20E1A"/>
    <w:rsid w:val="00D228A8"/>
    <w:rsid w:val="00D23225"/>
    <w:rsid w:val="00D24242"/>
    <w:rsid w:val="00D2793D"/>
    <w:rsid w:val="00D35E62"/>
    <w:rsid w:val="00D41042"/>
    <w:rsid w:val="00D4350F"/>
    <w:rsid w:val="00D4406E"/>
    <w:rsid w:val="00D521ED"/>
    <w:rsid w:val="00D55753"/>
    <w:rsid w:val="00D56BD5"/>
    <w:rsid w:val="00D60DC3"/>
    <w:rsid w:val="00D61CB2"/>
    <w:rsid w:val="00D6670A"/>
    <w:rsid w:val="00D667FC"/>
    <w:rsid w:val="00D67922"/>
    <w:rsid w:val="00D71C7D"/>
    <w:rsid w:val="00D73523"/>
    <w:rsid w:val="00D77907"/>
    <w:rsid w:val="00D84DDD"/>
    <w:rsid w:val="00D87303"/>
    <w:rsid w:val="00D902B2"/>
    <w:rsid w:val="00D914C5"/>
    <w:rsid w:val="00D9599E"/>
    <w:rsid w:val="00D95CB7"/>
    <w:rsid w:val="00D970C8"/>
    <w:rsid w:val="00DA29D1"/>
    <w:rsid w:val="00DA573F"/>
    <w:rsid w:val="00DA64EC"/>
    <w:rsid w:val="00DA7FEB"/>
    <w:rsid w:val="00DB12D0"/>
    <w:rsid w:val="00DB5268"/>
    <w:rsid w:val="00DC195B"/>
    <w:rsid w:val="00DC1D4F"/>
    <w:rsid w:val="00DC4B6C"/>
    <w:rsid w:val="00DC4D11"/>
    <w:rsid w:val="00DD03AB"/>
    <w:rsid w:val="00DD24AE"/>
    <w:rsid w:val="00DD5A24"/>
    <w:rsid w:val="00DD7B38"/>
    <w:rsid w:val="00DE33A6"/>
    <w:rsid w:val="00DF095C"/>
    <w:rsid w:val="00DF3029"/>
    <w:rsid w:val="00DF34A6"/>
    <w:rsid w:val="00DF6CB1"/>
    <w:rsid w:val="00E046CC"/>
    <w:rsid w:val="00E06D9B"/>
    <w:rsid w:val="00E0796E"/>
    <w:rsid w:val="00E1379F"/>
    <w:rsid w:val="00E1388C"/>
    <w:rsid w:val="00E14728"/>
    <w:rsid w:val="00E14DFB"/>
    <w:rsid w:val="00E16E45"/>
    <w:rsid w:val="00E200F3"/>
    <w:rsid w:val="00E20318"/>
    <w:rsid w:val="00E221D1"/>
    <w:rsid w:val="00E333AB"/>
    <w:rsid w:val="00E33738"/>
    <w:rsid w:val="00E460C3"/>
    <w:rsid w:val="00E46522"/>
    <w:rsid w:val="00E46B95"/>
    <w:rsid w:val="00E47DBC"/>
    <w:rsid w:val="00E515A9"/>
    <w:rsid w:val="00E5244B"/>
    <w:rsid w:val="00E53131"/>
    <w:rsid w:val="00E5573E"/>
    <w:rsid w:val="00E57CEC"/>
    <w:rsid w:val="00E60D8C"/>
    <w:rsid w:val="00E625D7"/>
    <w:rsid w:val="00E634DE"/>
    <w:rsid w:val="00E64D79"/>
    <w:rsid w:val="00E66989"/>
    <w:rsid w:val="00E71E78"/>
    <w:rsid w:val="00E7225E"/>
    <w:rsid w:val="00E75EAF"/>
    <w:rsid w:val="00E7620B"/>
    <w:rsid w:val="00E775FE"/>
    <w:rsid w:val="00E82E79"/>
    <w:rsid w:val="00E83B08"/>
    <w:rsid w:val="00E83BBD"/>
    <w:rsid w:val="00E85298"/>
    <w:rsid w:val="00E8643E"/>
    <w:rsid w:val="00E86E7C"/>
    <w:rsid w:val="00E87EC4"/>
    <w:rsid w:val="00E92065"/>
    <w:rsid w:val="00E92B01"/>
    <w:rsid w:val="00E9420A"/>
    <w:rsid w:val="00EA149F"/>
    <w:rsid w:val="00EA2B17"/>
    <w:rsid w:val="00EA4580"/>
    <w:rsid w:val="00EA7E31"/>
    <w:rsid w:val="00EB07F6"/>
    <w:rsid w:val="00EB0AF4"/>
    <w:rsid w:val="00EB2D4F"/>
    <w:rsid w:val="00EC2B9F"/>
    <w:rsid w:val="00EC3F23"/>
    <w:rsid w:val="00EC550A"/>
    <w:rsid w:val="00ED495F"/>
    <w:rsid w:val="00ED677B"/>
    <w:rsid w:val="00ED683A"/>
    <w:rsid w:val="00EE0DDF"/>
    <w:rsid w:val="00EE501A"/>
    <w:rsid w:val="00EE549B"/>
    <w:rsid w:val="00EE6197"/>
    <w:rsid w:val="00EE71E5"/>
    <w:rsid w:val="00EF0CE4"/>
    <w:rsid w:val="00EF1F2B"/>
    <w:rsid w:val="00EF4779"/>
    <w:rsid w:val="00EF701B"/>
    <w:rsid w:val="00F01290"/>
    <w:rsid w:val="00F048E1"/>
    <w:rsid w:val="00F113DF"/>
    <w:rsid w:val="00F12F6D"/>
    <w:rsid w:val="00F13BC1"/>
    <w:rsid w:val="00F16B7D"/>
    <w:rsid w:val="00F21F40"/>
    <w:rsid w:val="00F23DAB"/>
    <w:rsid w:val="00F2539E"/>
    <w:rsid w:val="00F26524"/>
    <w:rsid w:val="00F265B4"/>
    <w:rsid w:val="00F273C8"/>
    <w:rsid w:val="00F322F5"/>
    <w:rsid w:val="00F32AD9"/>
    <w:rsid w:val="00F36A30"/>
    <w:rsid w:val="00F372DB"/>
    <w:rsid w:val="00F37A02"/>
    <w:rsid w:val="00F47ED9"/>
    <w:rsid w:val="00F50494"/>
    <w:rsid w:val="00F50BD4"/>
    <w:rsid w:val="00F52495"/>
    <w:rsid w:val="00F5593B"/>
    <w:rsid w:val="00F5694E"/>
    <w:rsid w:val="00F60020"/>
    <w:rsid w:val="00F65223"/>
    <w:rsid w:val="00F6648E"/>
    <w:rsid w:val="00F70EB9"/>
    <w:rsid w:val="00F72BE8"/>
    <w:rsid w:val="00F77081"/>
    <w:rsid w:val="00F81B1E"/>
    <w:rsid w:val="00F84415"/>
    <w:rsid w:val="00F8501E"/>
    <w:rsid w:val="00F85E7E"/>
    <w:rsid w:val="00F8619C"/>
    <w:rsid w:val="00F86901"/>
    <w:rsid w:val="00F9046D"/>
    <w:rsid w:val="00F91133"/>
    <w:rsid w:val="00F91936"/>
    <w:rsid w:val="00F93342"/>
    <w:rsid w:val="00F939D0"/>
    <w:rsid w:val="00F95661"/>
    <w:rsid w:val="00FA48A8"/>
    <w:rsid w:val="00FA4DD7"/>
    <w:rsid w:val="00FB01A8"/>
    <w:rsid w:val="00FB2F16"/>
    <w:rsid w:val="00FB3785"/>
    <w:rsid w:val="00FB6925"/>
    <w:rsid w:val="00FC09F2"/>
    <w:rsid w:val="00FC2CE4"/>
    <w:rsid w:val="00FD6F99"/>
    <w:rsid w:val="00FE0CE4"/>
    <w:rsid w:val="00FE0FE6"/>
    <w:rsid w:val="00FE15C5"/>
    <w:rsid w:val="00FE552B"/>
    <w:rsid w:val="00FE5968"/>
    <w:rsid w:val="00FE6D9E"/>
    <w:rsid w:val="00FE6F5C"/>
    <w:rsid w:val="00FE7BF9"/>
    <w:rsid w:val="00FF04D3"/>
    <w:rsid w:val="00FF0A97"/>
    <w:rsid w:val="00FF3549"/>
    <w:rsid w:val="00FF4EAF"/>
    <w:rsid w:val="00FF5A9E"/>
    <w:rsid w:val="012B0012"/>
    <w:rsid w:val="01C8DCAF"/>
    <w:rsid w:val="01F1DD9E"/>
    <w:rsid w:val="02004120"/>
    <w:rsid w:val="021C6639"/>
    <w:rsid w:val="02A846EC"/>
    <w:rsid w:val="0321C0D9"/>
    <w:rsid w:val="034FFC6D"/>
    <w:rsid w:val="03875A57"/>
    <w:rsid w:val="03DF48FB"/>
    <w:rsid w:val="042BFF1B"/>
    <w:rsid w:val="0445873E"/>
    <w:rsid w:val="04679401"/>
    <w:rsid w:val="047E1F98"/>
    <w:rsid w:val="04A0825E"/>
    <w:rsid w:val="04B5ECF0"/>
    <w:rsid w:val="04D9848D"/>
    <w:rsid w:val="054C3C3C"/>
    <w:rsid w:val="06648E74"/>
    <w:rsid w:val="066A2046"/>
    <w:rsid w:val="06757831"/>
    <w:rsid w:val="0675A0E0"/>
    <w:rsid w:val="06938478"/>
    <w:rsid w:val="06CA6F91"/>
    <w:rsid w:val="06CEC849"/>
    <w:rsid w:val="06D415ED"/>
    <w:rsid w:val="06DC21CE"/>
    <w:rsid w:val="076D6EE0"/>
    <w:rsid w:val="07D37236"/>
    <w:rsid w:val="080EC4AF"/>
    <w:rsid w:val="0814753E"/>
    <w:rsid w:val="08804AE0"/>
    <w:rsid w:val="08A9D5AF"/>
    <w:rsid w:val="08ACB0EE"/>
    <w:rsid w:val="08AEDF65"/>
    <w:rsid w:val="0938D707"/>
    <w:rsid w:val="09602C1F"/>
    <w:rsid w:val="0968E445"/>
    <w:rsid w:val="09EA7BB8"/>
    <w:rsid w:val="0A20DB48"/>
    <w:rsid w:val="0A43F06C"/>
    <w:rsid w:val="0A5AF477"/>
    <w:rsid w:val="0A8F8EA3"/>
    <w:rsid w:val="0AB33864"/>
    <w:rsid w:val="0B0DB3C6"/>
    <w:rsid w:val="0BBB81D6"/>
    <w:rsid w:val="0BC39A37"/>
    <w:rsid w:val="0BFCBADF"/>
    <w:rsid w:val="0C4886A6"/>
    <w:rsid w:val="0DA41646"/>
    <w:rsid w:val="0DED511D"/>
    <w:rsid w:val="0E16A3FF"/>
    <w:rsid w:val="0E5A1354"/>
    <w:rsid w:val="0E7D8C6B"/>
    <w:rsid w:val="0EA0045E"/>
    <w:rsid w:val="0EAEBE17"/>
    <w:rsid w:val="0F1DB8D6"/>
    <w:rsid w:val="0F2E3E05"/>
    <w:rsid w:val="0F9CC8FD"/>
    <w:rsid w:val="0F9F8769"/>
    <w:rsid w:val="10425350"/>
    <w:rsid w:val="105EA7BA"/>
    <w:rsid w:val="108F42DE"/>
    <w:rsid w:val="10AD68BF"/>
    <w:rsid w:val="10B0D4FE"/>
    <w:rsid w:val="10ED7E4B"/>
    <w:rsid w:val="1119DB6C"/>
    <w:rsid w:val="111D4AC1"/>
    <w:rsid w:val="11580418"/>
    <w:rsid w:val="11A656D8"/>
    <w:rsid w:val="120512C9"/>
    <w:rsid w:val="121E03BA"/>
    <w:rsid w:val="1231181E"/>
    <w:rsid w:val="1246042A"/>
    <w:rsid w:val="12C9BD6D"/>
    <w:rsid w:val="12DA2F42"/>
    <w:rsid w:val="12E391AE"/>
    <w:rsid w:val="131E98ED"/>
    <w:rsid w:val="135A47BB"/>
    <w:rsid w:val="1436A106"/>
    <w:rsid w:val="143B3B75"/>
    <w:rsid w:val="14AD1616"/>
    <w:rsid w:val="14C1B2B8"/>
    <w:rsid w:val="14C985E0"/>
    <w:rsid w:val="14D9A699"/>
    <w:rsid w:val="14E88A6D"/>
    <w:rsid w:val="153D8627"/>
    <w:rsid w:val="15A671FE"/>
    <w:rsid w:val="15D71CB9"/>
    <w:rsid w:val="16523D28"/>
    <w:rsid w:val="16E0DEF3"/>
    <w:rsid w:val="17CE5EC8"/>
    <w:rsid w:val="17DA9008"/>
    <w:rsid w:val="18090636"/>
    <w:rsid w:val="1821B2A0"/>
    <w:rsid w:val="18644D93"/>
    <w:rsid w:val="18675A7F"/>
    <w:rsid w:val="186E5072"/>
    <w:rsid w:val="19188B1C"/>
    <w:rsid w:val="19203E61"/>
    <w:rsid w:val="19324F13"/>
    <w:rsid w:val="195D092A"/>
    <w:rsid w:val="19D554F9"/>
    <w:rsid w:val="19DB6713"/>
    <w:rsid w:val="19EEAAC3"/>
    <w:rsid w:val="19F20277"/>
    <w:rsid w:val="19F60174"/>
    <w:rsid w:val="1A663067"/>
    <w:rsid w:val="1AA45771"/>
    <w:rsid w:val="1AB21586"/>
    <w:rsid w:val="1AD636C9"/>
    <w:rsid w:val="1AD6AEF8"/>
    <w:rsid w:val="1B7AF226"/>
    <w:rsid w:val="1B7C80B4"/>
    <w:rsid w:val="1CB065FD"/>
    <w:rsid w:val="1CFB7F0B"/>
    <w:rsid w:val="1D149BF6"/>
    <w:rsid w:val="1D2458AC"/>
    <w:rsid w:val="1D357340"/>
    <w:rsid w:val="1D6E3D96"/>
    <w:rsid w:val="1D9EBD06"/>
    <w:rsid w:val="1DCC0FBC"/>
    <w:rsid w:val="1E726060"/>
    <w:rsid w:val="1F056E1C"/>
    <w:rsid w:val="1F310914"/>
    <w:rsid w:val="1F62C618"/>
    <w:rsid w:val="1FE44AFE"/>
    <w:rsid w:val="200624AD"/>
    <w:rsid w:val="20222F48"/>
    <w:rsid w:val="203EF1B0"/>
    <w:rsid w:val="20CE4C22"/>
    <w:rsid w:val="20DB6360"/>
    <w:rsid w:val="20E1386A"/>
    <w:rsid w:val="21537212"/>
    <w:rsid w:val="21542E08"/>
    <w:rsid w:val="217D8E65"/>
    <w:rsid w:val="21B2A895"/>
    <w:rsid w:val="21C9FA40"/>
    <w:rsid w:val="21EF8C32"/>
    <w:rsid w:val="220E7928"/>
    <w:rsid w:val="224B16C9"/>
    <w:rsid w:val="22C27F8F"/>
    <w:rsid w:val="22D50BB3"/>
    <w:rsid w:val="231EC831"/>
    <w:rsid w:val="23481525"/>
    <w:rsid w:val="23771326"/>
    <w:rsid w:val="23971D6B"/>
    <w:rsid w:val="23A2DA71"/>
    <w:rsid w:val="23CEBD75"/>
    <w:rsid w:val="23FD45DC"/>
    <w:rsid w:val="240C4DC8"/>
    <w:rsid w:val="2499D488"/>
    <w:rsid w:val="24A338C6"/>
    <w:rsid w:val="2560D971"/>
    <w:rsid w:val="25D84072"/>
    <w:rsid w:val="26996B9D"/>
    <w:rsid w:val="269F6E05"/>
    <w:rsid w:val="26C8691A"/>
    <w:rsid w:val="26EA3A29"/>
    <w:rsid w:val="2700CBB6"/>
    <w:rsid w:val="272B9D45"/>
    <w:rsid w:val="27754344"/>
    <w:rsid w:val="279A49EE"/>
    <w:rsid w:val="27AB20B0"/>
    <w:rsid w:val="2855BEA5"/>
    <w:rsid w:val="2870AA38"/>
    <w:rsid w:val="28E84CCD"/>
    <w:rsid w:val="2929F22F"/>
    <w:rsid w:val="297A6B41"/>
    <w:rsid w:val="297ED6D6"/>
    <w:rsid w:val="297F1072"/>
    <w:rsid w:val="298C1132"/>
    <w:rsid w:val="29BBC9AF"/>
    <w:rsid w:val="29C2EC96"/>
    <w:rsid w:val="29E10556"/>
    <w:rsid w:val="2A298F18"/>
    <w:rsid w:val="2A3FA22E"/>
    <w:rsid w:val="2A5B726D"/>
    <w:rsid w:val="2A6F4E99"/>
    <w:rsid w:val="2A9061FF"/>
    <w:rsid w:val="2A96F22A"/>
    <w:rsid w:val="2B3A0589"/>
    <w:rsid w:val="2B5364F4"/>
    <w:rsid w:val="2B6A1E64"/>
    <w:rsid w:val="2B74F583"/>
    <w:rsid w:val="2B767287"/>
    <w:rsid w:val="2C0681E4"/>
    <w:rsid w:val="2C185BBA"/>
    <w:rsid w:val="2C3E268D"/>
    <w:rsid w:val="2C78E137"/>
    <w:rsid w:val="2CBA77B9"/>
    <w:rsid w:val="2CC960D6"/>
    <w:rsid w:val="2CF58A24"/>
    <w:rsid w:val="2D58C25F"/>
    <w:rsid w:val="2D59C49B"/>
    <w:rsid w:val="2D838E61"/>
    <w:rsid w:val="2D984C82"/>
    <w:rsid w:val="2DEC4369"/>
    <w:rsid w:val="2DF85F40"/>
    <w:rsid w:val="2E5D4BAE"/>
    <w:rsid w:val="2F335966"/>
    <w:rsid w:val="2F8D8309"/>
    <w:rsid w:val="2F9825B4"/>
    <w:rsid w:val="2FA135A4"/>
    <w:rsid w:val="2FB94B52"/>
    <w:rsid w:val="3021B2A4"/>
    <w:rsid w:val="30682B45"/>
    <w:rsid w:val="308425C5"/>
    <w:rsid w:val="30BFC721"/>
    <w:rsid w:val="31392F5B"/>
    <w:rsid w:val="314720E7"/>
    <w:rsid w:val="315DC707"/>
    <w:rsid w:val="317885D5"/>
    <w:rsid w:val="31A0C304"/>
    <w:rsid w:val="3222302E"/>
    <w:rsid w:val="323FE751"/>
    <w:rsid w:val="32BF644D"/>
    <w:rsid w:val="3300E756"/>
    <w:rsid w:val="3308A9E8"/>
    <w:rsid w:val="333165FE"/>
    <w:rsid w:val="33FB305D"/>
    <w:rsid w:val="344B7F01"/>
    <w:rsid w:val="34541476"/>
    <w:rsid w:val="345D26A9"/>
    <w:rsid w:val="3465E61B"/>
    <w:rsid w:val="34B17413"/>
    <w:rsid w:val="34B32925"/>
    <w:rsid w:val="34C58A79"/>
    <w:rsid w:val="34C85FCA"/>
    <w:rsid w:val="3513864F"/>
    <w:rsid w:val="352EE4F2"/>
    <w:rsid w:val="3564FDBB"/>
    <w:rsid w:val="356B956D"/>
    <w:rsid w:val="35851C71"/>
    <w:rsid w:val="358B06FD"/>
    <w:rsid w:val="358C7790"/>
    <w:rsid w:val="35CCE6AA"/>
    <w:rsid w:val="35D4267E"/>
    <w:rsid w:val="35DBCA39"/>
    <w:rsid w:val="35E7730C"/>
    <w:rsid w:val="3682A6AF"/>
    <w:rsid w:val="36E7AA85"/>
    <w:rsid w:val="36FC6233"/>
    <w:rsid w:val="37040AA7"/>
    <w:rsid w:val="371B7824"/>
    <w:rsid w:val="37B8A669"/>
    <w:rsid w:val="37F05AEE"/>
    <w:rsid w:val="38C399AE"/>
    <w:rsid w:val="390EBCAD"/>
    <w:rsid w:val="3915D155"/>
    <w:rsid w:val="3930E780"/>
    <w:rsid w:val="39859C36"/>
    <w:rsid w:val="39A1BB00"/>
    <w:rsid w:val="39CA4160"/>
    <w:rsid w:val="3A4968C7"/>
    <w:rsid w:val="3A866FF6"/>
    <w:rsid w:val="3BBD2195"/>
    <w:rsid w:val="3BCA0A4F"/>
    <w:rsid w:val="3C396DDA"/>
    <w:rsid w:val="3CBFE999"/>
    <w:rsid w:val="3CFD4396"/>
    <w:rsid w:val="3DAD9A18"/>
    <w:rsid w:val="3DB10D63"/>
    <w:rsid w:val="3E0EFA28"/>
    <w:rsid w:val="3E123BD7"/>
    <w:rsid w:val="3E6E9679"/>
    <w:rsid w:val="3E7261A1"/>
    <w:rsid w:val="3E948773"/>
    <w:rsid w:val="3EF51211"/>
    <w:rsid w:val="3F37FB0A"/>
    <w:rsid w:val="3F4AF90F"/>
    <w:rsid w:val="3F7E0055"/>
    <w:rsid w:val="3F9C431E"/>
    <w:rsid w:val="3FA78267"/>
    <w:rsid w:val="3FB90D27"/>
    <w:rsid w:val="3FC00C51"/>
    <w:rsid w:val="3FC19460"/>
    <w:rsid w:val="403D6955"/>
    <w:rsid w:val="40533757"/>
    <w:rsid w:val="406EF652"/>
    <w:rsid w:val="40D9E5D8"/>
    <w:rsid w:val="41453228"/>
    <w:rsid w:val="41A654EF"/>
    <w:rsid w:val="41C54ACB"/>
    <w:rsid w:val="41D00AA6"/>
    <w:rsid w:val="4217B4CC"/>
    <w:rsid w:val="422CC7BF"/>
    <w:rsid w:val="4305670C"/>
    <w:rsid w:val="430CF814"/>
    <w:rsid w:val="4319F16A"/>
    <w:rsid w:val="437553C8"/>
    <w:rsid w:val="437F0BCC"/>
    <w:rsid w:val="441A1FAE"/>
    <w:rsid w:val="44677FE4"/>
    <w:rsid w:val="44A54D04"/>
    <w:rsid w:val="44DAB5BC"/>
    <w:rsid w:val="44DBDBF7"/>
    <w:rsid w:val="44DC2119"/>
    <w:rsid w:val="45318A1E"/>
    <w:rsid w:val="453261B5"/>
    <w:rsid w:val="46719B15"/>
    <w:rsid w:val="467A2D7C"/>
    <w:rsid w:val="467DE46C"/>
    <w:rsid w:val="4680B9C7"/>
    <w:rsid w:val="470D4486"/>
    <w:rsid w:val="472274DC"/>
    <w:rsid w:val="475CB7BE"/>
    <w:rsid w:val="47982F66"/>
    <w:rsid w:val="47A9CB00"/>
    <w:rsid w:val="47E459A9"/>
    <w:rsid w:val="480B7FA8"/>
    <w:rsid w:val="491CDA85"/>
    <w:rsid w:val="492FE84A"/>
    <w:rsid w:val="497EC0E2"/>
    <w:rsid w:val="498048AF"/>
    <w:rsid w:val="499D91C3"/>
    <w:rsid w:val="499DA322"/>
    <w:rsid w:val="49A4839F"/>
    <w:rsid w:val="49F0F803"/>
    <w:rsid w:val="49F75745"/>
    <w:rsid w:val="4A11D301"/>
    <w:rsid w:val="4A17657C"/>
    <w:rsid w:val="4A283506"/>
    <w:rsid w:val="4A97A3A1"/>
    <w:rsid w:val="4AA09E4C"/>
    <w:rsid w:val="4C124108"/>
    <w:rsid w:val="4C12FDAA"/>
    <w:rsid w:val="4C2EEE60"/>
    <w:rsid w:val="4C70FFA1"/>
    <w:rsid w:val="4CA995CB"/>
    <w:rsid w:val="4D05D602"/>
    <w:rsid w:val="4D13162E"/>
    <w:rsid w:val="4D84AC5B"/>
    <w:rsid w:val="4DA17C98"/>
    <w:rsid w:val="4DE7B4CC"/>
    <w:rsid w:val="4E7FD9E7"/>
    <w:rsid w:val="4E9FFACB"/>
    <w:rsid w:val="4EC14DFC"/>
    <w:rsid w:val="4EC6E26A"/>
    <w:rsid w:val="4F42B153"/>
    <w:rsid w:val="4F630E40"/>
    <w:rsid w:val="4F9AF23D"/>
    <w:rsid w:val="4FB2254E"/>
    <w:rsid w:val="4FD9848E"/>
    <w:rsid w:val="506CEF76"/>
    <w:rsid w:val="5080C12D"/>
    <w:rsid w:val="50C79D66"/>
    <w:rsid w:val="50CE5814"/>
    <w:rsid w:val="50D03B68"/>
    <w:rsid w:val="50F5C1D7"/>
    <w:rsid w:val="51506F7A"/>
    <w:rsid w:val="51791E74"/>
    <w:rsid w:val="519B6324"/>
    <w:rsid w:val="51B5D6A7"/>
    <w:rsid w:val="51D82F60"/>
    <w:rsid w:val="52ED1532"/>
    <w:rsid w:val="536211EC"/>
    <w:rsid w:val="536F4C2A"/>
    <w:rsid w:val="53E31EE5"/>
    <w:rsid w:val="53F0808C"/>
    <w:rsid w:val="54487447"/>
    <w:rsid w:val="54C8D835"/>
    <w:rsid w:val="54F10315"/>
    <w:rsid w:val="555FAFC8"/>
    <w:rsid w:val="55946E46"/>
    <w:rsid w:val="55A89075"/>
    <w:rsid w:val="55DA4120"/>
    <w:rsid w:val="56226335"/>
    <w:rsid w:val="563A314C"/>
    <w:rsid w:val="5656A8F8"/>
    <w:rsid w:val="565A5649"/>
    <w:rsid w:val="56A9C399"/>
    <w:rsid w:val="56CF5318"/>
    <w:rsid w:val="56D03FDB"/>
    <w:rsid w:val="56F0649F"/>
    <w:rsid w:val="577835B0"/>
    <w:rsid w:val="57886DF8"/>
    <w:rsid w:val="5793D634"/>
    <w:rsid w:val="57B5F5E8"/>
    <w:rsid w:val="57D5A787"/>
    <w:rsid w:val="5881471B"/>
    <w:rsid w:val="58A51959"/>
    <w:rsid w:val="58D16A57"/>
    <w:rsid w:val="58D3C1C9"/>
    <w:rsid w:val="5900EB1E"/>
    <w:rsid w:val="590930E9"/>
    <w:rsid w:val="5948962C"/>
    <w:rsid w:val="5A048813"/>
    <w:rsid w:val="5A0804E1"/>
    <w:rsid w:val="5A79DF6E"/>
    <w:rsid w:val="5B0F9DF4"/>
    <w:rsid w:val="5B30CA65"/>
    <w:rsid w:val="5C045BCF"/>
    <w:rsid w:val="5C1DE54D"/>
    <w:rsid w:val="5CCAE473"/>
    <w:rsid w:val="5D405B73"/>
    <w:rsid w:val="5D4138C6"/>
    <w:rsid w:val="5D6FC44F"/>
    <w:rsid w:val="5DB04B03"/>
    <w:rsid w:val="5DC134D6"/>
    <w:rsid w:val="5DE35717"/>
    <w:rsid w:val="5DF35C74"/>
    <w:rsid w:val="5E1F3C7E"/>
    <w:rsid w:val="5E39312F"/>
    <w:rsid w:val="5E9BE807"/>
    <w:rsid w:val="5F49B2D4"/>
    <w:rsid w:val="600C2A5B"/>
    <w:rsid w:val="6044C5EC"/>
    <w:rsid w:val="6053453A"/>
    <w:rsid w:val="60772BD2"/>
    <w:rsid w:val="6095606D"/>
    <w:rsid w:val="60959BB7"/>
    <w:rsid w:val="60ACBE37"/>
    <w:rsid w:val="610312A9"/>
    <w:rsid w:val="61FE9653"/>
    <w:rsid w:val="62229581"/>
    <w:rsid w:val="62D0F74D"/>
    <w:rsid w:val="62D588A0"/>
    <w:rsid w:val="62E281D7"/>
    <w:rsid w:val="6318D286"/>
    <w:rsid w:val="6365990D"/>
    <w:rsid w:val="63A44F25"/>
    <w:rsid w:val="63B4FD1C"/>
    <w:rsid w:val="6434C914"/>
    <w:rsid w:val="643A8ACE"/>
    <w:rsid w:val="6446037B"/>
    <w:rsid w:val="6488E613"/>
    <w:rsid w:val="64A9C465"/>
    <w:rsid w:val="64F7FE81"/>
    <w:rsid w:val="654172B4"/>
    <w:rsid w:val="65465E7F"/>
    <w:rsid w:val="6597FB1A"/>
    <w:rsid w:val="65B93FE5"/>
    <w:rsid w:val="65E0BB19"/>
    <w:rsid w:val="65ECF89B"/>
    <w:rsid w:val="666BF3C0"/>
    <w:rsid w:val="6674C3C2"/>
    <w:rsid w:val="68E507F3"/>
    <w:rsid w:val="68F0AC37"/>
    <w:rsid w:val="690C1F9F"/>
    <w:rsid w:val="69107B2B"/>
    <w:rsid w:val="692C0457"/>
    <w:rsid w:val="6954E83D"/>
    <w:rsid w:val="69F01418"/>
    <w:rsid w:val="6A328482"/>
    <w:rsid w:val="6A3F17BA"/>
    <w:rsid w:val="6AB848E6"/>
    <w:rsid w:val="6B1A6C19"/>
    <w:rsid w:val="6B6D2B5D"/>
    <w:rsid w:val="6B7F508B"/>
    <w:rsid w:val="6BF0FE2C"/>
    <w:rsid w:val="6BF3D863"/>
    <w:rsid w:val="6BF73A26"/>
    <w:rsid w:val="6C1F1CD9"/>
    <w:rsid w:val="6C9530F1"/>
    <w:rsid w:val="6C990F95"/>
    <w:rsid w:val="6C9D59A2"/>
    <w:rsid w:val="6CB2D528"/>
    <w:rsid w:val="6DF1A627"/>
    <w:rsid w:val="6E6D6ECD"/>
    <w:rsid w:val="6F6F3C6F"/>
    <w:rsid w:val="6F945E27"/>
    <w:rsid w:val="701DC4B1"/>
    <w:rsid w:val="70200707"/>
    <w:rsid w:val="709EED93"/>
    <w:rsid w:val="70CB303C"/>
    <w:rsid w:val="7134B708"/>
    <w:rsid w:val="7169C079"/>
    <w:rsid w:val="72D7AFCD"/>
    <w:rsid w:val="73206E8B"/>
    <w:rsid w:val="733527F1"/>
    <w:rsid w:val="73677461"/>
    <w:rsid w:val="74C41EFF"/>
    <w:rsid w:val="75346DDA"/>
    <w:rsid w:val="7535A34D"/>
    <w:rsid w:val="759E20BD"/>
    <w:rsid w:val="7605A712"/>
    <w:rsid w:val="76541C97"/>
    <w:rsid w:val="76CE465F"/>
    <w:rsid w:val="773DEB5D"/>
    <w:rsid w:val="77B6719B"/>
    <w:rsid w:val="77BDC26C"/>
    <w:rsid w:val="77BFDB0C"/>
    <w:rsid w:val="787C3C05"/>
    <w:rsid w:val="789B6775"/>
    <w:rsid w:val="789C30EF"/>
    <w:rsid w:val="78A757D9"/>
    <w:rsid w:val="78BE6B19"/>
    <w:rsid w:val="78D74DA4"/>
    <w:rsid w:val="794C539E"/>
    <w:rsid w:val="79E3641D"/>
    <w:rsid w:val="79FAFE82"/>
    <w:rsid w:val="7A96B900"/>
    <w:rsid w:val="7AAD7F6E"/>
    <w:rsid w:val="7AF1013E"/>
    <w:rsid w:val="7AFDD93C"/>
    <w:rsid w:val="7B69D64A"/>
    <w:rsid w:val="7B8BEF8D"/>
    <w:rsid w:val="7BAE701A"/>
    <w:rsid w:val="7BECA31E"/>
    <w:rsid w:val="7BF2D553"/>
    <w:rsid w:val="7C15D85C"/>
    <w:rsid w:val="7C562178"/>
    <w:rsid w:val="7C9B79E1"/>
    <w:rsid w:val="7CAE760B"/>
    <w:rsid w:val="7CB76201"/>
    <w:rsid w:val="7CEA2B58"/>
    <w:rsid w:val="7CEACDF0"/>
    <w:rsid w:val="7D36E040"/>
    <w:rsid w:val="7D676BE6"/>
    <w:rsid w:val="7D891D2E"/>
    <w:rsid w:val="7DF198CC"/>
    <w:rsid w:val="7DFDF8EA"/>
    <w:rsid w:val="7E4DD337"/>
    <w:rsid w:val="7E62A88F"/>
    <w:rsid w:val="7E6CA93C"/>
    <w:rsid w:val="7ED8CC2F"/>
    <w:rsid w:val="7F01DA4C"/>
    <w:rsid w:val="7F6E562A"/>
    <w:rsid w:val="7FC6A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EB919"/>
  <w15:docId w15:val="{2DAD287F-C6EE-44C3-8056-041102044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color w:val="1F2933"/>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80"/>
      <w:outlineLvl w:val="0"/>
    </w:pPr>
    <w:rPr>
      <w:b/>
      <w:bCs/>
      <w:color w:val="1B2A47"/>
      <w:sz w:val="32"/>
      <w:szCs w:val="32"/>
    </w:rPr>
  </w:style>
  <w:style w:type="paragraph" w:styleId="Heading2">
    <w:name w:val="heading 2"/>
    <w:uiPriority w:val="9"/>
    <w:unhideWhenUsed/>
    <w:qFormat/>
    <w:pPr>
      <w:spacing w:before="280" w:after="140"/>
      <w:outlineLvl w:val="1"/>
    </w:pPr>
    <w:rPr>
      <w:b/>
      <w:bCs/>
      <w:color w:val="D2262E"/>
      <w:sz w:val="26"/>
      <w:szCs w:val="26"/>
    </w:rPr>
  </w:style>
  <w:style w:type="paragraph" w:styleId="Heading3">
    <w:name w:val="heading 3"/>
    <w:uiPriority w:val="9"/>
    <w:unhideWhenUsed/>
    <w:qFormat/>
    <w:pPr>
      <w:spacing w:before="220"/>
      <w:outlineLvl w:val="2"/>
    </w:pPr>
    <w:rPr>
      <w:b/>
      <w:bCs/>
      <w:color w:val="0C6D74"/>
      <w:sz w:val="22"/>
      <w:szCs w:val="22"/>
    </w:rPr>
  </w:style>
  <w:style w:type="paragraph" w:styleId="Heading4">
    <w:name w:val="heading 4"/>
    <w:uiPriority w:val="9"/>
    <w:unhideWhenUsed/>
    <w:qFormat/>
    <w:pPr>
      <w:spacing w:before="180" w:after="100"/>
      <w:outlineLvl w:val="3"/>
    </w:pPr>
    <w:rPr>
      <w:b/>
      <w:bCs/>
      <w:color w:val="1B2A47"/>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style>
  <w:style w:type="character" w:styleId="EndnoteTextChar" w:customStyle="1">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163214"/>
    <w:rPr>
      <w:sz w:val="16"/>
      <w:szCs w:val="16"/>
    </w:rPr>
  </w:style>
  <w:style w:type="paragraph" w:styleId="CommentText">
    <w:name w:val="annotation text"/>
    <w:basedOn w:val="Normal"/>
    <w:link w:val="CommentTextChar"/>
    <w:uiPriority w:val="99"/>
    <w:unhideWhenUsed/>
    <w:rsid w:val="00163214"/>
    <w:pPr>
      <w:spacing w:line="240" w:lineRule="auto"/>
    </w:pPr>
  </w:style>
  <w:style w:type="character" w:styleId="CommentTextChar" w:customStyle="1">
    <w:name w:val="Comment Text Char"/>
    <w:basedOn w:val="DefaultParagraphFont"/>
    <w:link w:val="CommentText"/>
    <w:uiPriority w:val="99"/>
    <w:rsid w:val="00163214"/>
  </w:style>
  <w:style w:type="paragraph" w:styleId="CommentSubject">
    <w:name w:val="annotation subject"/>
    <w:basedOn w:val="CommentText"/>
    <w:next w:val="CommentText"/>
    <w:link w:val="CommentSubjectChar"/>
    <w:uiPriority w:val="99"/>
    <w:semiHidden/>
    <w:unhideWhenUsed/>
    <w:rsid w:val="00163214"/>
    <w:rPr>
      <w:b/>
      <w:bCs/>
    </w:rPr>
  </w:style>
  <w:style w:type="character" w:styleId="CommentSubjectChar" w:customStyle="1">
    <w:name w:val="Comment Subject Char"/>
    <w:basedOn w:val="CommentTextChar"/>
    <w:link w:val="CommentSubject"/>
    <w:uiPriority w:val="99"/>
    <w:semiHidden/>
    <w:rsid w:val="00163214"/>
    <w:rPr>
      <w:b/>
      <w:bCs/>
    </w:rPr>
  </w:style>
  <w:style w:type="paragraph" w:styleId="Header">
    <w:name w:val="header"/>
    <w:basedOn w:val="Normal"/>
    <w:link w:val="HeaderChar"/>
    <w:uiPriority w:val="99"/>
    <w:semiHidden/>
    <w:unhideWhenUsed/>
    <w:rsid w:val="007C5A56"/>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7C5A56"/>
  </w:style>
  <w:style w:type="paragraph" w:styleId="Footer">
    <w:name w:val="footer"/>
    <w:basedOn w:val="Normal"/>
    <w:link w:val="FooterChar"/>
    <w:uiPriority w:val="99"/>
    <w:semiHidden/>
    <w:unhideWhenUsed/>
    <w:rsid w:val="007C5A56"/>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7C5A56"/>
  </w:style>
  <w:style w:type="paragraph" w:styleId="TOC1">
    <w:name w:val="toc 1"/>
    <w:basedOn w:val="Normal"/>
    <w:next w:val="Normal"/>
    <w:autoRedefine/>
    <w:uiPriority w:val="39"/>
    <w:unhideWhenUsed/>
    <w:rsid w:val="00874D6C"/>
    <w:pPr>
      <w:spacing w:after="100"/>
    </w:pPr>
  </w:style>
  <w:style w:type="paragraph" w:styleId="TOC2">
    <w:name w:val="toc 2"/>
    <w:basedOn w:val="Normal"/>
    <w:next w:val="Normal"/>
    <w:autoRedefine/>
    <w:uiPriority w:val="39"/>
    <w:unhideWhenUsed/>
    <w:rsid w:val="00874D6C"/>
    <w:pPr>
      <w:spacing w:after="100"/>
      <w:ind w:left="220"/>
    </w:pPr>
  </w:style>
  <w:style w:type="paragraph" w:styleId="TOC3">
    <w:name w:val="toc 3"/>
    <w:basedOn w:val="Normal"/>
    <w:next w:val="Normal"/>
    <w:autoRedefine/>
    <w:uiPriority w:val="39"/>
    <w:unhideWhenUsed/>
    <w:rsid w:val="00874D6C"/>
    <w:pPr>
      <w:spacing w:after="100"/>
      <w:ind w:left="440"/>
    </w:pPr>
  </w:style>
  <w:style w:type="paragraph" w:styleId="TOC4">
    <w:name w:val="toc 4"/>
    <w:basedOn w:val="Normal"/>
    <w:next w:val="Normal"/>
    <w:autoRedefine/>
    <w:uiPriority w:val="39"/>
    <w:unhideWhenUsed/>
    <w:rsid w:val="00874D6C"/>
    <w:pPr>
      <w:spacing w:after="100"/>
      <w:ind w:left="660"/>
    </w:pPr>
  </w:style>
  <w:style w:type="character" w:styleId="PlaceholderText">
    <w:name w:val="Placeholder Text"/>
    <w:basedOn w:val="DefaultParagraphFont"/>
    <w:uiPriority w:val="99"/>
    <w:semiHidden/>
    <w:rsid w:val="000D1BB4"/>
    <w:rPr>
      <w:color w:val="666666"/>
    </w:rPr>
  </w:style>
  <w:style w:type="character" w:styleId="Mention">
    <w:name w:val="Mention"/>
    <w:basedOn w:val="DefaultParagraphFont"/>
    <w:uiPriority w:val="99"/>
    <w:unhideWhenUsed/>
    <w:rsid w:val="00ED495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microsoft.com/office/2016/09/relationships/commentsIds" Target="commentsIds.xml" Id="rId13" /><Relationship Type="http://schemas.openxmlformats.org/officeDocument/2006/relationships/image" Target="media/image5.png" Id="rId18" /><Relationship Type="http://schemas.openxmlformats.org/officeDocument/2006/relationships/footer" Target="footer1.xml" Id="rId26" /><Relationship Type="http://schemas.openxmlformats.org/officeDocument/2006/relationships/customXml" Target="../customXml/item3.xml" Id="rId3" /><Relationship Type="http://schemas.openxmlformats.org/officeDocument/2006/relationships/image" Target="media/image8.png" Id="rId21" /><Relationship Type="http://schemas.openxmlformats.org/officeDocument/2006/relationships/webSettings" Target="webSettings.xml" Id="rId7" /><Relationship Type="http://schemas.microsoft.com/office/2011/relationships/commentsExtended" Target="commentsExtended.xml" Id="rId12" /><Relationship Type="http://schemas.openxmlformats.org/officeDocument/2006/relationships/image" Target="media/image4.png" Id="rId17" /><Relationship Type="http://schemas.openxmlformats.org/officeDocument/2006/relationships/header" Target="header1.xml" Id="rId25" /><Relationship Type="http://schemas.microsoft.com/office/2020/10/relationships/intelligence" Target="intelligence2.xml" Id="rId33"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image" Target="media/image7.png"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1.png" Id="rId24" /><Relationship Type="http://schemas.microsoft.com/office/2019/05/relationships/documenttasks" Target="documenttasks/documenttasks1.xml" Id="rId32" /><Relationship Type="http://schemas.openxmlformats.org/officeDocument/2006/relationships/styles" Target="styles.xml" Id="rId5" /><Relationship Type="http://schemas.openxmlformats.org/officeDocument/2006/relationships/image" Target="media/image2.png" Id="rId15" /><Relationship Type="http://schemas.openxmlformats.org/officeDocument/2006/relationships/image" Target="media/image10.png" Id="rId23" /><Relationship Type="http://schemas.openxmlformats.org/officeDocument/2006/relationships/footer" Target="footer2.xml" Id="rId28" /><Relationship Type="http://schemas.openxmlformats.org/officeDocument/2006/relationships/image" Target="media/image1.png" Id="rId10" /><Relationship Type="http://schemas.openxmlformats.org/officeDocument/2006/relationships/image" Target="media/image6.png" Id="rId19" /><Relationship Type="http://schemas.openxmlformats.org/officeDocument/2006/relationships/theme" Target="theme/theme1.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2.xml" Id="rId27" /><Relationship Type="http://schemas.microsoft.com/office/2011/relationships/people" Target="people.xml" Id="rId30" /><Relationship Type="http://schemas.openxmlformats.org/officeDocument/2006/relationships/footnotes" Target="footnotes.xml" Id="rId8" /></Relationships>
</file>

<file path=word/documenttasks/documenttasks1.xml><?xml version="1.0" encoding="utf-8"?>
<t:Tasks xmlns:t="http://schemas.microsoft.com/office/tasks/2019/documenttasks" xmlns:oel="http://schemas.microsoft.com/office/2019/extlst">
  <t:Task id="{8C747B4B-1150-4702-80CC-602EE610CD16}">
    <t:Anchor>
      <t:Comment id="2120504024"/>
    </t:Anchor>
    <t:History>
      <t:Event id="{C94FFDFE-F949-4DBB-9257-CDA54AA800F6}" time="2026-08-07T20:26:57.673Z">
        <t:Attribution userId="S::emily.eberhart@aon.com::84622382-e91c-4a6c-b018-fc637c6f247e" userProvider="AD" userName="Emily Eberhart"/>
        <t:Anchor>
          <t:Comment id="2120504024"/>
        </t:Anchor>
        <t:Create/>
      </t:Event>
      <t:Event id="{334A039A-3AEF-4456-A782-A1E047C17AEA}" time="2026-08-07T20:26:57.673Z">
        <t:Attribution userId="S::emily.eberhart@aon.com::84622382-e91c-4a6c-b018-fc637c6f247e" userProvider="AD" userName="Emily Eberhart"/>
        <t:Anchor>
          <t:Comment id="2120504024"/>
        </t:Anchor>
        <t:Assign userId="S::adam.ellis@aon.com::9ac1154d-6f99-4aa1-a274-d167aa92e125" userProvider="AD" userName="Adam Ellis"/>
      </t:Event>
      <t:Event id="{DC4D7A49-0BBD-4252-A9C3-06C97C0A7B9E}" time="2026-08-07T20:26:57.673Z">
        <t:Attribution userId="S::emily.eberhart@aon.com::84622382-e91c-4a6c-b018-fc637c6f247e" userProvider="AD" userName="Emily Eberhart"/>
        <t:Anchor>
          <t:Comment id="2120504024"/>
        </t:Anchor>
        <t:SetTitle title="Do we need to specify the desire to have the data coming from multiple sources (LRM, Carrier Connectivity, etc)? Or is assumption that this is bucketed into 1? @Adam Ellis "/>
      </t:Event>
      <t:Event id="{E984EE47-1504-46DA-9057-4415053F6233}" time="2026-08-07T20:42:51.735Z">
        <t:Attribution userId="S::adam.ellis@aon.com::9ac1154d-6f99-4aa1-a274-d167aa92e125" userProvider="AD" userName="Adam Ellis"/>
        <t:Progress percentComplete="100"/>
      </t:Event>
      <t:Event id="{3C8E4880-549F-43CF-878B-3652105CBEC6}" time="2026-08-07T20:43:21.794Z">
        <t:Attribution userId="S::adam.ellis@aon.com::9ac1154d-6f99-4aa1-a274-d167aa92e125" userProvider="AD" userName="Adam Ellis"/>
        <t:Progress percentComplete="0"/>
      </t:Event>
      <t:Event id="{75C1C448-75C8-40CE-A315-3FCA6A52510B}" time="2026-08-17T15:57:38.329Z">
        <t:Attribution userId="S::chetan.arora@aon.com::f34c5dbf-47cf-4191-81b6-7d05440f7758" userProvider="AD" userName="Chetan Arora"/>
        <t:Progress percentComplete="100"/>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348e8fc-cc58-4435-9f4e-b7aa99f7d2e3" xsi:nil="true"/>
    <lcf76f155ced4ddcb4097134ff3c332f xmlns="cf7d163c-0e5e-4c7c-a070-a5cda9618164">
      <Terms xmlns="http://schemas.microsoft.com/office/infopath/2007/PartnerControls"/>
    </lcf76f155ced4ddcb4097134ff3c332f>
    <VerificationByEvaluator xmlns="cf7d163c-0e5e-4c7c-a070-a5cda9618164">false</VerificationByEvaluator>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B243628873D07479D80AC110A9F239E" ma:contentTypeVersion="21" ma:contentTypeDescription="Create a new document." ma:contentTypeScope="" ma:versionID="2ec613700bb1c7ca7526e1bd30506ec7">
  <xsd:schema xmlns:xsd="http://www.w3.org/2001/XMLSchema" xmlns:xs="http://www.w3.org/2001/XMLSchema" xmlns:p="http://schemas.microsoft.com/office/2006/metadata/properties" xmlns:ns2="cf7d163c-0e5e-4c7c-a070-a5cda9618164" xmlns:ns3="d348e8fc-cc58-4435-9f4e-b7aa99f7d2e3" targetNamespace="http://schemas.microsoft.com/office/2006/metadata/properties" ma:root="true" ma:fieldsID="dbba89ad6c4e312ae11d359bc7fd0ca1" ns2:_="" ns3:_="">
    <xsd:import namespace="cf7d163c-0e5e-4c7c-a070-a5cda9618164"/>
    <xsd:import namespace="d348e8fc-cc58-4435-9f4e-b7aa99f7d2e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OCR" minOccurs="0"/>
                <xsd:element ref="ns2:lcf76f155ced4ddcb4097134ff3c332f" minOccurs="0"/>
                <xsd:element ref="ns3:TaxCatchAll" minOccurs="0"/>
                <xsd:element ref="ns2:VerificationByEvaluator"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7d163c-0e5e-4c7c-a070-a5cda96181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VerificationByEvaluator" ma:index="24" nillable="true" ma:displayName="Evaluator Verification" ma:default="0" ma:format="Dropdown" ma:internalName="VerificationByEvaluator">
      <xsd:simpleType>
        <xsd:restriction base="dms:Boolea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48e8fc-cc58-4435-9f4e-b7aa99f7d2e3"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c8b8eaf-f41c-4101-9bb6-cdb0aad93cc3}" ma:internalName="TaxCatchAll" ma:showField="CatchAllData" ma:web="d348e8fc-cc58-4435-9f4e-b7aa99f7d2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72D07F-C470-4490-8750-4A7D89E9BD7B}">
  <ds:schemaRefs>
    <ds:schemaRef ds:uri="http://schemas.microsoft.com/office/2006/metadata/properties"/>
    <ds:schemaRef ds:uri="http://schemas.microsoft.com/office/infopath/2007/PartnerControls"/>
    <ds:schemaRef ds:uri="2e7f7c1c-8006-4927-8fcd-5388b8460b09"/>
    <ds:schemaRef ds:uri="41134469-a102-410c-867e-7f119dc9592d"/>
  </ds:schemaRefs>
</ds:datastoreItem>
</file>

<file path=customXml/itemProps2.xml><?xml version="1.0" encoding="utf-8"?>
<ds:datastoreItem xmlns:ds="http://schemas.openxmlformats.org/officeDocument/2006/customXml" ds:itemID="{CC83D075-A139-43E9-9913-3B6F63F3DBCF}"/>
</file>

<file path=customXml/itemProps3.xml><?xml version="1.0" encoding="utf-8"?>
<ds:datastoreItem xmlns:ds="http://schemas.openxmlformats.org/officeDocument/2006/customXml" ds:itemID="{FE38D6C3-C0FD-463B-8284-4FFF4467718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Meridian Claims Copilot – Client Claims Experience Implementation RFP</dc:title>
  <dc:subject/>
  <dc:creator>Aon Global Spend Management</dc:creator>
  <cp:keywords/>
  <dc:description>Request for Proposal issued by Aon GSM on behalf of Aon Service Corporation</dc:description>
  <cp:lastModifiedBy>Chetan Arora</cp:lastModifiedBy>
  <cp:revision>290</cp:revision>
  <dcterms:created xsi:type="dcterms:W3CDTF">2026-08-06T22:03:00Z</dcterms:created>
  <dcterms:modified xsi:type="dcterms:W3CDTF">2026-08-17T17:50:10Z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043f10a-881e-4653-a55e-02ca2cc829dc_Enabled">
    <vt:lpwstr>true</vt:lpwstr>
  </property>
  <property fmtid="{D5CDD505-2E9C-101B-9397-08002B2CF9AE}" pid="3" name="MSIP_Label_9043f10a-881e-4653-a55e-02ca2cc829dc_SetDate">
    <vt:lpwstr>2026-08-06T20:03:10Z</vt:lpwstr>
  </property>
  <property fmtid="{D5CDD505-2E9C-101B-9397-08002B2CF9AE}" pid="4" name="MSIP_Label_9043f10a-881e-4653-a55e-02ca2cc829dc_Method">
    <vt:lpwstr>Standard</vt:lpwstr>
  </property>
  <property fmtid="{D5CDD505-2E9C-101B-9397-08002B2CF9AE}" pid="5" name="MSIP_Label_9043f10a-881e-4653-a55e-02ca2cc829dc_Name">
    <vt:lpwstr>ADC_class_200</vt:lpwstr>
  </property>
  <property fmtid="{D5CDD505-2E9C-101B-9397-08002B2CF9AE}" pid="6" name="MSIP_Label_9043f10a-881e-4653-a55e-02ca2cc829dc_SiteId">
    <vt:lpwstr>94cfddbc-0627-494a-ad7a-29aea3aea832</vt:lpwstr>
  </property>
  <property fmtid="{D5CDD505-2E9C-101B-9397-08002B2CF9AE}" pid="7" name="MSIP_Label_9043f10a-881e-4653-a55e-02ca2cc829dc_ActionId">
    <vt:lpwstr>de0b3f0d-37c8-4985-b0b8-fabac86baa72</vt:lpwstr>
  </property>
  <property fmtid="{D5CDD505-2E9C-101B-9397-08002B2CF9AE}" pid="8" name="MSIP_Label_9043f10a-881e-4653-a55e-02ca2cc829dc_ContentBits">
    <vt:lpwstr>0</vt:lpwstr>
  </property>
  <property fmtid="{D5CDD505-2E9C-101B-9397-08002B2CF9AE}" pid="9" name="MSIP_Label_9043f10a-881e-4653-a55e-02ca2cc829dc_Tag">
    <vt:lpwstr>10, 3, 0, 1</vt:lpwstr>
  </property>
  <property fmtid="{D5CDD505-2E9C-101B-9397-08002B2CF9AE}" pid="10" name="ContentTypeId">
    <vt:lpwstr>0x010100AB243628873D07479D80AC110A9F239E</vt:lpwstr>
  </property>
  <property fmtid="{D5CDD505-2E9C-101B-9397-08002B2CF9AE}" pid="11" name="docLang">
    <vt:lpwstr>en</vt:lpwstr>
  </property>
  <property fmtid="{D5CDD505-2E9C-101B-9397-08002B2CF9AE}" pid="12" name="MediaServiceImageTags">
    <vt:lpwstr/>
  </property>
</Properties>
</file>